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4F1A4" w14:textId="77777777" w:rsidR="00394EC1" w:rsidRPr="00394EC1" w:rsidRDefault="00394EC1" w:rsidP="00394EC1">
      <w:pPr>
        <w:rPr>
          <w:b/>
          <w:bCs/>
        </w:rPr>
      </w:pPr>
      <w:r w:rsidRPr="00394EC1">
        <w:rPr>
          <w:rFonts w:ascii="Segoe UI Emoji" w:hAnsi="Segoe UI Emoji" w:cs="Segoe UI Emoji"/>
          <w:b/>
          <w:bCs/>
        </w:rPr>
        <w:t>📘</w:t>
      </w:r>
      <w:r w:rsidRPr="00394EC1">
        <w:rPr>
          <w:b/>
          <w:bCs/>
        </w:rPr>
        <w:t xml:space="preserve"> РАЗДЕЛ 1: ФУНДАМЕНТ, ДИЗАЙН-СИСТЕМА И ПРИНЦИПЫ UX/UI</w:t>
      </w:r>
    </w:p>
    <w:p w14:paraId="1A86DAE0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1.1 Философия продукта и архитектурный мандат</w:t>
      </w:r>
    </w:p>
    <w:p w14:paraId="428782FD" w14:textId="77777777" w:rsidR="00394EC1" w:rsidRPr="00394EC1" w:rsidRDefault="00394EC1" w:rsidP="00394EC1">
      <w:r w:rsidRPr="00394EC1">
        <w:t xml:space="preserve">GlubLink проектируется как единое пространство для визуального кураторства. Приложение отвергает традиционную файловую иерархию в пользу динамических </w:t>
      </w:r>
      <w:proofErr w:type="spellStart"/>
      <w:r w:rsidRPr="00394EC1">
        <w:t>Workspaces</w:t>
      </w:r>
      <w:proofErr w:type="spellEnd"/>
      <w:r w:rsidRPr="00394EC1">
        <w:t>. Контент существует в единственной сущности «Блок», который может проявлять себя как медиа, заметка, ссылка или коллекция. Пользователь не перемещает файлы — он назначает контекст. Приложение исполняет правила, а не требует ручного обслуживания.</w:t>
      </w:r>
    </w:p>
    <w:p w14:paraId="63B905EA" w14:textId="77777777" w:rsidR="00394EC1" w:rsidRPr="00394EC1" w:rsidRDefault="00394EC1" w:rsidP="00394EC1">
      <w:r w:rsidRPr="00394EC1">
        <w:rPr>
          <w:b/>
          <w:bCs/>
        </w:rPr>
        <w:t>Жёсткие мандаты:</w:t>
      </w:r>
    </w:p>
    <w:p w14:paraId="4C24D253" w14:textId="77777777" w:rsidR="00394EC1" w:rsidRPr="00394EC1" w:rsidRDefault="00394EC1" w:rsidP="00394EC1">
      <w:pPr>
        <w:numPr>
          <w:ilvl w:val="0"/>
          <w:numId w:val="1"/>
        </w:numPr>
      </w:pPr>
      <w:r w:rsidRPr="00394EC1">
        <w:rPr>
          <w:b/>
          <w:bCs/>
        </w:rPr>
        <w:t>Zero-</w:t>
      </w:r>
      <w:proofErr w:type="spellStart"/>
      <w:r w:rsidRPr="00394EC1">
        <w:rPr>
          <w:b/>
          <w:bCs/>
        </w:rPr>
        <w:t>Friction</w:t>
      </w:r>
      <w:proofErr w:type="spellEnd"/>
      <w:r w:rsidRPr="00394EC1">
        <w:rPr>
          <w:b/>
          <w:bCs/>
        </w:rPr>
        <w:t xml:space="preserve"> UX.</w:t>
      </w:r>
      <w:r w:rsidRPr="00394EC1">
        <w:t xml:space="preserve"> Любое действие требует не более двух кликов. Сложные операции скрыты за контекстными меню или выполняются автоматически.</w:t>
      </w:r>
    </w:p>
    <w:p w14:paraId="3BA59EB5" w14:textId="77777777" w:rsidR="00394EC1" w:rsidRPr="00394EC1" w:rsidRDefault="00394EC1" w:rsidP="00394EC1">
      <w:pPr>
        <w:numPr>
          <w:ilvl w:val="0"/>
          <w:numId w:val="1"/>
        </w:numPr>
      </w:pPr>
      <w:r w:rsidRPr="00394EC1">
        <w:rPr>
          <w:b/>
          <w:bCs/>
        </w:rPr>
        <w:t>Non-</w:t>
      </w:r>
      <w:proofErr w:type="spellStart"/>
      <w:r w:rsidRPr="00394EC1">
        <w:rPr>
          <w:b/>
          <w:bCs/>
        </w:rPr>
        <w:t>Blocking</w:t>
      </w:r>
      <w:proofErr w:type="spellEnd"/>
      <w:r w:rsidRPr="00394EC1">
        <w:rPr>
          <w:b/>
          <w:bCs/>
        </w:rPr>
        <w:t xml:space="preserve"> Architecture.</w:t>
      </w:r>
      <w:r w:rsidRPr="00394EC1">
        <w:t xml:space="preserve"> Интерфейс никогда не замораживается. Все тяжёлые процессы (сканирование, индексация, ИИ-анализ, экспорт) выполняются в фоновых потоках с мгновенным возвратом управления.</w:t>
      </w:r>
    </w:p>
    <w:p w14:paraId="5BC65673" w14:textId="77777777" w:rsidR="00394EC1" w:rsidRPr="00394EC1" w:rsidRDefault="00394EC1" w:rsidP="00394EC1">
      <w:pPr>
        <w:numPr>
          <w:ilvl w:val="0"/>
          <w:numId w:val="1"/>
        </w:numPr>
      </w:pPr>
      <w:proofErr w:type="spellStart"/>
      <w:r w:rsidRPr="00394EC1">
        <w:rPr>
          <w:b/>
          <w:bCs/>
        </w:rPr>
        <w:t>Reversible</w:t>
      </w:r>
      <w:proofErr w:type="spellEnd"/>
      <w:r w:rsidRPr="00394EC1">
        <w:rPr>
          <w:b/>
          <w:bCs/>
        </w:rPr>
        <w:t xml:space="preserve"> State.</w:t>
      </w:r>
      <w:r w:rsidRPr="00394EC1">
        <w:t xml:space="preserve"> Каждое изменение пользовательского контента обратимо. Корзина хранит удалённое 24 часа. Фильтры сбрасываются одним кликом. Конфигурации </w:t>
      </w:r>
      <w:proofErr w:type="spellStart"/>
      <w:r w:rsidRPr="00394EC1">
        <w:t>Workspaces</w:t>
      </w:r>
      <w:proofErr w:type="spellEnd"/>
      <w:r w:rsidRPr="00394EC1">
        <w:t xml:space="preserve"> не меняют физические файлы без явного подтверждения.</w:t>
      </w:r>
    </w:p>
    <w:p w14:paraId="62EF6BAB" w14:textId="77777777" w:rsidR="00394EC1" w:rsidRPr="00394EC1" w:rsidRDefault="00394EC1" w:rsidP="00394EC1">
      <w:pPr>
        <w:numPr>
          <w:ilvl w:val="0"/>
          <w:numId w:val="1"/>
        </w:numPr>
      </w:pPr>
      <w:proofErr w:type="spellStart"/>
      <w:r w:rsidRPr="00394EC1">
        <w:rPr>
          <w:b/>
          <w:bCs/>
        </w:rPr>
        <w:t>Context-Aware</w:t>
      </w:r>
      <w:proofErr w:type="spellEnd"/>
      <w:r w:rsidRPr="00394EC1">
        <w:rPr>
          <w:b/>
          <w:bCs/>
        </w:rPr>
        <w:t xml:space="preserve"> UI.</w:t>
      </w:r>
      <w:r w:rsidRPr="00394EC1">
        <w:t xml:space="preserve"> Интерфейс адаптируется под текущий фокус. Панели появляются только при необходимости. Навигация предсказуема. Анимации следуют за намерением пользователя, а не за таймерами.</w:t>
      </w:r>
    </w:p>
    <w:p w14:paraId="16025C8F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1.2 Дизайн-система: токены и визуальный язык</w:t>
      </w:r>
    </w:p>
    <w:p w14:paraId="73A5A0D4" w14:textId="77777777" w:rsidR="00394EC1" w:rsidRPr="00394EC1" w:rsidRDefault="00394EC1" w:rsidP="00394EC1">
      <w:r w:rsidRPr="00394EC1">
        <w:t>Визуальный язык строго детерминирован. Использование значений вне указанных токенов запрещено. Все цвета, размеры и отступы масштабируются пропорционально системному DPI.</w:t>
      </w:r>
    </w:p>
    <w:p w14:paraId="3417DEC6" w14:textId="77777777" w:rsidR="00394EC1" w:rsidRPr="00394EC1" w:rsidRDefault="00394EC1" w:rsidP="00394EC1">
      <w:r w:rsidRPr="00394EC1">
        <w:rPr>
          <w:b/>
          <w:bCs/>
        </w:rPr>
        <w:t>Цветовая палитра:</w:t>
      </w:r>
    </w:p>
    <w:p w14:paraId="12CA3237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t>Акцент (градиент): #6C63FF → #FF6B9D</w:t>
      </w:r>
    </w:p>
    <w:p w14:paraId="71F52B1D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t>Фон (Тёмная тема): #121212</w:t>
      </w:r>
    </w:p>
    <w:p w14:paraId="6583EE25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t>Фон (Светлая тема): #F5F5F7</w:t>
      </w:r>
    </w:p>
    <w:p w14:paraId="1153EFF7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t>Поверхность (Тёмная): #1E1E1E</w:t>
      </w:r>
    </w:p>
    <w:p w14:paraId="5C298722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t>Поверхность (Светлая): #FFFFFF</w:t>
      </w:r>
    </w:p>
    <w:p w14:paraId="40320A3A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t>Текст основной (Тёмная/Светлая): #EAEAEA / #1A1A1A</w:t>
      </w:r>
    </w:p>
    <w:p w14:paraId="5ABF3BF8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t>Текст вторичный: #9E9E9E / #6B6B6B</w:t>
      </w:r>
    </w:p>
    <w:p w14:paraId="756C7E52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t>Ошибка: #FF5252</w:t>
      </w:r>
    </w:p>
    <w:p w14:paraId="5E36F8D6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lastRenderedPageBreak/>
        <w:t>Успех: #4CAF50</w:t>
      </w:r>
    </w:p>
    <w:p w14:paraId="7DF51D0E" w14:textId="77777777" w:rsidR="00394EC1" w:rsidRPr="00394EC1" w:rsidRDefault="00394EC1" w:rsidP="00394EC1">
      <w:pPr>
        <w:numPr>
          <w:ilvl w:val="0"/>
          <w:numId w:val="2"/>
        </w:numPr>
      </w:pPr>
      <w:r w:rsidRPr="00394EC1">
        <w:t>Предупреждение: #FFC107</w:t>
      </w:r>
    </w:p>
    <w:p w14:paraId="3F6890D5" w14:textId="77777777" w:rsidR="00394EC1" w:rsidRPr="00394EC1" w:rsidRDefault="00394EC1" w:rsidP="00394EC1">
      <w:pPr>
        <w:numPr>
          <w:ilvl w:val="0"/>
          <w:numId w:val="2"/>
        </w:numPr>
        <w:rPr>
          <w:lang w:val="en-US"/>
        </w:rPr>
      </w:pPr>
      <w:r w:rsidRPr="00394EC1">
        <w:t>Категории</w:t>
      </w:r>
      <w:r w:rsidRPr="00394EC1">
        <w:rPr>
          <w:lang w:val="en-US"/>
        </w:rPr>
        <w:t xml:space="preserve"> </w:t>
      </w:r>
      <w:r w:rsidRPr="00394EC1">
        <w:t>тегов</w:t>
      </w:r>
      <w:r w:rsidRPr="00394EC1">
        <w:rPr>
          <w:lang w:val="en-US"/>
        </w:rPr>
        <w:t>: Artist #FF6B9D, Copyright #9D6BFF, Character #6B9DFF, Species #6BFF9D, General #FFD96B, Meta #9D9D9D, References #FF9D6B.</w:t>
      </w:r>
    </w:p>
    <w:p w14:paraId="298900D7" w14:textId="77777777" w:rsidR="00394EC1" w:rsidRPr="00394EC1" w:rsidRDefault="00394EC1" w:rsidP="00394EC1">
      <w:r w:rsidRPr="00394EC1">
        <w:rPr>
          <w:b/>
          <w:bCs/>
        </w:rPr>
        <w:t>Типографика:</w:t>
      </w:r>
    </w:p>
    <w:p w14:paraId="07F1FA32" w14:textId="77777777" w:rsidR="00394EC1" w:rsidRPr="00394EC1" w:rsidRDefault="00394EC1" w:rsidP="00394EC1">
      <w:pPr>
        <w:numPr>
          <w:ilvl w:val="0"/>
          <w:numId w:val="3"/>
        </w:numPr>
      </w:pPr>
      <w:r w:rsidRPr="00394EC1">
        <w:t>Семейство: Системные шрифты платформы (</w:t>
      </w:r>
      <w:proofErr w:type="spellStart"/>
      <w:r w:rsidRPr="00394EC1">
        <w:t>Segoe</w:t>
      </w:r>
      <w:proofErr w:type="spellEnd"/>
      <w:r w:rsidRPr="00394EC1">
        <w:t xml:space="preserve"> UI, SF Pro, Inter).</w:t>
      </w:r>
    </w:p>
    <w:p w14:paraId="69180B94" w14:textId="77777777" w:rsidR="00394EC1" w:rsidRPr="00394EC1" w:rsidRDefault="00394EC1" w:rsidP="00394EC1">
      <w:pPr>
        <w:numPr>
          <w:ilvl w:val="0"/>
          <w:numId w:val="3"/>
        </w:numPr>
      </w:pPr>
      <w:r w:rsidRPr="00394EC1">
        <w:t>Размеры: 11, 12, 13, 14, 16, 20 (заголовки), 24 (экраны).</w:t>
      </w:r>
    </w:p>
    <w:p w14:paraId="5A812E8A" w14:textId="77777777" w:rsidR="00394EC1" w:rsidRPr="00394EC1" w:rsidRDefault="00394EC1" w:rsidP="00394EC1">
      <w:pPr>
        <w:numPr>
          <w:ilvl w:val="0"/>
          <w:numId w:val="3"/>
        </w:numPr>
      </w:pPr>
      <w:r w:rsidRPr="00394EC1">
        <w:t>Жирность: 400 (тело), 500 (интерактив), 600 (заголовки), 700 (акценты).</w:t>
      </w:r>
    </w:p>
    <w:p w14:paraId="28E3550D" w14:textId="77777777" w:rsidR="00394EC1" w:rsidRPr="00394EC1" w:rsidRDefault="00394EC1" w:rsidP="00394EC1">
      <w:pPr>
        <w:numPr>
          <w:ilvl w:val="0"/>
          <w:numId w:val="3"/>
        </w:numPr>
      </w:pPr>
      <w:r w:rsidRPr="00394EC1">
        <w:t>Межстрочный интервал: 1.4 для текста, 1.2 для заголовков.</w:t>
      </w:r>
    </w:p>
    <w:p w14:paraId="3442A34C" w14:textId="77777777" w:rsidR="00394EC1" w:rsidRPr="00394EC1" w:rsidRDefault="00394EC1" w:rsidP="00394EC1">
      <w:pPr>
        <w:numPr>
          <w:ilvl w:val="0"/>
          <w:numId w:val="3"/>
        </w:numPr>
      </w:pPr>
      <w:r w:rsidRPr="00394EC1">
        <w:t>Масштабирование: поддерживается системный масштаб до 200%. Интерфейс сохраняет пропорции и не ломает вёрстку.</w:t>
      </w:r>
    </w:p>
    <w:p w14:paraId="7B7F70B3" w14:textId="77777777" w:rsidR="00394EC1" w:rsidRPr="00394EC1" w:rsidRDefault="00394EC1" w:rsidP="00394EC1">
      <w:r w:rsidRPr="00394EC1">
        <w:rPr>
          <w:b/>
          <w:bCs/>
        </w:rPr>
        <w:t>Геометрия и отступы:</w:t>
      </w:r>
    </w:p>
    <w:p w14:paraId="631377EA" w14:textId="77777777" w:rsidR="00394EC1" w:rsidRPr="00394EC1" w:rsidRDefault="00394EC1" w:rsidP="00394EC1">
      <w:pPr>
        <w:numPr>
          <w:ilvl w:val="0"/>
          <w:numId w:val="4"/>
        </w:numPr>
      </w:pPr>
      <w:r w:rsidRPr="00394EC1">
        <w:t>Сетка отступов: кратна 4. Допустимые значения: 4, 8, 12, 16, 24, 32, 48.</w:t>
      </w:r>
    </w:p>
    <w:p w14:paraId="7CEC33A1" w14:textId="77777777" w:rsidR="00394EC1" w:rsidRPr="00394EC1" w:rsidRDefault="00394EC1" w:rsidP="00394EC1">
      <w:pPr>
        <w:numPr>
          <w:ilvl w:val="0"/>
          <w:numId w:val="4"/>
        </w:numPr>
      </w:pPr>
      <w:r w:rsidRPr="00394EC1">
        <w:t>Скругления: Кнопки 8px, Карточки 12px, Модальные окна 16px, Чипы/Поля ввода 50% (капсула), Аватары/Иконки 12px.</w:t>
      </w:r>
    </w:p>
    <w:p w14:paraId="0C85AFB6" w14:textId="77777777" w:rsidR="00394EC1" w:rsidRPr="00394EC1" w:rsidRDefault="00394EC1" w:rsidP="00394EC1">
      <w:pPr>
        <w:numPr>
          <w:ilvl w:val="0"/>
          <w:numId w:val="4"/>
        </w:numPr>
      </w:pPr>
      <w:r w:rsidRPr="00394EC1">
        <w:t xml:space="preserve">Тени: Тёмная тема — 0 2px 8px </w:t>
      </w:r>
      <w:proofErr w:type="spellStart"/>
      <w:proofErr w:type="gramStart"/>
      <w:r w:rsidRPr="00394EC1">
        <w:t>rgba</w:t>
      </w:r>
      <w:proofErr w:type="spellEnd"/>
      <w:r w:rsidRPr="00394EC1">
        <w:t>(</w:t>
      </w:r>
      <w:proofErr w:type="gramEnd"/>
      <w:r w:rsidRPr="00394EC1">
        <w:t xml:space="preserve">0,0,0,0.4). Светлая тема — 0 2px 12px </w:t>
      </w:r>
      <w:proofErr w:type="spellStart"/>
      <w:proofErr w:type="gramStart"/>
      <w:r w:rsidRPr="00394EC1">
        <w:t>rgba</w:t>
      </w:r>
      <w:proofErr w:type="spellEnd"/>
      <w:r w:rsidRPr="00394EC1">
        <w:t>(</w:t>
      </w:r>
      <w:proofErr w:type="gramEnd"/>
      <w:r w:rsidRPr="00394EC1">
        <w:t>0,0,0,0.08). Только для парящих элементов.</w:t>
      </w:r>
    </w:p>
    <w:p w14:paraId="7FB29548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 xml:space="preserve">1.3 Физика анимаций и </w:t>
      </w:r>
      <w:proofErr w:type="gramStart"/>
      <w:r w:rsidRPr="00394EC1">
        <w:rPr>
          <w:b/>
          <w:bCs/>
        </w:rPr>
        <w:t>микро-взаимодействия</w:t>
      </w:r>
      <w:proofErr w:type="gramEnd"/>
    </w:p>
    <w:p w14:paraId="0115E5E5" w14:textId="77777777" w:rsidR="00394EC1" w:rsidRPr="00394EC1" w:rsidRDefault="00394EC1" w:rsidP="00394EC1">
      <w:r w:rsidRPr="00394EC1">
        <w:t xml:space="preserve">Все переходы используют пружинную физику. Запрещено использование линейных таймеров или фиксированных кривых </w:t>
      </w:r>
      <w:proofErr w:type="spellStart"/>
      <w:r w:rsidRPr="00394EC1">
        <w:t>ease-in-out</w:t>
      </w:r>
      <w:proofErr w:type="spellEnd"/>
      <w:r w:rsidRPr="00394EC1">
        <w:t xml:space="preserve"> для интерактивных элементов. Анимации должны ощущаться как продолжение жеста пользователя.</w:t>
      </w:r>
    </w:p>
    <w:p w14:paraId="402123AF" w14:textId="77777777" w:rsidR="00394EC1" w:rsidRPr="00394EC1" w:rsidRDefault="00394EC1" w:rsidP="00394EC1">
      <w:r w:rsidRPr="00394EC1">
        <w:rPr>
          <w:b/>
          <w:bCs/>
        </w:rPr>
        <w:t>Конфигурации пружин (</w:t>
      </w:r>
      <w:proofErr w:type="spellStart"/>
      <w:r w:rsidRPr="00394EC1">
        <w:rPr>
          <w:b/>
          <w:bCs/>
        </w:rPr>
        <w:t>Stiffness</w:t>
      </w:r>
      <w:proofErr w:type="spellEnd"/>
      <w:r w:rsidRPr="00394EC1">
        <w:rPr>
          <w:b/>
          <w:bCs/>
        </w:rPr>
        <w:t xml:space="preserve"> / </w:t>
      </w:r>
      <w:proofErr w:type="spellStart"/>
      <w:r w:rsidRPr="00394EC1">
        <w:rPr>
          <w:b/>
          <w:bCs/>
        </w:rPr>
        <w:t>Damping</w:t>
      </w:r>
      <w:proofErr w:type="spellEnd"/>
      <w:r w:rsidRPr="00394EC1">
        <w:rPr>
          <w:b/>
          <w:bCs/>
        </w:rPr>
        <w:t xml:space="preserve"> / Mass):</w:t>
      </w:r>
    </w:p>
    <w:p w14:paraId="5262D1D5" w14:textId="77777777" w:rsidR="00394EC1" w:rsidRPr="00394EC1" w:rsidRDefault="00394EC1" w:rsidP="00394EC1">
      <w:pPr>
        <w:numPr>
          <w:ilvl w:val="0"/>
          <w:numId w:val="5"/>
        </w:numPr>
      </w:pPr>
      <w:r w:rsidRPr="00394EC1">
        <w:t>Микровзаимодействия (наведение, нажатие кнопок, чипов): 280 / 22 / 1.0. Длительность: 100–150 мс.</w:t>
      </w:r>
    </w:p>
    <w:p w14:paraId="3418B4D7" w14:textId="77777777" w:rsidR="00394EC1" w:rsidRPr="00394EC1" w:rsidRDefault="00394EC1" w:rsidP="00394EC1">
      <w:pPr>
        <w:numPr>
          <w:ilvl w:val="0"/>
          <w:numId w:val="5"/>
        </w:numPr>
      </w:pPr>
      <w:r w:rsidRPr="00394EC1">
        <w:t xml:space="preserve">Боковые панели и </w:t>
      </w:r>
      <w:proofErr w:type="spellStart"/>
      <w:r w:rsidRPr="00394EC1">
        <w:t>Drawer</w:t>
      </w:r>
      <w:proofErr w:type="spellEnd"/>
      <w:r w:rsidRPr="00394EC1">
        <w:t>: 200 / 18 / 1.0. Длительность: 200–300 мс.</w:t>
      </w:r>
    </w:p>
    <w:p w14:paraId="32DE7B7E" w14:textId="77777777" w:rsidR="00394EC1" w:rsidRPr="00394EC1" w:rsidRDefault="00394EC1" w:rsidP="00394EC1">
      <w:pPr>
        <w:numPr>
          <w:ilvl w:val="0"/>
          <w:numId w:val="5"/>
        </w:numPr>
      </w:pPr>
      <w:r w:rsidRPr="00394EC1">
        <w:t>Навигация между экранами (</w:t>
      </w:r>
      <w:proofErr w:type="spellStart"/>
      <w:r w:rsidRPr="00394EC1">
        <w:t>Hero</w:t>
      </w:r>
      <w:proofErr w:type="spellEnd"/>
      <w:r w:rsidRPr="00394EC1">
        <w:t xml:space="preserve">-переходы, смена </w:t>
      </w:r>
      <w:proofErr w:type="spellStart"/>
      <w:r w:rsidRPr="00394EC1">
        <w:t>Workspace</w:t>
      </w:r>
      <w:proofErr w:type="spellEnd"/>
      <w:r w:rsidRPr="00394EC1">
        <w:t>): 150 / 15 / 1.2. Длительность: 300–400 мс.</w:t>
      </w:r>
    </w:p>
    <w:p w14:paraId="1C344D05" w14:textId="77777777" w:rsidR="00394EC1" w:rsidRPr="00394EC1" w:rsidRDefault="00394EC1" w:rsidP="00394EC1">
      <w:pPr>
        <w:numPr>
          <w:ilvl w:val="0"/>
          <w:numId w:val="5"/>
        </w:numPr>
      </w:pPr>
      <w:r w:rsidRPr="00394EC1">
        <w:t>Появление сетки контента (каскад): 250 / 20 / 1.0. Задержка между элементами: 30 мс.</w:t>
      </w:r>
    </w:p>
    <w:p w14:paraId="1D7B6DCB" w14:textId="77777777" w:rsidR="00394EC1" w:rsidRPr="00394EC1" w:rsidRDefault="00394EC1" w:rsidP="00394EC1">
      <w:pPr>
        <w:numPr>
          <w:ilvl w:val="0"/>
          <w:numId w:val="5"/>
        </w:numPr>
      </w:pPr>
      <w:r w:rsidRPr="00394EC1">
        <w:t>Удаление/архивирование: 180 / 16 / 1.0. Направлено в сторону корзины. Не прерывается после подтверждения.</w:t>
      </w:r>
    </w:p>
    <w:p w14:paraId="232FC855" w14:textId="77777777" w:rsidR="00394EC1" w:rsidRPr="00394EC1" w:rsidRDefault="00394EC1" w:rsidP="00394EC1">
      <w:r w:rsidRPr="00394EC1">
        <w:rPr>
          <w:b/>
          <w:bCs/>
        </w:rPr>
        <w:t>Принципы интерактивности:</w:t>
      </w:r>
    </w:p>
    <w:p w14:paraId="7B253892" w14:textId="77777777" w:rsidR="00394EC1" w:rsidRPr="00394EC1" w:rsidRDefault="00394EC1" w:rsidP="00394EC1">
      <w:pPr>
        <w:numPr>
          <w:ilvl w:val="0"/>
          <w:numId w:val="6"/>
        </w:numPr>
      </w:pPr>
      <w:proofErr w:type="spellStart"/>
      <w:r w:rsidRPr="00394EC1">
        <w:rPr>
          <w:b/>
          <w:bCs/>
        </w:rPr>
        <w:lastRenderedPageBreak/>
        <w:t>Прерываемость</w:t>
      </w:r>
      <w:proofErr w:type="spellEnd"/>
      <w:r w:rsidRPr="00394EC1">
        <w:rPr>
          <w:b/>
          <w:bCs/>
        </w:rPr>
        <w:t>.</w:t>
      </w:r>
      <w:r w:rsidRPr="00394EC1">
        <w:t xml:space="preserve"> Любая анимация, кроме операций удаления и системных </w:t>
      </w:r>
      <w:proofErr w:type="spellStart"/>
      <w:r w:rsidRPr="00394EC1">
        <w:t>алертов</w:t>
      </w:r>
      <w:proofErr w:type="spellEnd"/>
      <w:r w:rsidRPr="00394EC1">
        <w:t>, мгновенно реагирует на противоположный жест или наведение.</w:t>
      </w:r>
    </w:p>
    <w:p w14:paraId="5DF8351E" w14:textId="77777777" w:rsidR="00394EC1" w:rsidRPr="00394EC1" w:rsidRDefault="00394EC1" w:rsidP="00394EC1">
      <w:pPr>
        <w:numPr>
          <w:ilvl w:val="0"/>
          <w:numId w:val="6"/>
        </w:numPr>
      </w:pPr>
      <w:r w:rsidRPr="00394EC1">
        <w:rPr>
          <w:b/>
          <w:bCs/>
        </w:rPr>
        <w:t>Визуальный вес.</w:t>
      </w:r>
      <w:r w:rsidRPr="00394EC1">
        <w:t xml:space="preserve"> Элементы не «прыгают». Масштабирование при наведении не превышает 1.02. Тень усиливается пропорционально подъёму.</w:t>
      </w:r>
    </w:p>
    <w:p w14:paraId="161AB850" w14:textId="77777777" w:rsidR="00394EC1" w:rsidRPr="00394EC1" w:rsidRDefault="00394EC1" w:rsidP="00394EC1">
      <w:pPr>
        <w:numPr>
          <w:ilvl w:val="0"/>
          <w:numId w:val="6"/>
        </w:numPr>
      </w:pPr>
      <w:r w:rsidRPr="00394EC1">
        <w:rPr>
          <w:b/>
          <w:bCs/>
        </w:rPr>
        <w:t>Тактильный отклик.</w:t>
      </w:r>
      <w:r w:rsidRPr="00394EC1">
        <w:t xml:space="preserve"> Курсор меняется на </w:t>
      </w:r>
      <w:proofErr w:type="spellStart"/>
      <w:r w:rsidRPr="00394EC1">
        <w:t>SystemMouseCursors.click</w:t>
      </w:r>
      <w:proofErr w:type="spellEnd"/>
      <w:r w:rsidRPr="00394EC1">
        <w:t xml:space="preserve"> только на активных зонах. Запрещено применять его к статическому тексту или иконкам-</w:t>
      </w:r>
      <w:proofErr w:type="spellStart"/>
      <w:r w:rsidRPr="00394EC1">
        <w:t>плейсхолдерам</w:t>
      </w:r>
      <w:proofErr w:type="spellEnd"/>
      <w:r w:rsidRPr="00394EC1">
        <w:t>.</w:t>
      </w:r>
    </w:p>
    <w:p w14:paraId="1A1D8492" w14:textId="77777777" w:rsidR="00394EC1" w:rsidRPr="00394EC1" w:rsidRDefault="00394EC1" w:rsidP="00394EC1">
      <w:pPr>
        <w:numPr>
          <w:ilvl w:val="0"/>
          <w:numId w:val="6"/>
        </w:numPr>
      </w:pPr>
      <w:r w:rsidRPr="00394EC1">
        <w:rPr>
          <w:b/>
          <w:bCs/>
        </w:rPr>
        <w:t>Состояния загрузки.</w:t>
      </w:r>
      <w:r w:rsidRPr="00394EC1">
        <w:t xml:space="preserve"> Запрещены </w:t>
      </w:r>
      <w:proofErr w:type="spellStart"/>
      <w:r w:rsidRPr="00394EC1">
        <w:t>спиннеры</w:t>
      </w:r>
      <w:proofErr w:type="spellEnd"/>
      <w:r w:rsidRPr="00394EC1">
        <w:t xml:space="preserve"> в контентных областях. Используются пульсирующие скелетоны с точной геометрией будущего контента. Прогресс-бары применяются только для операций &gt;2 секунд.</w:t>
      </w:r>
    </w:p>
    <w:p w14:paraId="79738EA8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1.4 Принципы премиум-UX: нулевое трение</w:t>
      </w:r>
    </w:p>
    <w:p w14:paraId="6134B705" w14:textId="77777777" w:rsidR="00394EC1" w:rsidRPr="00394EC1" w:rsidRDefault="00394EC1" w:rsidP="00394EC1">
      <w:r w:rsidRPr="00394EC1">
        <w:t>Интерфейс проектируется вокруг интуитивных паттернов. Обучение пользователя происходит через действие, а не через инструкции.</w:t>
      </w:r>
    </w:p>
    <w:p w14:paraId="3E5E1B8D" w14:textId="77777777" w:rsidR="00394EC1" w:rsidRPr="00394EC1" w:rsidRDefault="00394EC1" w:rsidP="00394EC1">
      <w:r w:rsidRPr="00394EC1">
        <w:rPr>
          <w:b/>
          <w:bCs/>
        </w:rPr>
        <w:t>Правила навигации и фокуса:</w:t>
      </w:r>
    </w:p>
    <w:p w14:paraId="3B53B6CE" w14:textId="77777777" w:rsidR="00394EC1" w:rsidRPr="00394EC1" w:rsidRDefault="00394EC1" w:rsidP="00394EC1">
      <w:pPr>
        <w:numPr>
          <w:ilvl w:val="0"/>
          <w:numId w:val="7"/>
        </w:numPr>
      </w:pPr>
      <w:r w:rsidRPr="00394EC1">
        <w:t>Главный экран содержит только три зоны: Навигация (</w:t>
      </w:r>
      <w:proofErr w:type="spellStart"/>
      <w:r w:rsidRPr="00394EC1">
        <w:t>Workspaces</w:t>
      </w:r>
      <w:proofErr w:type="spellEnd"/>
      <w:r w:rsidRPr="00394EC1">
        <w:t>), Контентная область, Контекстная панель.</w:t>
      </w:r>
    </w:p>
    <w:p w14:paraId="1598DAB9" w14:textId="77777777" w:rsidR="00394EC1" w:rsidRPr="00394EC1" w:rsidRDefault="00394EC1" w:rsidP="00394EC1">
      <w:pPr>
        <w:numPr>
          <w:ilvl w:val="0"/>
          <w:numId w:val="7"/>
        </w:numPr>
      </w:pPr>
      <w:r w:rsidRPr="00394EC1">
        <w:t xml:space="preserve">Переход в </w:t>
      </w:r>
      <w:proofErr w:type="spellStart"/>
      <w:r w:rsidRPr="00394EC1">
        <w:t>Workspace</w:t>
      </w:r>
      <w:proofErr w:type="spellEnd"/>
      <w:r w:rsidRPr="00394EC1">
        <w:t xml:space="preserve"> мгновенный. Фильтры применяются в реальном времени без перезагрузки вида.</w:t>
      </w:r>
    </w:p>
    <w:p w14:paraId="240BB58A" w14:textId="77777777" w:rsidR="00394EC1" w:rsidRPr="00394EC1" w:rsidRDefault="00394EC1" w:rsidP="00394EC1">
      <w:pPr>
        <w:numPr>
          <w:ilvl w:val="0"/>
          <w:numId w:val="7"/>
        </w:numPr>
      </w:pPr>
      <w:r w:rsidRPr="00394EC1">
        <w:t xml:space="preserve">Поиск универсален. Поддерживает позитивные теги, негативные (префикс -), логическое ИЛИ (||), группировку (). Результат </w:t>
      </w:r>
      <w:proofErr w:type="spellStart"/>
      <w:r w:rsidRPr="00394EC1">
        <w:t>парсится</w:t>
      </w:r>
      <w:proofErr w:type="spellEnd"/>
      <w:r w:rsidRPr="00394EC1">
        <w:t xml:space="preserve"> в визуальные чипы немедленно.</w:t>
      </w:r>
    </w:p>
    <w:p w14:paraId="704029CD" w14:textId="77777777" w:rsidR="00394EC1" w:rsidRPr="00394EC1" w:rsidRDefault="00394EC1" w:rsidP="00394EC1">
      <w:pPr>
        <w:numPr>
          <w:ilvl w:val="0"/>
          <w:numId w:val="7"/>
        </w:numPr>
      </w:pPr>
      <w:r w:rsidRPr="00394EC1">
        <w:t>Пустые состояния содержат только одно целевое действие (например, «Выбрать папку»). Запрещены декоративные иллюстрации, не несущие функциональной нагрузки.</w:t>
      </w:r>
    </w:p>
    <w:p w14:paraId="68907FED" w14:textId="77777777" w:rsidR="00394EC1" w:rsidRPr="00394EC1" w:rsidRDefault="00394EC1" w:rsidP="00394EC1">
      <w:r w:rsidRPr="00394EC1">
        <w:rPr>
          <w:b/>
          <w:bCs/>
        </w:rPr>
        <w:t>Обработка состояний:</w:t>
      </w:r>
    </w:p>
    <w:p w14:paraId="0A889B04" w14:textId="77777777" w:rsidR="00394EC1" w:rsidRPr="00394EC1" w:rsidRDefault="00394EC1" w:rsidP="00394EC1">
      <w:pPr>
        <w:numPr>
          <w:ilvl w:val="0"/>
          <w:numId w:val="8"/>
        </w:numPr>
      </w:pPr>
      <w:r w:rsidRPr="00394EC1">
        <w:rPr>
          <w:b/>
          <w:bCs/>
        </w:rPr>
        <w:t>Офлайн.</w:t>
      </w:r>
      <w:r w:rsidRPr="00394EC1">
        <w:t xml:space="preserve"> Приложение работает полностью автономно. Индикатор статуса размещается в строке состояния. ИИ-функции переходят в режим кэша без блокировки интерфейса.</w:t>
      </w:r>
    </w:p>
    <w:p w14:paraId="35AF9BDB" w14:textId="77777777" w:rsidR="00394EC1" w:rsidRPr="00394EC1" w:rsidRDefault="00394EC1" w:rsidP="00394EC1">
      <w:pPr>
        <w:numPr>
          <w:ilvl w:val="0"/>
          <w:numId w:val="8"/>
        </w:numPr>
      </w:pPr>
      <w:r w:rsidRPr="00394EC1">
        <w:rPr>
          <w:b/>
          <w:bCs/>
        </w:rPr>
        <w:t>Ошибки.</w:t>
      </w:r>
      <w:r w:rsidRPr="00394EC1">
        <w:t xml:space="preserve"> Сообщения содержат причину и конкретное решение. Запрещены формулировки «Произошла ошибка» или «Попробуйте позже». Каждое предупреждение предлагает кнопку действия или отмену.</w:t>
      </w:r>
    </w:p>
    <w:p w14:paraId="2CFAEB43" w14:textId="77777777" w:rsidR="00394EC1" w:rsidRPr="00394EC1" w:rsidRDefault="00394EC1" w:rsidP="00394EC1">
      <w:pPr>
        <w:numPr>
          <w:ilvl w:val="0"/>
          <w:numId w:val="8"/>
        </w:numPr>
      </w:pPr>
      <w:r w:rsidRPr="00394EC1">
        <w:rPr>
          <w:b/>
          <w:bCs/>
        </w:rPr>
        <w:t>Многопоточность.</w:t>
      </w:r>
      <w:r w:rsidRPr="00394EC1">
        <w:t xml:space="preserve"> UI-поток обрабатывает только отрисовку и ввод. Все операции с файловой системой, базой данных и сетью вынесены в изолированные потоки. Передача данных происходит только через </w:t>
      </w:r>
      <w:proofErr w:type="spellStart"/>
      <w:r w:rsidRPr="00394EC1">
        <w:t>сериализуемые</w:t>
      </w:r>
      <w:proofErr w:type="spellEnd"/>
      <w:r w:rsidRPr="00394EC1">
        <w:t xml:space="preserve"> примитивы.</w:t>
      </w:r>
    </w:p>
    <w:p w14:paraId="312046DA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lastRenderedPageBreak/>
        <w:t>1.5 Архитектура интерфейса и компоновка экранов</w:t>
      </w:r>
    </w:p>
    <w:p w14:paraId="3E4AE70C" w14:textId="77777777" w:rsidR="00394EC1" w:rsidRPr="00394EC1" w:rsidRDefault="00394EC1" w:rsidP="00394EC1">
      <w:r w:rsidRPr="00394EC1">
        <w:t>Структура приложения строится по модульному принципу. Каждый экран является композицией независимых панелей, управляемых единым роутером.</w:t>
      </w:r>
    </w:p>
    <w:p w14:paraId="5A8E86A2" w14:textId="77777777" w:rsidR="00394EC1" w:rsidRPr="00394EC1" w:rsidRDefault="00394EC1" w:rsidP="00394EC1">
      <w:r w:rsidRPr="00394EC1">
        <w:rPr>
          <w:b/>
          <w:bCs/>
        </w:rPr>
        <w:t>Макет рабочего пространства:</w:t>
      </w:r>
    </w:p>
    <w:p w14:paraId="28CFD570" w14:textId="77777777" w:rsidR="00394EC1" w:rsidRPr="00394EC1" w:rsidRDefault="00394EC1" w:rsidP="00394EC1">
      <w:pPr>
        <w:numPr>
          <w:ilvl w:val="0"/>
          <w:numId w:val="9"/>
        </w:numPr>
      </w:pPr>
      <w:r w:rsidRPr="00394EC1">
        <w:rPr>
          <w:b/>
          <w:bCs/>
        </w:rPr>
        <w:t>Левая панель (Навигация).</w:t>
      </w:r>
      <w:r w:rsidRPr="00394EC1">
        <w:t xml:space="preserve"> Фиксированная ширина в развёрнутом состоянии. Содержит быстрые фильтры, список </w:t>
      </w:r>
      <w:proofErr w:type="spellStart"/>
      <w:r w:rsidRPr="00394EC1">
        <w:t>Workspace</w:t>
      </w:r>
      <w:proofErr w:type="spellEnd"/>
      <w:r w:rsidRPr="00394EC1">
        <w:t>, настройки. В свёрнутом состоянии отображает только иконки. Переход между состояниями анимирован.</w:t>
      </w:r>
    </w:p>
    <w:p w14:paraId="483BE255" w14:textId="77777777" w:rsidR="00394EC1" w:rsidRPr="00394EC1" w:rsidRDefault="00394EC1" w:rsidP="00394EC1">
      <w:pPr>
        <w:numPr>
          <w:ilvl w:val="0"/>
          <w:numId w:val="9"/>
        </w:numPr>
      </w:pPr>
      <w:r w:rsidRPr="00394EC1">
        <w:rPr>
          <w:b/>
          <w:bCs/>
        </w:rPr>
        <w:t>Центральная область (Контент).</w:t>
      </w:r>
      <w:r w:rsidRPr="00394EC1">
        <w:t xml:space="preserve"> Занимает всё оставшееся пространство. Содержит сетку медиа, заметок или </w:t>
      </w:r>
      <w:proofErr w:type="spellStart"/>
      <w:r w:rsidRPr="00394EC1">
        <w:t>дашборд</w:t>
      </w:r>
      <w:proofErr w:type="spellEnd"/>
      <w:r w:rsidRPr="00394EC1">
        <w:t>. Адаптируется под размер окна. Виртуализация включена по умолчанию для любых списков &gt;50 элементов.</w:t>
      </w:r>
    </w:p>
    <w:p w14:paraId="3C66BD02" w14:textId="77777777" w:rsidR="00394EC1" w:rsidRPr="00394EC1" w:rsidRDefault="00394EC1" w:rsidP="00394EC1">
      <w:pPr>
        <w:numPr>
          <w:ilvl w:val="0"/>
          <w:numId w:val="9"/>
        </w:numPr>
      </w:pPr>
      <w:r w:rsidRPr="00394EC1">
        <w:rPr>
          <w:b/>
          <w:bCs/>
        </w:rPr>
        <w:t>Правая панель (Контекст).</w:t>
      </w:r>
      <w:r w:rsidRPr="00394EC1">
        <w:t xml:space="preserve"> Выезжает справа. Содержит детали выбранного элемента, теги, свойства, связи. Автоматически скрывается при клике вне области или при переключении фокуса. Ширина фиксирована, содержимое </w:t>
      </w:r>
      <w:proofErr w:type="spellStart"/>
      <w:r w:rsidRPr="00394EC1">
        <w:t>скроллится</w:t>
      </w:r>
      <w:proofErr w:type="spellEnd"/>
      <w:r w:rsidRPr="00394EC1">
        <w:t xml:space="preserve"> независимо от основного контента.</w:t>
      </w:r>
    </w:p>
    <w:p w14:paraId="4C6DBF4E" w14:textId="77777777" w:rsidR="00394EC1" w:rsidRPr="00394EC1" w:rsidRDefault="00394EC1" w:rsidP="00394EC1">
      <w:r w:rsidRPr="00394EC1">
        <w:rPr>
          <w:b/>
          <w:bCs/>
        </w:rPr>
        <w:t>Поведение сетки контента:</w:t>
      </w:r>
    </w:p>
    <w:p w14:paraId="2950FB6A" w14:textId="77777777" w:rsidR="00394EC1" w:rsidRPr="00394EC1" w:rsidRDefault="00394EC1" w:rsidP="00394EC1">
      <w:pPr>
        <w:numPr>
          <w:ilvl w:val="0"/>
          <w:numId w:val="10"/>
        </w:numPr>
      </w:pPr>
      <w:r w:rsidRPr="00394EC1">
        <w:t xml:space="preserve">Поддерживает четыре режима: Masonry (кирпичная кладка), Justified (выровненные ряды), List (детальный список), </w:t>
      </w:r>
      <w:proofErr w:type="spellStart"/>
      <w:r w:rsidRPr="00394EC1">
        <w:t>Timeline</w:t>
      </w:r>
      <w:proofErr w:type="spellEnd"/>
      <w:r w:rsidRPr="00394EC1">
        <w:t xml:space="preserve"> (хронология).</w:t>
      </w:r>
    </w:p>
    <w:p w14:paraId="22C9D073" w14:textId="77777777" w:rsidR="00394EC1" w:rsidRPr="00394EC1" w:rsidRDefault="00394EC1" w:rsidP="00394EC1">
      <w:pPr>
        <w:numPr>
          <w:ilvl w:val="0"/>
          <w:numId w:val="10"/>
        </w:numPr>
      </w:pPr>
      <w:r w:rsidRPr="00394EC1">
        <w:t xml:space="preserve">Переключение режима мгновенно пересчитывает </w:t>
      </w:r>
      <w:proofErr w:type="spellStart"/>
      <w:r w:rsidRPr="00394EC1">
        <w:t>layout</w:t>
      </w:r>
      <w:proofErr w:type="spellEnd"/>
      <w:r w:rsidRPr="00394EC1">
        <w:t xml:space="preserve"> без потери позиции </w:t>
      </w:r>
      <w:proofErr w:type="spellStart"/>
      <w:r w:rsidRPr="00394EC1">
        <w:t>скролла</w:t>
      </w:r>
      <w:proofErr w:type="spellEnd"/>
      <w:r w:rsidRPr="00394EC1">
        <w:t>.</w:t>
      </w:r>
    </w:p>
    <w:p w14:paraId="334E956F" w14:textId="77777777" w:rsidR="00394EC1" w:rsidRPr="00394EC1" w:rsidRDefault="00394EC1" w:rsidP="00394EC1">
      <w:pPr>
        <w:numPr>
          <w:ilvl w:val="0"/>
          <w:numId w:val="10"/>
        </w:numPr>
      </w:pPr>
      <w:r w:rsidRPr="00394EC1">
        <w:t>Карточки отображают превью, тип контента и базовые мета-теги. При наведении плавно увеличиваются и показывают панель быстрых действий (тег, избранное, открыть).</w:t>
      </w:r>
    </w:p>
    <w:p w14:paraId="68C78C01" w14:textId="77777777" w:rsidR="00394EC1" w:rsidRPr="00394EC1" w:rsidRDefault="00394EC1" w:rsidP="00394EC1">
      <w:pPr>
        <w:numPr>
          <w:ilvl w:val="0"/>
          <w:numId w:val="10"/>
        </w:numPr>
      </w:pPr>
      <w:r w:rsidRPr="00394EC1">
        <w:t xml:space="preserve">Пагинация ленивая. Загрузка следующей порции элементов происходит при достижении порога прокрутки. </w:t>
      </w:r>
      <w:proofErr w:type="spellStart"/>
      <w:r w:rsidRPr="00394EC1">
        <w:t>Предзагрузка</w:t>
      </w:r>
      <w:proofErr w:type="spellEnd"/>
      <w:r w:rsidRPr="00394EC1">
        <w:t xml:space="preserve"> буфера: +2 экрана вперёд.</w:t>
      </w:r>
    </w:p>
    <w:p w14:paraId="4A52E38C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1.6 Жёсткие правила генерации кода (UI/UX слой)</w:t>
      </w:r>
    </w:p>
    <w:p w14:paraId="68F03BE3" w14:textId="77777777" w:rsidR="00394EC1" w:rsidRPr="00394EC1" w:rsidRDefault="00394EC1" w:rsidP="00394EC1">
      <w:r w:rsidRPr="00394EC1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63365EFC" w14:textId="77777777" w:rsidR="00394EC1" w:rsidRPr="00394EC1" w:rsidRDefault="00394EC1" w:rsidP="00394EC1">
      <w:pPr>
        <w:numPr>
          <w:ilvl w:val="0"/>
          <w:numId w:val="11"/>
        </w:numPr>
      </w:pPr>
      <w:r w:rsidRPr="00394EC1">
        <w:rPr>
          <w:b/>
          <w:bCs/>
        </w:rPr>
        <w:t>Единый источник стилей.</w:t>
      </w:r>
      <w:r w:rsidRPr="00394EC1">
        <w:t xml:space="preserve"> Все цвета, размеры, шрифты и радиусы берутся исключительно из глобального объекта темы. </w:t>
      </w:r>
      <w:proofErr w:type="spellStart"/>
      <w:r w:rsidRPr="00394EC1">
        <w:t>Хардкод</w:t>
      </w:r>
      <w:proofErr w:type="spellEnd"/>
      <w:r w:rsidRPr="00394EC1">
        <w:t xml:space="preserve"> значений в виджетах запрещён.</w:t>
      </w:r>
    </w:p>
    <w:p w14:paraId="37E6DC7D" w14:textId="77777777" w:rsidR="00394EC1" w:rsidRPr="00394EC1" w:rsidRDefault="00394EC1" w:rsidP="00394EC1">
      <w:pPr>
        <w:numPr>
          <w:ilvl w:val="0"/>
          <w:numId w:val="11"/>
        </w:numPr>
      </w:pPr>
      <w:r w:rsidRPr="00394EC1">
        <w:rPr>
          <w:b/>
          <w:bCs/>
        </w:rPr>
        <w:t>Состояния виджетов.</w:t>
      </w:r>
      <w:r w:rsidRPr="00394EC1">
        <w:t xml:space="preserve"> Каждый интерактивный элемент обязан иметь состояния: </w:t>
      </w:r>
      <w:proofErr w:type="spellStart"/>
      <w:r w:rsidRPr="00394EC1">
        <w:t>default</w:t>
      </w:r>
      <w:proofErr w:type="spellEnd"/>
      <w:r w:rsidRPr="00394EC1">
        <w:t xml:space="preserve">, </w:t>
      </w:r>
      <w:proofErr w:type="spellStart"/>
      <w:r w:rsidRPr="00394EC1">
        <w:t>hover</w:t>
      </w:r>
      <w:proofErr w:type="spellEnd"/>
      <w:r w:rsidRPr="00394EC1">
        <w:t xml:space="preserve">, </w:t>
      </w:r>
      <w:proofErr w:type="spellStart"/>
      <w:r w:rsidRPr="00394EC1">
        <w:t>focus</w:t>
      </w:r>
      <w:proofErr w:type="spellEnd"/>
      <w:r w:rsidRPr="00394EC1">
        <w:t xml:space="preserve">, </w:t>
      </w:r>
      <w:proofErr w:type="spellStart"/>
      <w:r w:rsidRPr="00394EC1">
        <w:t>pressed</w:t>
      </w:r>
      <w:proofErr w:type="spellEnd"/>
      <w:r w:rsidRPr="00394EC1">
        <w:t xml:space="preserve">, </w:t>
      </w:r>
      <w:proofErr w:type="spellStart"/>
      <w:r w:rsidRPr="00394EC1">
        <w:t>disabled</w:t>
      </w:r>
      <w:proofErr w:type="spellEnd"/>
      <w:r w:rsidRPr="00394EC1">
        <w:t>. Переходы между состояниями анимируются через пружинные кривые.</w:t>
      </w:r>
    </w:p>
    <w:p w14:paraId="2EA57350" w14:textId="77777777" w:rsidR="00394EC1" w:rsidRPr="00394EC1" w:rsidRDefault="00394EC1" w:rsidP="00394EC1">
      <w:pPr>
        <w:numPr>
          <w:ilvl w:val="0"/>
          <w:numId w:val="11"/>
        </w:numPr>
      </w:pPr>
      <w:r w:rsidRPr="00394EC1">
        <w:rPr>
          <w:b/>
          <w:bCs/>
        </w:rPr>
        <w:lastRenderedPageBreak/>
        <w:t>Доступность.</w:t>
      </w:r>
      <w:r w:rsidRPr="00394EC1">
        <w:t xml:space="preserve"> Все кнопки, поля ввода и интерактивные иконки содержат семантические метки. Контрастность текста соответствует стандарту 4.5:1. Навигация с клавиатуры покрывает 100% интерактивных зон.</w:t>
      </w:r>
    </w:p>
    <w:p w14:paraId="1C459DFB" w14:textId="77777777" w:rsidR="00394EC1" w:rsidRPr="00394EC1" w:rsidRDefault="00394EC1" w:rsidP="00394EC1">
      <w:pPr>
        <w:numPr>
          <w:ilvl w:val="0"/>
          <w:numId w:val="11"/>
        </w:numPr>
      </w:pPr>
      <w:r w:rsidRPr="00394EC1">
        <w:rPr>
          <w:b/>
          <w:bCs/>
        </w:rPr>
        <w:t>Отказ от глобального состояния в UI.</w:t>
      </w:r>
      <w:r w:rsidRPr="00394EC1">
        <w:t xml:space="preserve"> Виджеты не хранят бизнес-данные. Они получают состояние через реактивные провайдеры. Изменение данных </w:t>
      </w:r>
      <w:proofErr w:type="spellStart"/>
      <w:r w:rsidRPr="00394EC1">
        <w:t>триггерит</w:t>
      </w:r>
      <w:proofErr w:type="spellEnd"/>
      <w:r w:rsidRPr="00394EC1">
        <w:t xml:space="preserve"> перерисовку только затронутых поддеревьев.</w:t>
      </w:r>
    </w:p>
    <w:p w14:paraId="35CA5876" w14:textId="77777777" w:rsidR="00394EC1" w:rsidRPr="00394EC1" w:rsidRDefault="00394EC1" w:rsidP="00394EC1">
      <w:pPr>
        <w:numPr>
          <w:ilvl w:val="0"/>
          <w:numId w:val="11"/>
        </w:numPr>
      </w:pPr>
      <w:r w:rsidRPr="00394EC1">
        <w:rPr>
          <w:b/>
          <w:bCs/>
        </w:rPr>
        <w:t>Обработка ошибок рендеринга.</w:t>
      </w:r>
      <w:r w:rsidRPr="00394EC1">
        <w:t xml:space="preserve"> Все внешние изображения и медиа-превью оборачиваются в обработчики ошибок. При невозможности декодирования отображается стандартизированный </w:t>
      </w:r>
      <w:proofErr w:type="spellStart"/>
      <w:r w:rsidRPr="00394EC1">
        <w:t>плейсхолдер</w:t>
      </w:r>
      <w:proofErr w:type="spellEnd"/>
      <w:r w:rsidRPr="00394EC1">
        <w:t xml:space="preserve"> с иконкой типа контента. Блокировка потока недопустима.</w:t>
      </w:r>
    </w:p>
    <w:p w14:paraId="630DA872" w14:textId="77777777" w:rsidR="00394EC1" w:rsidRDefault="00394EC1" w:rsidP="00394EC1">
      <w:pPr>
        <w:rPr>
          <w:rFonts w:cs="Segoe UI Emoji"/>
          <w:b/>
          <w:bCs/>
        </w:rPr>
      </w:pPr>
    </w:p>
    <w:p w14:paraId="1C5905F2" w14:textId="77777777" w:rsidR="00394EC1" w:rsidRDefault="00394EC1" w:rsidP="00394EC1">
      <w:pPr>
        <w:rPr>
          <w:rFonts w:cs="Segoe UI Emoji"/>
          <w:b/>
          <w:bCs/>
        </w:rPr>
      </w:pPr>
    </w:p>
    <w:p w14:paraId="76FDD7E1" w14:textId="1E040C4F" w:rsidR="00394EC1" w:rsidRPr="00394EC1" w:rsidRDefault="00394EC1" w:rsidP="00394EC1">
      <w:pPr>
        <w:rPr>
          <w:b/>
          <w:bCs/>
        </w:rPr>
      </w:pPr>
      <w:r w:rsidRPr="00394EC1">
        <w:rPr>
          <w:rFonts w:ascii="Segoe UI Emoji" w:hAnsi="Segoe UI Emoji" w:cs="Segoe UI Emoji"/>
          <w:b/>
          <w:bCs/>
        </w:rPr>
        <w:t>📘</w:t>
      </w:r>
      <w:r w:rsidRPr="00394EC1">
        <w:rPr>
          <w:b/>
          <w:bCs/>
        </w:rPr>
        <w:t xml:space="preserve"> РАЗДЕЛ 2: АРХИТЕКТУРА ПРИЛОЖЕНИЯ, МОДЕЛЬ ДАННЫХ И НАВИГАЦИЯ</w:t>
      </w:r>
    </w:p>
    <w:p w14:paraId="034FCF59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2.1 Архитектурный мандат и слоистая модель</w:t>
      </w:r>
    </w:p>
    <w:p w14:paraId="27D23F82" w14:textId="77777777" w:rsidR="00394EC1" w:rsidRPr="00394EC1" w:rsidRDefault="00394EC1" w:rsidP="00394EC1">
      <w:r w:rsidRPr="00394EC1">
        <w:t xml:space="preserve">Приложение строится по принципам </w:t>
      </w:r>
      <w:proofErr w:type="spellStart"/>
      <w:r w:rsidRPr="00394EC1">
        <w:t>Clean</w:t>
      </w:r>
      <w:proofErr w:type="spellEnd"/>
      <w:r w:rsidRPr="00394EC1">
        <w:t xml:space="preserve"> Architecture в комбинации с </w:t>
      </w:r>
      <w:proofErr w:type="spellStart"/>
      <w:r w:rsidRPr="00394EC1">
        <w:t>Feature</w:t>
      </w:r>
      <w:proofErr w:type="spellEnd"/>
      <w:r w:rsidRPr="00394EC1">
        <w:t xml:space="preserve">-First организацией. Это означает, что каждый функциональный модуль содержит собственные слои данных, домена и представления. Зависимости строго </w:t>
      </w:r>
      <w:proofErr w:type="spellStart"/>
      <w:r w:rsidRPr="00394EC1">
        <w:t>однонаправлены</w:t>
      </w:r>
      <w:proofErr w:type="spellEnd"/>
      <w:r w:rsidRPr="00394EC1">
        <w:t>: внешние слои зависят от внутренних, обратные связи запрещены.</w:t>
      </w:r>
    </w:p>
    <w:p w14:paraId="47DB1E38" w14:textId="77777777" w:rsidR="00394EC1" w:rsidRPr="00394EC1" w:rsidRDefault="00394EC1" w:rsidP="00394EC1">
      <w:r w:rsidRPr="00394EC1">
        <w:rPr>
          <w:b/>
          <w:bCs/>
        </w:rPr>
        <w:t>Слоистая структура:</w:t>
      </w:r>
    </w:p>
    <w:p w14:paraId="3C231978" w14:textId="77777777" w:rsidR="00394EC1" w:rsidRPr="00394EC1" w:rsidRDefault="00394EC1" w:rsidP="00394EC1">
      <w:pPr>
        <w:numPr>
          <w:ilvl w:val="0"/>
          <w:numId w:val="12"/>
        </w:numPr>
      </w:pPr>
      <w:proofErr w:type="spellStart"/>
      <w:r w:rsidRPr="00394EC1">
        <w:rPr>
          <w:b/>
          <w:bCs/>
        </w:rPr>
        <w:t>Presentation</w:t>
      </w:r>
      <w:proofErr w:type="spellEnd"/>
      <w:r w:rsidRPr="00394EC1">
        <w:rPr>
          <w:b/>
          <w:bCs/>
        </w:rPr>
        <w:t xml:space="preserve"> (UI/UX).</w:t>
      </w:r>
      <w:r w:rsidRPr="00394EC1">
        <w:t xml:space="preserve"> Содержит виджеты, обработчики жестов, локальное состояние интерфейса и привязки к провайдерам. Запрещено хранить бизнес-логику, прямые запросы к БД или файловую систему.</w:t>
      </w:r>
    </w:p>
    <w:p w14:paraId="2994E33E" w14:textId="77777777" w:rsidR="00394EC1" w:rsidRPr="00394EC1" w:rsidRDefault="00394EC1" w:rsidP="00394EC1">
      <w:pPr>
        <w:numPr>
          <w:ilvl w:val="0"/>
          <w:numId w:val="12"/>
        </w:numPr>
      </w:pPr>
      <w:r w:rsidRPr="00394EC1">
        <w:rPr>
          <w:b/>
          <w:bCs/>
        </w:rPr>
        <w:t>Domain (Ядро).</w:t>
      </w:r>
      <w:r w:rsidRPr="00394EC1">
        <w:t xml:space="preserve"> Содержит интерфейсы репозиториев, чистые функции валидации, правила фильтрации </w:t>
      </w:r>
      <w:proofErr w:type="spellStart"/>
      <w:r w:rsidRPr="00394EC1">
        <w:t>Workspaces</w:t>
      </w:r>
      <w:proofErr w:type="spellEnd"/>
      <w:r w:rsidRPr="00394EC1">
        <w:t>, модели сущностей и абстрактные описания операций. Не зависит от фреймворков, БД или сети.</w:t>
      </w:r>
    </w:p>
    <w:p w14:paraId="4FDE8269" w14:textId="77777777" w:rsidR="00394EC1" w:rsidRPr="00394EC1" w:rsidRDefault="00394EC1" w:rsidP="00394EC1">
      <w:pPr>
        <w:numPr>
          <w:ilvl w:val="0"/>
          <w:numId w:val="12"/>
        </w:numPr>
      </w:pPr>
      <w:r w:rsidRPr="00394EC1">
        <w:rPr>
          <w:b/>
          <w:bCs/>
        </w:rPr>
        <w:t>Data (Инфраструктура).</w:t>
      </w:r>
      <w:r w:rsidRPr="00394EC1">
        <w:t xml:space="preserve"> Содержит реализации репозиториев, адаптеры к </w:t>
      </w:r>
      <w:proofErr w:type="spellStart"/>
      <w:r w:rsidRPr="00394EC1">
        <w:t>Isar</w:t>
      </w:r>
      <w:proofErr w:type="spellEnd"/>
      <w:r w:rsidRPr="00394EC1">
        <w:t xml:space="preserve">, работу с изолятами, кэширование, </w:t>
      </w:r>
      <w:proofErr w:type="spellStart"/>
      <w:r w:rsidRPr="00394EC1">
        <w:t>парсинг</w:t>
      </w:r>
      <w:proofErr w:type="spellEnd"/>
      <w:r w:rsidRPr="00394EC1">
        <w:t xml:space="preserve"> файлов и обработку сетевых ответов. Отвечает за преобразование сырых данных в доменные модели.</w:t>
      </w:r>
    </w:p>
    <w:p w14:paraId="263DDB86" w14:textId="77777777" w:rsidR="00394EC1" w:rsidRPr="00394EC1" w:rsidRDefault="00394EC1" w:rsidP="00394EC1">
      <w:r w:rsidRPr="00394EC1">
        <w:rPr>
          <w:b/>
          <w:bCs/>
        </w:rPr>
        <w:t>Правила модульности:</w:t>
      </w:r>
    </w:p>
    <w:p w14:paraId="2E1B744E" w14:textId="77777777" w:rsidR="00394EC1" w:rsidRPr="00394EC1" w:rsidRDefault="00394EC1" w:rsidP="00394EC1">
      <w:pPr>
        <w:numPr>
          <w:ilvl w:val="0"/>
          <w:numId w:val="13"/>
        </w:numPr>
      </w:pPr>
      <w:r w:rsidRPr="00394EC1">
        <w:t xml:space="preserve">Каждый </w:t>
      </w:r>
      <w:proofErr w:type="spellStart"/>
      <w:r w:rsidRPr="00394EC1">
        <w:t>feature</w:t>
      </w:r>
      <w:proofErr w:type="spellEnd"/>
      <w:r w:rsidRPr="00394EC1">
        <w:t>-модуль (</w:t>
      </w:r>
      <w:proofErr w:type="spellStart"/>
      <w:r w:rsidRPr="00394EC1">
        <w:t>Дашборд</w:t>
      </w:r>
      <w:proofErr w:type="spellEnd"/>
      <w:r w:rsidRPr="00394EC1">
        <w:t xml:space="preserve">, Галерея, Медиа-просмотр, Заметки, Настройки, </w:t>
      </w:r>
      <w:proofErr w:type="spellStart"/>
      <w:r w:rsidRPr="00394EC1">
        <w:t>Workspaces</w:t>
      </w:r>
      <w:proofErr w:type="spellEnd"/>
      <w:r w:rsidRPr="00394EC1">
        <w:t>) инкапсулирует свою логику.</w:t>
      </w:r>
    </w:p>
    <w:p w14:paraId="6E4998E5" w14:textId="77777777" w:rsidR="00394EC1" w:rsidRPr="00394EC1" w:rsidRDefault="00394EC1" w:rsidP="00394EC1">
      <w:pPr>
        <w:numPr>
          <w:ilvl w:val="0"/>
          <w:numId w:val="13"/>
        </w:numPr>
      </w:pPr>
      <w:r w:rsidRPr="00394EC1">
        <w:t>Пересечение данных между модулями происходит только через доменные интерфейсы.</w:t>
      </w:r>
    </w:p>
    <w:p w14:paraId="187B6AC0" w14:textId="77777777" w:rsidR="00394EC1" w:rsidRPr="00394EC1" w:rsidRDefault="00394EC1" w:rsidP="00394EC1">
      <w:pPr>
        <w:numPr>
          <w:ilvl w:val="0"/>
          <w:numId w:val="13"/>
        </w:numPr>
      </w:pPr>
      <w:r w:rsidRPr="00394EC1">
        <w:t>Глобальные сервисы (Синхронизация, ИИ-</w:t>
      </w:r>
      <w:proofErr w:type="spellStart"/>
      <w:r w:rsidRPr="00394EC1">
        <w:t>пайплайн</w:t>
      </w:r>
      <w:proofErr w:type="spellEnd"/>
      <w:r w:rsidRPr="00394EC1">
        <w:t>, Логирование, Настройки темы) вынесены в отдельный слой Core и инжектируются как абстракции.</w:t>
      </w:r>
    </w:p>
    <w:p w14:paraId="51BB0E68" w14:textId="77777777" w:rsidR="00394EC1" w:rsidRPr="00394EC1" w:rsidRDefault="00394EC1" w:rsidP="00394EC1">
      <w:pPr>
        <w:numPr>
          <w:ilvl w:val="0"/>
          <w:numId w:val="13"/>
        </w:numPr>
      </w:pPr>
      <w:r w:rsidRPr="00394EC1">
        <w:lastRenderedPageBreak/>
        <w:t xml:space="preserve">Запрещено использовать глобальные </w:t>
      </w:r>
      <w:proofErr w:type="spellStart"/>
      <w:r w:rsidRPr="00394EC1">
        <w:t>синглтоны</w:t>
      </w:r>
      <w:proofErr w:type="spellEnd"/>
      <w:r w:rsidRPr="00394EC1">
        <w:t xml:space="preserve"> для хранения состояния. Только реактивные провайдеры.</w:t>
      </w:r>
    </w:p>
    <w:p w14:paraId="102490A3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2.2 Единая сущность «Контент-блок»</w:t>
      </w:r>
    </w:p>
    <w:p w14:paraId="65CD836C" w14:textId="77777777" w:rsidR="00394EC1" w:rsidRPr="00394EC1" w:rsidRDefault="00394EC1" w:rsidP="00394EC1">
      <w:r w:rsidRPr="00394EC1">
        <w:t xml:space="preserve">Вместо разрозненных таблиц для изображений, заметок и ссылок используется единая модель. Тип блока определяет лишь набор дополнительных полей и способ рендеринга. Все операции поиска, тегирования и привязки к </w:t>
      </w:r>
      <w:proofErr w:type="spellStart"/>
      <w:r w:rsidRPr="00394EC1">
        <w:t>Workspace</w:t>
      </w:r>
      <w:proofErr w:type="spellEnd"/>
      <w:r w:rsidRPr="00394EC1">
        <w:t xml:space="preserve"> применяются одинаково.</w:t>
      </w:r>
    </w:p>
    <w:p w14:paraId="1837A7A5" w14:textId="77777777" w:rsidR="00394EC1" w:rsidRPr="00394EC1" w:rsidRDefault="00394EC1" w:rsidP="00394EC1">
      <w:r w:rsidRPr="00394EC1">
        <w:rPr>
          <w:b/>
          <w:bCs/>
        </w:rPr>
        <w:t>Обязательные поля любого блока:</w:t>
      </w:r>
    </w:p>
    <w:p w14:paraId="2A271D84" w14:textId="77777777" w:rsidR="00394EC1" w:rsidRPr="00394EC1" w:rsidRDefault="00394EC1" w:rsidP="00394EC1">
      <w:pPr>
        <w:numPr>
          <w:ilvl w:val="0"/>
          <w:numId w:val="14"/>
        </w:numPr>
      </w:pPr>
      <w:r w:rsidRPr="00394EC1">
        <w:t>Уникальный идентификатор (UUID)</w:t>
      </w:r>
    </w:p>
    <w:p w14:paraId="39A409C0" w14:textId="77777777" w:rsidR="00394EC1" w:rsidRPr="00394EC1" w:rsidRDefault="00394EC1" w:rsidP="00394EC1">
      <w:pPr>
        <w:numPr>
          <w:ilvl w:val="0"/>
          <w:numId w:val="14"/>
        </w:numPr>
      </w:pPr>
      <w:r w:rsidRPr="00394EC1">
        <w:t>Тип сущности (Медиа / Заметка / Ссылка / Коллекция)</w:t>
      </w:r>
    </w:p>
    <w:p w14:paraId="6516D873" w14:textId="77777777" w:rsidR="00394EC1" w:rsidRPr="00394EC1" w:rsidRDefault="00394EC1" w:rsidP="00394EC1">
      <w:pPr>
        <w:numPr>
          <w:ilvl w:val="0"/>
          <w:numId w:val="14"/>
        </w:numPr>
      </w:pPr>
      <w:r w:rsidRPr="00394EC1">
        <w:t>Дата создания и дата добавления в приложение</w:t>
      </w:r>
    </w:p>
    <w:p w14:paraId="387A9B7B" w14:textId="77777777" w:rsidR="00394EC1" w:rsidRPr="00394EC1" w:rsidRDefault="00394EC1" w:rsidP="00394EC1">
      <w:pPr>
        <w:numPr>
          <w:ilvl w:val="0"/>
          <w:numId w:val="14"/>
        </w:numPr>
      </w:pPr>
      <w:r w:rsidRPr="00394EC1">
        <w:t>Список привязанных тегов (массив строковых идентификаторов)</w:t>
      </w:r>
    </w:p>
    <w:p w14:paraId="52AB8025" w14:textId="77777777" w:rsidR="00394EC1" w:rsidRPr="00394EC1" w:rsidRDefault="00394EC1" w:rsidP="00394EC1">
      <w:pPr>
        <w:numPr>
          <w:ilvl w:val="0"/>
          <w:numId w:val="14"/>
        </w:numPr>
      </w:pPr>
      <w:r w:rsidRPr="00394EC1">
        <w:t>Список связей с другими блоками (пары: ID целевого блока + тип связи)</w:t>
      </w:r>
    </w:p>
    <w:p w14:paraId="185FE9B4" w14:textId="77777777" w:rsidR="00394EC1" w:rsidRPr="00394EC1" w:rsidRDefault="00394EC1" w:rsidP="00394EC1">
      <w:pPr>
        <w:numPr>
          <w:ilvl w:val="0"/>
          <w:numId w:val="14"/>
        </w:numPr>
      </w:pPr>
      <w:r w:rsidRPr="00394EC1">
        <w:t>Флаги состояния (Избранное, Архив, Корзина, Статус доступа)</w:t>
      </w:r>
    </w:p>
    <w:p w14:paraId="32956533" w14:textId="77777777" w:rsidR="00394EC1" w:rsidRPr="00394EC1" w:rsidRDefault="00394EC1" w:rsidP="00394EC1">
      <w:pPr>
        <w:numPr>
          <w:ilvl w:val="0"/>
          <w:numId w:val="14"/>
        </w:numPr>
      </w:pPr>
      <w:proofErr w:type="gramStart"/>
      <w:r w:rsidRPr="00394EC1">
        <w:t>Мета-данные</w:t>
      </w:r>
      <w:proofErr w:type="gramEnd"/>
      <w:r w:rsidRPr="00394EC1">
        <w:t xml:space="preserve"> безопасности (</w:t>
      </w:r>
      <w:proofErr w:type="spellStart"/>
      <w:r w:rsidRPr="00394EC1">
        <w:t>хеш</w:t>
      </w:r>
      <w:proofErr w:type="spellEnd"/>
      <w:r w:rsidRPr="00394EC1">
        <w:t xml:space="preserve"> содержимого, флаг целостности, путь-источник)</w:t>
      </w:r>
    </w:p>
    <w:p w14:paraId="285821F5" w14:textId="77777777" w:rsidR="00394EC1" w:rsidRPr="00394EC1" w:rsidRDefault="00394EC1" w:rsidP="00394EC1">
      <w:r w:rsidRPr="00394EC1">
        <w:rPr>
          <w:b/>
          <w:bCs/>
        </w:rPr>
        <w:t>Специфика по типам:</w:t>
      </w:r>
    </w:p>
    <w:p w14:paraId="581B71F8" w14:textId="77777777" w:rsidR="00394EC1" w:rsidRPr="00394EC1" w:rsidRDefault="00394EC1" w:rsidP="00394EC1">
      <w:pPr>
        <w:numPr>
          <w:ilvl w:val="0"/>
          <w:numId w:val="15"/>
        </w:numPr>
      </w:pPr>
      <w:r w:rsidRPr="00394EC1">
        <w:rPr>
          <w:b/>
          <w:bCs/>
        </w:rPr>
        <w:t>Медиа:</w:t>
      </w:r>
      <w:r w:rsidRPr="00394EC1">
        <w:t xml:space="preserve"> физический путь, разрешение, длительность, формат, путь к кэшированному превью, ориентация.</w:t>
      </w:r>
    </w:p>
    <w:p w14:paraId="2FF01940" w14:textId="77777777" w:rsidR="00394EC1" w:rsidRPr="00394EC1" w:rsidRDefault="00394EC1" w:rsidP="00394EC1">
      <w:pPr>
        <w:numPr>
          <w:ilvl w:val="0"/>
          <w:numId w:val="15"/>
        </w:numPr>
      </w:pPr>
      <w:r w:rsidRPr="00394EC1">
        <w:rPr>
          <w:b/>
          <w:bCs/>
        </w:rPr>
        <w:t>Заметка:</w:t>
      </w:r>
      <w:r w:rsidRPr="00394EC1">
        <w:t xml:space="preserve"> текстовое содержимое в совместимом формате, список вложенных медиа-блоков, счётчик слов, дата последнего редактирования.</w:t>
      </w:r>
    </w:p>
    <w:p w14:paraId="29058425" w14:textId="77777777" w:rsidR="00394EC1" w:rsidRPr="00394EC1" w:rsidRDefault="00394EC1" w:rsidP="00394EC1">
      <w:pPr>
        <w:numPr>
          <w:ilvl w:val="0"/>
          <w:numId w:val="15"/>
        </w:numPr>
      </w:pPr>
      <w:r w:rsidRPr="00394EC1">
        <w:rPr>
          <w:b/>
          <w:bCs/>
        </w:rPr>
        <w:t>Ссылка:</w:t>
      </w:r>
      <w:r w:rsidRPr="00394EC1">
        <w:t xml:space="preserve"> URL, заголовок страницы, описание, путь к превью-</w:t>
      </w:r>
      <w:proofErr w:type="spellStart"/>
      <w:r w:rsidRPr="00394EC1">
        <w:t>фавикону</w:t>
      </w:r>
      <w:proofErr w:type="spellEnd"/>
      <w:r w:rsidRPr="00394EC1">
        <w:t>, статус доступности ресурса.</w:t>
      </w:r>
    </w:p>
    <w:p w14:paraId="53AB3564" w14:textId="77777777" w:rsidR="00394EC1" w:rsidRPr="00394EC1" w:rsidRDefault="00394EC1" w:rsidP="00394EC1">
      <w:pPr>
        <w:numPr>
          <w:ilvl w:val="0"/>
          <w:numId w:val="15"/>
        </w:numPr>
      </w:pPr>
      <w:r w:rsidRPr="00394EC1">
        <w:rPr>
          <w:b/>
          <w:bCs/>
        </w:rPr>
        <w:t>Коллекция:</w:t>
      </w:r>
      <w:r w:rsidRPr="00394EC1">
        <w:t xml:space="preserve"> не хранит контент, содержит только правила фильтрации, порядок сортировки и список вручную закреплённых элементов.</w:t>
      </w:r>
    </w:p>
    <w:p w14:paraId="6A2C0EC6" w14:textId="77777777" w:rsidR="00394EC1" w:rsidRPr="00394EC1" w:rsidRDefault="00394EC1" w:rsidP="00394EC1">
      <w:r w:rsidRPr="00394EC1">
        <w:rPr>
          <w:b/>
          <w:bCs/>
        </w:rPr>
        <w:t>Правила жизненного цикла блока:</w:t>
      </w:r>
    </w:p>
    <w:p w14:paraId="373FACC7" w14:textId="77777777" w:rsidR="00394EC1" w:rsidRPr="00394EC1" w:rsidRDefault="00394EC1" w:rsidP="00394EC1">
      <w:pPr>
        <w:numPr>
          <w:ilvl w:val="0"/>
          <w:numId w:val="16"/>
        </w:numPr>
      </w:pPr>
      <w:r w:rsidRPr="00394EC1">
        <w:t>Создание атомарно. Если операция прервана, данные не остаются в частичном состоянии.</w:t>
      </w:r>
    </w:p>
    <w:p w14:paraId="20D428E2" w14:textId="77777777" w:rsidR="00394EC1" w:rsidRPr="00394EC1" w:rsidRDefault="00394EC1" w:rsidP="00394EC1">
      <w:pPr>
        <w:numPr>
          <w:ilvl w:val="0"/>
          <w:numId w:val="16"/>
        </w:numPr>
      </w:pPr>
      <w:r w:rsidRPr="00394EC1">
        <w:t>Удаление всегда мягкое. Запись помечается как перемещённая в корзину. Физическое удаление происходит только после истечения срока хранения или явного подтверждения.</w:t>
      </w:r>
    </w:p>
    <w:p w14:paraId="063130BC" w14:textId="77777777" w:rsidR="00394EC1" w:rsidRPr="00394EC1" w:rsidRDefault="00394EC1" w:rsidP="00394EC1">
      <w:pPr>
        <w:numPr>
          <w:ilvl w:val="0"/>
          <w:numId w:val="16"/>
        </w:numPr>
      </w:pPr>
      <w:r w:rsidRPr="00394EC1">
        <w:t>Изменение метаданных не требует перезаписи файла на диске. Обновляется только индекс в базе данных.</w:t>
      </w:r>
    </w:p>
    <w:p w14:paraId="28274C7A" w14:textId="77777777" w:rsidR="00394EC1" w:rsidRPr="00394EC1" w:rsidRDefault="00394EC1" w:rsidP="00394EC1">
      <w:pPr>
        <w:numPr>
          <w:ilvl w:val="0"/>
          <w:numId w:val="16"/>
        </w:numPr>
      </w:pPr>
      <w:r w:rsidRPr="00394EC1">
        <w:lastRenderedPageBreak/>
        <w:t>Все блоки индексируются для полнотекстового и тегового поиска при создании. Индекс обновляется реактивно.</w:t>
      </w:r>
    </w:p>
    <w:p w14:paraId="06ADB64C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 xml:space="preserve">2.3 Система </w:t>
      </w:r>
      <w:proofErr w:type="spellStart"/>
      <w:r w:rsidRPr="00394EC1">
        <w:rPr>
          <w:b/>
          <w:bCs/>
        </w:rPr>
        <w:t>Workspaces</w:t>
      </w:r>
      <w:proofErr w:type="spellEnd"/>
      <w:r w:rsidRPr="00394EC1">
        <w:rPr>
          <w:b/>
          <w:bCs/>
        </w:rPr>
        <w:t>: Виртуальные коллекции</w:t>
      </w:r>
    </w:p>
    <w:p w14:paraId="51372A25" w14:textId="77777777" w:rsidR="00394EC1" w:rsidRPr="00394EC1" w:rsidRDefault="00394EC1" w:rsidP="00394EC1">
      <w:proofErr w:type="spellStart"/>
      <w:r w:rsidRPr="00394EC1">
        <w:t>Workspace</w:t>
      </w:r>
      <w:proofErr w:type="spellEnd"/>
      <w:r w:rsidRPr="00394EC1">
        <w:t xml:space="preserve"> — это не папка, а динамическое правило выборки. Приложение не перемещает файлы, оно вычисляет принадлежность на лету или кэширует результат выборки.</w:t>
      </w:r>
    </w:p>
    <w:p w14:paraId="4C58B18C" w14:textId="77777777" w:rsidR="00394EC1" w:rsidRPr="00394EC1" w:rsidRDefault="00394EC1" w:rsidP="00394EC1">
      <w:r w:rsidRPr="00394EC1">
        <w:rPr>
          <w:b/>
          <w:bCs/>
        </w:rPr>
        <w:t xml:space="preserve">Архитектура правила </w:t>
      </w:r>
      <w:proofErr w:type="spellStart"/>
      <w:r w:rsidRPr="00394EC1">
        <w:rPr>
          <w:b/>
          <w:bCs/>
        </w:rPr>
        <w:t>Workspace</w:t>
      </w:r>
      <w:proofErr w:type="spellEnd"/>
      <w:r w:rsidRPr="00394EC1">
        <w:rPr>
          <w:b/>
          <w:bCs/>
        </w:rPr>
        <w:t>:</w:t>
      </w:r>
    </w:p>
    <w:p w14:paraId="01A0151D" w14:textId="77777777" w:rsidR="00394EC1" w:rsidRPr="00394EC1" w:rsidRDefault="00394EC1" w:rsidP="00394EC1">
      <w:pPr>
        <w:numPr>
          <w:ilvl w:val="0"/>
          <w:numId w:val="17"/>
        </w:numPr>
      </w:pPr>
      <w:r w:rsidRPr="00394EC1">
        <w:rPr>
          <w:b/>
          <w:bCs/>
        </w:rPr>
        <w:t>Фильтры включений:</w:t>
      </w:r>
      <w:r w:rsidRPr="00394EC1">
        <w:t xml:space="preserve"> теги, типы контента, диапазоны дат, минимальное/максимальное разрешение, наличие заметок.</w:t>
      </w:r>
    </w:p>
    <w:p w14:paraId="7556B76C" w14:textId="77777777" w:rsidR="00394EC1" w:rsidRPr="00394EC1" w:rsidRDefault="00394EC1" w:rsidP="00394EC1">
      <w:pPr>
        <w:numPr>
          <w:ilvl w:val="0"/>
          <w:numId w:val="17"/>
        </w:numPr>
      </w:pPr>
      <w:r w:rsidRPr="00394EC1">
        <w:rPr>
          <w:b/>
          <w:bCs/>
        </w:rPr>
        <w:t>Фильтры исключений:</w:t>
      </w:r>
      <w:r w:rsidRPr="00394EC1">
        <w:t xml:space="preserve"> негативные теги, скрытые форматы, архивные блоки, контент с определёнными мета-флагами.</w:t>
      </w:r>
    </w:p>
    <w:p w14:paraId="1AC7ABCA" w14:textId="77777777" w:rsidR="00394EC1" w:rsidRPr="00394EC1" w:rsidRDefault="00394EC1" w:rsidP="00394EC1">
      <w:pPr>
        <w:numPr>
          <w:ilvl w:val="0"/>
          <w:numId w:val="17"/>
        </w:numPr>
      </w:pPr>
      <w:r w:rsidRPr="00394EC1">
        <w:rPr>
          <w:b/>
          <w:bCs/>
        </w:rPr>
        <w:t>Логика объединения:</w:t>
      </w:r>
      <w:r w:rsidRPr="00394EC1">
        <w:t xml:space="preserve"> ИЛИ для групп тегов, И для пересечения категорий, приоритет ручных закреплений над автоматическими правилами.</w:t>
      </w:r>
    </w:p>
    <w:p w14:paraId="791625A4" w14:textId="77777777" w:rsidR="00394EC1" w:rsidRPr="00394EC1" w:rsidRDefault="00394EC1" w:rsidP="00394EC1">
      <w:pPr>
        <w:numPr>
          <w:ilvl w:val="0"/>
          <w:numId w:val="17"/>
        </w:numPr>
      </w:pPr>
      <w:r w:rsidRPr="00394EC1">
        <w:rPr>
          <w:b/>
          <w:bCs/>
        </w:rPr>
        <w:t>Сортировка и группировка:</w:t>
      </w:r>
      <w:r w:rsidRPr="00394EC1">
        <w:t xml:space="preserve"> настраивается пользователем на уровне каждого </w:t>
      </w:r>
      <w:proofErr w:type="spellStart"/>
      <w:r w:rsidRPr="00394EC1">
        <w:t>Workspace</w:t>
      </w:r>
      <w:proofErr w:type="spellEnd"/>
      <w:r w:rsidRPr="00394EC1">
        <w:t xml:space="preserve"> (по дате, по популярности тегов, по визуальной схожести, хронология).</w:t>
      </w:r>
    </w:p>
    <w:p w14:paraId="61AF0CCC" w14:textId="77777777" w:rsidR="00394EC1" w:rsidRPr="00394EC1" w:rsidRDefault="00394EC1" w:rsidP="00394EC1">
      <w:r w:rsidRPr="00394EC1">
        <w:rPr>
          <w:b/>
          <w:bCs/>
        </w:rPr>
        <w:t>Поведение и синхронизация состояния:</w:t>
      </w:r>
    </w:p>
    <w:p w14:paraId="138AD0A5" w14:textId="77777777" w:rsidR="00394EC1" w:rsidRPr="00394EC1" w:rsidRDefault="00394EC1" w:rsidP="00394EC1">
      <w:pPr>
        <w:numPr>
          <w:ilvl w:val="0"/>
          <w:numId w:val="18"/>
        </w:numPr>
      </w:pPr>
      <w:r w:rsidRPr="00394EC1">
        <w:t>Создание или редактирование правила мгновенно пересчитывает виджет галереи без перезагрузки экрана.</w:t>
      </w:r>
    </w:p>
    <w:p w14:paraId="4F72F7F2" w14:textId="77777777" w:rsidR="00394EC1" w:rsidRPr="00394EC1" w:rsidRDefault="00394EC1" w:rsidP="00394EC1">
      <w:pPr>
        <w:numPr>
          <w:ilvl w:val="0"/>
          <w:numId w:val="18"/>
        </w:numPr>
      </w:pPr>
      <w:r w:rsidRPr="00394EC1">
        <w:t xml:space="preserve">При изменении тега у блока все затронутые </w:t>
      </w:r>
      <w:proofErr w:type="spellStart"/>
      <w:r w:rsidRPr="00394EC1">
        <w:t>Workspace</w:t>
      </w:r>
      <w:proofErr w:type="spellEnd"/>
      <w:r w:rsidRPr="00394EC1">
        <w:t xml:space="preserve"> обновляются реактивно.</w:t>
      </w:r>
    </w:p>
    <w:p w14:paraId="089EECFD" w14:textId="77777777" w:rsidR="00394EC1" w:rsidRPr="00394EC1" w:rsidRDefault="00394EC1" w:rsidP="00394EC1">
      <w:pPr>
        <w:numPr>
          <w:ilvl w:val="0"/>
          <w:numId w:val="18"/>
        </w:numPr>
      </w:pPr>
      <w:r w:rsidRPr="00394EC1">
        <w:t xml:space="preserve">Конфигурация каждого </w:t>
      </w:r>
      <w:proofErr w:type="spellStart"/>
      <w:r w:rsidRPr="00394EC1">
        <w:t>Workspace</w:t>
      </w:r>
      <w:proofErr w:type="spellEnd"/>
      <w:r w:rsidRPr="00394EC1">
        <w:t xml:space="preserve"> (режим сетки, закреплённые чипы, позиция </w:t>
      </w:r>
      <w:proofErr w:type="spellStart"/>
      <w:r w:rsidRPr="00394EC1">
        <w:t>скролла</w:t>
      </w:r>
      <w:proofErr w:type="spellEnd"/>
      <w:r w:rsidRPr="00394EC1">
        <w:t>, активные фильтры) сохраняется локально.</w:t>
      </w:r>
    </w:p>
    <w:p w14:paraId="53F652DE" w14:textId="77777777" w:rsidR="00394EC1" w:rsidRPr="00394EC1" w:rsidRDefault="00394EC1" w:rsidP="00394EC1">
      <w:pPr>
        <w:numPr>
          <w:ilvl w:val="0"/>
          <w:numId w:val="18"/>
        </w:numPr>
      </w:pPr>
      <w:r w:rsidRPr="00394EC1">
        <w:t xml:space="preserve">Виртуальный режим (по умолчанию): файлы остаются на оригинальных путях. Приложение хранит маппинг </w:t>
      </w:r>
      <w:proofErr w:type="spellStart"/>
      <w:r w:rsidRPr="00394EC1">
        <w:t>Workspace</w:t>
      </w:r>
      <w:proofErr w:type="spellEnd"/>
      <w:r w:rsidRPr="00394EC1">
        <w:t xml:space="preserve"> → ID блоков.</w:t>
      </w:r>
    </w:p>
    <w:p w14:paraId="2BD5E7E4" w14:textId="77777777" w:rsidR="00394EC1" w:rsidRPr="00394EC1" w:rsidRDefault="00394EC1" w:rsidP="00394EC1">
      <w:pPr>
        <w:numPr>
          <w:ilvl w:val="0"/>
          <w:numId w:val="18"/>
        </w:numPr>
      </w:pPr>
      <w:r w:rsidRPr="00394EC1">
        <w:t>Физический режим (опционально): создаются жёсткие ссылки в структурированных директориях. Логика приложения не меняется, различие только в способе доступа к файловой системе.</w:t>
      </w:r>
    </w:p>
    <w:p w14:paraId="482DD61E" w14:textId="77777777" w:rsidR="00394EC1" w:rsidRPr="00394EC1" w:rsidRDefault="00394EC1" w:rsidP="00394EC1">
      <w:r w:rsidRPr="00394EC1">
        <w:rPr>
          <w:b/>
          <w:bCs/>
        </w:rPr>
        <w:t>Правила принадлежности:</w:t>
      </w:r>
    </w:p>
    <w:p w14:paraId="217C10E5" w14:textId="77777777" w:rsidR="00394EC1" w:rsidRPr="00394EC1" w:rsidRDefault="00394EC1" w:rsidP="00394EC1">
      <w:pPr>
        <w:numPr>
          <w:ilvl w:val="0"/>
          <w:numId w:val="19"/>
        </w:numPr>
      </w:pPr>
      <w:r w:rsidRPr="00394EC1">
        <w:t xml:space="preserve">Блок может принадлежать любому количеству </w:t>
      </w:r>
      <w:proofErr w:type="spellStart"/>
      <w:r w:rsidRPr="00394EC1">
        <w:t>Workspace</w:t>
      </w:r>
      <w:proofErr w:type="spellEnd"/>
      <w:r w:rsidRPr="00394EC1">
        <w:t xml:space="preserve"> одновременно.</w:t>
      </w:r>
    </w:p>
    <w:p w14:paraId="2FA0EC6C" w14:textId="77777777" w:rsidR="00394EC1" w:rsidRPr="00394EC1" w:rsidRDefault="00394EC1" w:rsidP="00394EC1">
      <w:pPr>
        <w:numPr>
          <w:ilvl w:val="0"/>
          <w:numId w:val="19"/>
        </w:numPr>
      </w:pPr>
      <w:r w:rsidRPr="00394EC1">
        <w:t xml:space="preserve">Удаление блока из одного </w:t>
      </w:r>
      <w:proofErr w:type="spellStart"/>
      <w:r w:rsidRPr="00394EC1">
        <w:t>Workspace</w:t>
      </w:r>
      <w:proofErr w:type="spellEnd"/>
      <w:r w:rsidRPr="00394EC1">
        <w:t xml:space="preserve"> не удаляет его из других и не затрагивает оригинальный файл.</w:t>
      </w:r>
    </w:p>
    <w:p w14:paraId="4B9AACCC" w14:textId="77777777" w:rsidR="00394EC1" w:rsidRPr="00394EC1" w:rsidRDefault="00394EC1" w:rsidP="00394EC1">
      <w:pPr>
        <w:numPr>
          <w:ilvl w:val="0"/>
          <w:numId w:val="19"/>
        </w:numPr>
      </w:pPr>
      <w:r w:rsidRPr="00394EC1">
        <w:t xml:space="preserve">Дубликаты файлов предотвращаются на уровне уникального </w:t>
      </w:r>
      <w:proofErr w:type="spellStart"/>
      <w:r w:rsidRPr="00394EC1">
        <w:t>хеша</w:t>
      </w:r>
      <w:proofErr w:type="spellEnd"/>
      <w:r w:rsidRPr="00394EC1">
        <w:t xml:space="preserve"> содержимого, а не пути.</w:t>
      </w:r>
    </w:p>
    <w:p w14:paraId="07E3E57B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lastRenderedPageBreak/>
        <w:t>2.4 Управление состоянием и реактивность</w:t>
      </w:r>
    </w:p>
    <w:p w14:paraId="4CE74B37" w14:textId="77777777" w:rsidR="00394EC1" w:rsidRPr="00394EC1" w:rsidRDefault="00394EC1" w:rsidP="00394EC1">
      <w:r w:rsidRPr="00394EC1">
        <w:t>Состояние приложения управляется через единую реактивную шину. Данные текут однонаправленно: Источник состояния → Преобразование → Представление.</w:t>
      </w:r>
    </w:p>
    <w:p w14:paraId="603D6B46" w14:textId="77777777" w:rsidR="00394EC1" w:rsidRPr="00394EC1" w:rsidRDefault="00394EC1" w:rsidP="00394EC1">
      <w:r w:rsidRPr="00394EC1">
        <w:rPr>
          <w:b/>
          <w:bCs/>
        </w:rPr>
        <w:t>Иерархия провайдеров:</w:t>
      </w:r>
    </w:p>
    <w:p w14:paraId="2F4944A8" w14:textId="77777777" w:rsidR="00394EC1" w:rsidRPr="00394EC1" w:rsidRDefault="00394EC1" w:rsidP="00394EC1">
      <w:pPr>
        <w:numPr>
          <w:ilvl w:val="0"/>
          <w:numId w:val="20"/>
        </w:numPr>
      </w:pPr>
      <w:r w:rsidRPr="00394EC1">
        <w:rPr>
          <w:b/>
          <w:bCs/>
        </w:rPr>
        <w:t>Базовые:</w:t>
      </w:r>
      <w:r w:rsidRPr="00394EC1">
        <w:t xml:space="preserve"> конфигурация приложения, подключение к локальной базе данных, сетевой клиент, менеджер изолятов, хранилище настроек пользователя.</w:t>
      </w:r>
    </w:p>
    <w:p w14:paraId="28DBADE9" w14:textId="77777777" w:rsidR="00394EC1" w:rsidRPr="00394EC1" w:rsidRDefault="00394EC1" w:rsidP="00394EC1">
      <w:pPr>
        <w:numPr>
          <w:ilvl w:val="0"/>
          <w:numId w:val="20"/>
        </w:numPr>
      </w:pPr>
      <w:r w:rsidRPr="00394EC1">
        <w:rPr>
          <w:b/>
          <w:bCs/>
        </w:rPr>
        <w:t>Репозитории:</w:t>
      </w:r>
      <w:r w:rsidRPr="00394EC1">
        <w:t xml:space="preserve"> абстрактные интерфейсы для операций CRUD, поиска, фильтрации, тегирования и синхронизации.</w:t>
      </w:r>
    </w:p>
    <w:p w14:paraId="0EAB850F" w14:textId="77777777" w:rsidR="00394EC1" w:rsidRPr="00394EC1" w:rsidRDefault="00394EC1" w:rsidP="00394EC1">
      <w:pPr>
        <w:numPr>
          <w:ilvl w:val="0"/>
          <w:numId w:val="20"/>
        </w:numPr>
      </w:pPr>
      <w:proofErr w:type="spellStart"/>
      <w:r w:rsidRPr="00394EC1">
        <w:rPr>
          <w:b/>
          <w:bCs/>
        </w:rPr>
        <w:t>Фичевые</w:t>
      </w:r>
      <w:proofErr w:type="spellEnd"/>
      <w:r w:rsidRPr="00394EC1">
        <w:rPr>
          <w:b/>
          <w:bCs/>
        </w:rPr>
        <w:t>:</w:t>
      </w:r>
      <w:r w:rsidRPr="00394EC1">
        <w:t xml:space="preserve"> состояния </w:t>
      </w:r>
      <w:proofErr w:type="spellStart"/>
      <w:r w:rsidRPr="00394EC1">
        <w:t>Workspaces</w:t>
      </w:r>
      <w:proofErr w:type="spellEnd"/>
      <w:r w:rsidRPr="00394EC1">
        <w:t>, пулы тегов, активные фильтры, статус сканирования, история навигации.</w:t>
      </w:r>
    </w:p>
    <w:p w14:paraId="651C59E1" w14:textId="77777777" w:rsidR="00394EC1" w:rsidRPr="00394EC1" w:rsidRDefault="00394EC1" w:rsidP="00394EC1">
      <w:pPr>
        <w:numPr>
          <w:ilvl w:val="0"/>
          <w:numId w:val="20"/>
        </w:numPr>
      </w:pPr>
      <w:r w:rsidRPr="00394EC1">
        <w:rPr>
          <w:b/>
          <w:bCs/>
        </w:rPr>
        <w:t>UI-представления:</w:t>
      </w:r>
      <w:r w:rsidRPr="00394EC1">
        <w:t xml:space="preserve"> локальное состояние виджетов (открыта ли панель, выбранный элемент сетки, анимация загрузки). Не содержат бизнес-данных.</w:t>
      </w:r>
    </w:p>
    <w:p w14:paraId="0BB0E6E1" w14:textId="77777777" w:rsidR="00394EC1" w:rsidRPr="00394EC1" w:rsidRDefault="00394EC1" w:rsidP="00394EC1">
      <w:r w:rsidRPr="00394EC1">
        <w:rPr>
          <w:b/>
          <w:bCs/>
        </w:rPr>
        <w:t>Обработка асинхронных потоков:</w:t>
      </w:r>
    </w:p>
    <w:p w14:paraId="1C960CEC" w14:textId="77777777" w:rsidR="00394EC1" w:rsidRPr="00394EC1" w:rsidRDefault="00394EC1" w:rsidP="00394EC1">
      <w:pPr>
        <w:numPr>
          <w:ilvl w:val="0"/>
          <w:numId w:val="21"/>
        </w:numPr>
      </w:pPr>
      <w:r w:rsidRPr="00394EC1">
        <w:t>Все состояния загрузки, успеха и ошибки описываются единым типом-обёрткой.</w:t>
      </w:r>
    </w:p>
    <w:p w14:paraId="437A82A4" w14:textId="77777777" w:rsidR="00394EC1" w:rsidRPr="00394EC1" w:rsidRDefault="00394EC1" w:rsidP="00394EC1">
      <w:pPr>
        <w:numPr>
          <w:ilvl w:val="0"/>
          <w:numId w:val="21"/>
        </w:numPr>
      </w:pPr>
      <w:r w:rsidRPr="00394EC1">
        <w:t xml:space="preserve">Виджеты реагируют на изменения состояния автоматически. Нет ручных вызовов </w:t>
      </w:r>
      <w:proofErr w:type="spellStart"/>
      <w:r w:rsidRPr="00394EC1">
        <w:t>setState</w:t>
      </w:r>
      <w:proofErr w:type="spellEnd"/>
      <w:r w:rsidRPr="00394EC1">
        <w:t xml:space="preserve"> для данных.</w:t>
      </w:r>
    </w:p>
    <w:p w14:paraId="4DF29D4D" w14:textId="77777777" w:rsidR="00394EC1" w:rsidRPr="00394EC1" w:rsidRDefault="00394EC1" w:rsidP="00394EC1">
      <w:pPr>
        <w:numPr>
          <w:ilvl w:val="0"/>
          <w:numId w:val="21"/>
        </w:numPr>
      </w:pPr>
      <w:r w:rsidRPr="00394EC1">
        <w:t>Ошибки не пробрасываются в UI как исключения. Они преобразуются в описательные объекты состояния с инструкциями по восстановлению.</w:t>
      </w:r>
    </w:p>
    <w:p w14:paraId="6F897700" w14:textId="77777777" w:rsidR="00394EC1" w:rsidRPr="00394EC1" w:rsidRDefault="00394EC1" w:rsidP="00394EC1">
      <w:pPr>
        <w:numPr>
          <w:ilvl w:val="0"/>
          <w:numId w:val="21"/>
        </w:numPr>
      </w:pPr>
      <w:r w:rsidRPr="00394EC1">
        <w:t xml:space="preserve">Кэширование результатов частых запросов (топ-теги, недавние блоки, активный </w:t>
      </w:r>
      <w:proofErr w:type="spellStart"/>
      <w:r w:rsidRPr="00394EC1">
        <w:t>Workspace</w:t>
      </w:r>
      <w:proofErr w:type="spellEnd"/>
      <w:r w:rsidRPr="00394EC1">
        <w:t xml:space="preserve">) хранится в памяти и </w:t>
      </w:r>
      <w:proofErr w:type="spellStart"/>
      <w:r w:rsidRPr="00394EC1">
        <w:t>инвалидируется</w:t>
      </w:r>
      <w:proofErr w:type="spellEnd"/>
      <w:r w:rsidRPr="00394EC1">
        <w:t xml:space="preserve"> при изменении источника.</w:t>
      </w:r>
    </w:p>
    <w:p w14:paraId="07A727A6" w14:textId="77777777" w:rsidR="00394EC1" w:rsidRPr="00394EC1" w:rsidRDefault="00394EC1" w:rsidP="00394EC1">
      <w:r w:rsidRPr="00394EC1">
        <w:rPr>
          <w:b/>
          <w:bCs/>
        </w:rPr>
        <w:t>Требования к изолятам:</w:t>
      </w:r>
    </w:p>
    <w:p w14:paraId="32A8CD78" w14:textId="77777777" w:rsidR="00394EC1" w:rsidRPr="00394EC1" w:rsidRDefault="00394EC1" w:rsidP="00394EC1">
      <w:pPr>
        <w:numPr>
          <w:ilvl w:val="0"/>
          <w:numId w:val="22"/>
        </w:numPr>
      </w:pPr>
      <w:r w:rsidRPr="00394EC1">
        <w:t xml:space="preserve">Тяжёлые операции (рекурсивное сканирование директорий, генерация </w:t>
      </w:r>
      <w:proofErr w:type="spellStart"/>
      <w:r w:rsidRPr="00394EC1">
        <w:t>хешей</w:t>
      </w:r>
      <w:proofErr w:type="spellEnd"/>
      <w:r w:rsidRPr="00394EC1">
        <w:t>, кодирование превью, пакетная запись в БД) выполняются в отдельных потоках.</w:t>
      </w:r>
    </w:p>
    <w:p w14:paraId="10DF36FC" w14:textId="77777777" w:rsidR="00394EC1" w:rsidRPr="00394EC1" w:rsidRDefault="00394EC1" w:rsidP="00394EC1">
      <w:pPr>
        <w:numPr>
          <w:ilvl w:val="0"/>
          <w:numId w:val="22"/>
        </w:numPr>
      </w:pPr>
      <w:r w:rsidRPr="00394EC1">
        <w:t xml:space="preserve">Передача данных между потоками происходит только через </w:t>
      </w:r>
      <w:proofErr w:type="spellStart"/>
      <w:r w:rsidRPr="00394EC1">
        <w:t>сериализуемые</w:t>
      </w:r>
      <w:proofErr w:type="spellEnd"/>
      <w:r w:rsidRPr="00394EC1">
        <w:t xml:space="preserve"> примитивы (строки, числа, булевы значения, списки). Передача сложных объектов запрещена.</w:t>
      </w:r>
    </w:p>
    <w:p w14:paraId="5E4D1279" w14:textId="77777777" w:rsidR="00394EC1" w:rsidRPr="00394EC1" w:rsidRDefault="00394EC1" w:rsidP="00394EC1">
      <w:pPr>
        <w:numPr>
          <w:ilvl w:val="0"/>
          <w:numId w:val="22"/>
        </w:numPr>
      </w:pPr>
      <w:r w:rsidRPr="00394EC1">
        <w:t>UI-поток никогда не блокируется ожиданием. Прогресс передаётся порционно, интерфейс обновляется плавно.</w:t>
      </w:r>
    </w:p>
    <w:p w14:paraId="4DCA9D40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2.5 Маршрутизация и контроль навигации</w:t>
      </w:r>
    </w:p>
    <w:p w14:paraId="70FF6C4D" w14:textId="77777777" w:rsidR="00394EC1" w:rsidRPr="00394EC1" w:rsidRDefault="00394EC1" w:rsidP="00394EC1">
      <w:r w:rsidRPr="00394EC1">
        <w:t>Навигация строится на едином декларативном роутере. История переходов сохраняется, поддерживает возврат и вперёд, не теряет контекст фильтров при переключении экранов.</w:t>
      </w:r>
    </w:p>
    <w:p w14:paraId="11EAADD4" w14:textId="77777777" w:rsidR="00394EC1" w:rsidRPr="00394EC1" w:rsidRDefault="00394EC1" w:rsidP="00394EC1">
      <w:r w:rsidRPr="00394EC1">
        <w:rPr>
          <w:b/>
          <w:bCs/>
        </w:rPr>
        <w:lastRenderedPageBreak/>
        <w:t>Структура маршрутов:</w:t>
      </w:r>
    </w:p>
    <w:p w14:paraId="731B4833" w14:textId="77777777" w:rsidR="00394EC1" w:rsidRPr="00394EC1" w:rsidRDefault="00394EC1" w:rsidP="00394EC1">
      <w:pPr>
        <w:numPr>
          <w:ilvl w:val="0"/>
          <w:numId w:val="23"/>
        </w:numPr>
      </w:pPr>
      <w:r w:rsidRPr="00394EC1">
        <w:t>Главная панель (</w:t>
      </w:r>
      <w:proofErr w:type="spellStart"/>
      <w:r w:rsidRPr="00394EC1">
        <w:t>Дашборд</w:t>
      </w:r>
      <w:proofErr w:type="spellEnd"/>
      <w:r w:rsidRPr="00394EC1">
        <w:t>): стартовая точка, отображает рекомендации, быстрые действия и сводку по коллекции.</w:t>
      </w:r>
    </w:p>
    <w:p w14:paraId="78ADB07B" w14:textId="77777777" w:rsidR="00394EC1" w:rsidRPr="00394EC1" w:rsidRDefault="00394EC1" w:rsidP="00394EC1">
      <w:pPr>
        <w:numPr>
          <w:ilvl w:val="0"/>
          <w:numId w:val="23"/>
        </w:numPr>
      </w:pPr>
      <w:r w:rsidRPr="00394EC1">
        <w:t xml:space="preserve">Контекст </w:t>
      </w:r>
      <w:proofErr w:type="spellStart"/>
      <w:r w:rsidRPr="00394EC1">
        <w:t>Workspace</w:t>
      </w:r>
      <w:proofErr w:type="spellEnd"/>
      <w:r w:rsidRPr="00394EC1">
        <w:t>: путь включает идентификатор коллекции. Сохраняет активные фильтры и режим отображения в параметрах маршрута.</w:t>
      </w:r>
    </w:p>
    <w:p w14:paraId="3A584483" w14:textId="77777777" w:rsidR="00394EC1" w:rsidRPr="00394EC1" w:rsidRDefault="00394EC1" w:rsidP="00394EC1">
      <w:pPr>
        <w:numPr>
          <w:ilvl w:val="0"/>
          <w:numId w:val="23"/>
        </w:numPr>
      </w:pPr>
      <w:r w:rsidRPr="00394EC1">
        <w:t xml:space="preserve">Полноэкранный просмотр медиа: отдельный маршрут с передачей идентификатора блока и индекса в текущей выборке. Поддерживает возврат в родительский контекст без потери позиции </w:t>
      </w:r>
      <w:proofErr w:type="spellStart"/>
      <w:r w:rsidRPr="00394EC1">
        <w:t>скролла</w:t>
      </w:r>
      <w:proofErr w:type="spellEnd"/>
      <w:r w:rsidRPr="00394EC1">
        <w:t>.</w:t>
      </w:r>
    </w:p>
    <w:p w14:paraId="674929BB" w14:textId="77777777" w:rsidR="00394EC1" w:rsidRPr="00394EC1" w:rsidRDefault="00394EC1" w:rsidP="00394EC1">
      <w:pPr>
        <w:numPr>
          <w:ilvl w:val="0"/>
          <w:numId w:val="23"/>
        </w:numPr>
      </w:pPr>
      <w:r w:rsidRPr="00394EC1">
        <w:t xml:space="preserve">Редактор заметок: изолированный маршрут для работы с текстом и вложениями. </w:t>
      </w:r>
      <w:proofErr w:type="spellStart"/>
      <w:r w:rsidRPr="00394EC1">
        <w:t>Автосохранение</w:t>
      </w:r>
      <w:proofErr w:type="spellEnd"/>
      <w:r w:rsidRPr="00394EC1">
        <w:t xml:space="preserve"> состояния при сворачивании или переключении.</w:t>
      </w:r>
    </w:p>
    <w:p w14:paraId="7CD2EA75" w14:textId="77777777" w:rsidR="00394EC1" w:rsidRPr="00394EC1" w:rsidRDefault="00394EC1" w:rsidP="00394EC1">
      <w:pPr>
        <w:numPr>
          <w:ilvl w:val="0"/>
          <w:numId w:val="23"/>
        </w:numPr>
      </w:pPr>
      <w:r w:rsidRPr="00394EC1">
        <w:t>Настройки: модальный или стековый маршрут, не сбрасывающий основной контекст приложения.</w:t>
      </w:r>
    </w:p>
    <w:p w14:paraId="4279908D" w14:textId="77777777" w:rsidR="00394EC1" w:rsidRPr="00394EC1" w:rsidRDefault="00394EC1" w:rsidP="00394EC1">
      <w:r w:rsidRPr="00394EC1">
        <w:rPr>
          <w:b/>
          <w:bCs/>
        </w:rPr>
        <w:t>Поведение истории:</w:t>
      </w:r>
    </w:p>
    <w:p w14:paraId="4CAB496A" w14:textId="77777777" w:rsidR="00394EC1" w:rsidRPr="00394EC1" w:rsidRDefault="00394EC1" w:rsidP="00394EC1">
      <w:pPr>
        <w:numPr>
          <w:ilvl w:val="0"/>
          <w:numId w:val="24"/>
        </w:numPr>
      </w:pPr>
      <w:r w:rsidRPr="00394EC1">
        <w:t xml:space="preserve">Каждый значимый переход (смена </w:t>
      </w:r>
      <w:proofErr w:type="spellStart"/>
      <w:r w:rsidRPr="00394EC1">
        <w:t>Workspace</w:t>
      </w:r>
      <w:proofErr w:type="spellEnd"/>
      <w:r w:rsidRPr="00394EC1">
        <w:t>, открытие медиа, применение сложного фильтра) создаёт запись в стеке.</w:t>
      </w:r>
    </w:p>
    <w:p w14:paraId="622C3954" w14:textId="77777777" w:rsidR="00394EC1" w:rsidRPr="00394EC1" w:rsidRDefault="00394EC1" w:rsidP="00394EC1">
      <w:pPr>
        <w:numPr>
          <w:ilvl w:val="0"/>
          <w:numId w:val="24"/>
        </w:numPr>
      </w:pPr>
      <w:r w:rsidRPr="00394EC1">
        <w:t>Навигация назад возвращает к предыдущему логическому состоянию, а не просто к предыдущему экрану.</w:t>
      </w:r>
    </w:p>
    <w:p w14:paraId="55A032D7" w14:textId="77777777" w:rsidR="00394EC1" w:rsidRPr="00394EC1" w:rsidRDefault="00394EC1" w:rsidP="00394EC1">
      <w:pPr>
        <w:numPr>
          <w:ilvl w:val="0"/>
          <w:numId w:val="24"/>
        </w:numPr>
      </w:pPr>
      <w:r w:rsidRPr="00394EC1">
        <w:t>При восстановлении сессии (перезапуск приложения) роутер автоматически направляет пользователя в последний активный контекст с восстановленными параметрами.</w:t>
      </w:r>
    </w:p>
    <w:p w14:paraId="7DCB4E73" w14:textId="77777777" w:rsidR="00394EC1" w:rsidRPr="00394EC1" w:rsidRDefault="00394EC1" w:rsidP="00394EC1">
      <w:pPr>
        <w:numPr>
          <w:ilvl w:val="0"/>
          <w:numId w:val="24"/>
        </w:numPr>
      </w:pPr>
      <w:r w:rsidRPr="00394EC1">
        <w:t>Глубокие ссылки (</w:t>
      </w:r>
      <w:proofErr w:type="spellStart"/>
      <w:r w:rsidRPr="00394EC1">
        <w:t>deep</w:t>
      </w:r>
      <w:proofErr w:type="spellEnd"/>
      <w:r w:rsidRPr="00394EC1">
        <w:t xml:space="preserve"> </w:t>
      </w:r>
      <w:proofErr w:type="spellStart"/>
      <w:r w:rsidRPr="00394EC1">
        <w:t>links</w:t>
      </w:r>
      <w:proofErr w:type="spellEnd"/>
      <w:r w:rsidRPr="00394EC1">
        <w:t xml:space="preserve">) обрабатываются через </w:t>
      </w:r>
      <w:proofErr w:type="spellStart"/>
      <w:r w:rsidRPr="00394EC1">
        <w:t>парсинг</w:t>
      </w:r>
      <w:proofErr w:type="spellEnd"/>
      <w:r w:rsidRPr="00394EC1">
        <w:t xml:space="preserve"> внешних параметров и трансляцию их во внутренние состояния фильтров.</w:t>
      </w:r>
    </w:p>
    <w:p w14:paraId="7B8D84A4" w14:textId="77777777" w:rsidR="00394EC1" w:rsidRPr="00394EC1" w:rsidRDefault="00394EC1" w:rsidP="00394EC1">
      <w:r w:rsidRPr="00394EC1">
        <w:rPr>
          <w:b/>
          <w:bCs/>
        </w:rPr>
        <w:t>Модальность и оверлеи:</w:t>
      </w:r>
    </w:p>
    <w:p w14:paraId="7F2672F2" w14:textId="77777777" w:rsidR="00394EC1" w:rsidRPr="00394EC1" w:rsidRDefault="00394EC1" w:rsidP="00394EC1">
      <w:pPr>
        <w:numPr>
          <w:ilvl w:val="0"/>
          <w:numId w:val="25"/>
        </w:numPr>
      </w:pPr>
      <w:r w:rsidRPr="00394EC1">
        <w:t>Быстрые действия (добавление тега, закрепление, экспорт) открываются как оверлеи поверх текущего контекста. Закрытие не разрушает состояние.</w:t>
      </w:r>
    </w:p>
    <w:p w14:paraId="0114B95C" w14:textId="77777777" w:rsidR="00394EC1" w:rsidRPr="00394EC1" w:rsidRDefault="00394EC1" w:rsidP="00394EC1">
      <w:pPr>
        <w:numPr>
          <w:ilvl w:val="0"/>
          <w:numId w:val="25"/>
        </w:numPr>
      </w:pPr>
      <w:r w:rsidRPr="00394EC1">
        <w:t>Диалоги подтверждения (удаление, смена режима организации, очистка кэша) блокируют взаимодействие с фоном до принятия решения.</w:t>
      </w:r>
    </w:p>
    <w:p w14:paraId="1317B340" w14:textId="77777777" w:rsidR="00394EC1" w:rsidRPr="00394EC1" w:rsidRDefault="00394EC1" w:rsidP="00394EC1">
      <w:pPr>
        <w:numPr>
          <w:ilvl w:val="0"/>
          <w:numId w:val="25"/>
        </w:numPr>
      </w:pPr>
      <w:r w:rsidRPr="00394EC1">
        <w:t>Анимации появления и скрытия маршрутов синхронизированы с пружинной физикой, описанной в Разделе 1. Прерывание жеста отменяет переход без артефактов.</w:t>
      </w:r>
    </w:p>
    <w:p w14:paraId="0F4453E7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2.6 Жёсткие правила генерации кода (Архитектура)</w:t>
      </w:r>
    </w:p>
    <w:p w14:paraId="4B5385FE" w14:textId="77777777" w:rsidR="00394EC1" w:rsidRPr="00394EC1" w:rsidRDefault="00394EC1" w:rsidP="00394EC1">
      <w:r w:rsidRPr="00394EC1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5E4844E4" w14:textId="77777777" w:rsidR="00394EC1" w:rsidRPr="00394EC1" w:rsidRDefault="00394EC1" w:rsidP="00394EC1">
      <w:pPr>
        <w:numPr>
          <w:ilvl w:val="0"/>
          <w:numId w:val="26"/>
        </w:numPr>
      </w:pPr>
      <w:r w:rsidRPr="00394EC1">
        <w:rPr>
          <w:b/>
          <w:bCs/>
        </w:rPr>
        <w:lastRenderedPageBreak/>
        <w:t>Запрет бизнес-логики в представлении.</w:t>
      </w:r>
      <w:r w:rsidRPr="00394EC1">
        <w:t xml:space="preserve"> Виджеты только </w:t>
      </w:r>
      <w:proofErr w:type="spellStart"/>
      <w:r w:rsidRPr="00394EC1">
        <w:t>отрисовывают</w:t>
      </w:r>
      <w:proofErr w:type="spellEnd"/>
      <w:r w:rsidRPr="00394EC1">
        <w:t xml:space="preserve"> данные и передают события. Все вычисления, фильтрация и валидация происходят в слое домена или репозитория.</w:t>
      </w:r>
    </w:p>
    <w:p w14:paraId="1587B84C" w14:textId="77777777" w:rsidR="00394EC1" w:rsidRPr="00394EC1" w:rsidRDefault="00394EC1" w:rsidP="00394EC1">
      <w:pPr>
        <w:numPr>
          <w:ilvl w:val="0"/>
          <w:numId w:val="26"/>
        </w:numPr>
      </w:pPr>
      <w:r w:rsidRPr="00394EC1">
        <w:rPr>
          <w:b/>
          <w:bCs/>
        </w:rPr>
        <w:t>Строгая типизация моделей.</w:t>
      </w:r>
      <w:r w:rsidRPr="00394EC1">
        <w:t xml:space="preserve"> Запрещено использование динамических типов в доменных сущностях. Все перечисления, статусы и категории описываются явно через замкнутые типы.</w:t>
      </w:r>
    </w:p>
    <w:p w14:paraId="12B5EA71" w14:textId="77777777" w:rsidR="00394EC1" w:rsidRPr="00394EC1" w:rsidRDefault="00394EC1" w:rsidP="00394EC1">
      <w:pPr>
        <w:numPr>
          <w:ilvl w:val="0"/>
          <w:numId w:val="26"/>
        </w:numPr>
      </w:pPr>
      <w:r w:rsidRPr="00394EC1">
        <w:rPr>
          <w:b/>
          <w:bCs/>
        </w:rPr>
        <w:t>Атомарность операций БД.</w:t>
      </w:r>
      <w:r w:rsidRPr="00394EC1">
        <w:t xml:space="preserve"> Любое действие, затрагивающее более одной записи или несколько таблиц (теги + связи + индекс), выполняется в транзакции. При ошибке происходит полный откат.</w:t>
      </w:r>
    </w:p>
    <w:p w14:paraId="67EFB8AE" w14:textId="77777777" w:rsidR="00394EC1" w:rsidRPr="00394EC1" w:rsidRDefault="00394EC1" w:rsidP="00394EC1">
      <w:pPr>
        <w:numPr>
          <w:ilvl w:val="0"/>
          <w:numId w:val="26"/>
        </w:numPr>
      </w:pPr>
      <w:r w:rsidRPr="00394EC1">
        <w:rPr>
          <w:b/>
          <w:bCs/>
        </w:rPr>
        <w:t>Изоляция побочных эффектов.</w:t>
      </w:r>
      <w:r w:rsidRPr="00394EC1">
        <w:t xml:space="preserve"> Запросы к файловой системе, сети или внешним API инкапсулированы в репозиториях. Презентационный слой не импортирует пакеты ввода-вывода.</w:t>
      </w:r>
    </w:p>
    <w:p w14:paraId="728CDDEC" w14:textId="77777777" w:rsidR="00394EC1" w:rsidRPr="00394EC1" w:rsidRDefault="00394EC1" w:rsidP="00394EC1">
      <w:pPr>
        <w:numPr>
          <w:ilvl w:val="0"/>
          <w:numId w:val="26"/>
        </w:numPr>
      </w:pPr>
      <w:r w:rsidRPr="00394EC1">
        <w:rPr>
          <w:b/>
          <w:bCs/>
        </w:rPr>
        <w:t>Обработка ошибок на границе фичи.</w:t>
      </w:r>
      <w:r w:rsidRPr="00394EC1">
        <w:t xml:space="preserve"> Каждый модуль имеет собственный обработчик исключений. Ошибки </w:t>
      </w:r>
      <w:proofErr w:type="spellStart"/>
      <w:r w:rsidRPr="00394EC1">
        <w:t>логируются</w:t>
      </w:r>
      <w:proofErr w:type="spellEnd"/>
      <w:r w:rsidRPr="00394EC1">
        <w:t>, преобразуются в пользовательские сообщения и не приводят к падению приложения.</w:t>
      </w:r>
    </w:p>
    <w:p w14:paraId="212AAA76" w14:textId="77777777" w:rsidR="00394EC1" w:rsidRPr="00394EC1" w:rsidRDefault="00394EC1" w:rsidP="00394EC1">
      <w:pPr>
        <w:numPr>
          <w:ilvl w:val="0"/>
          <w:numId w:val="26"/>
        </w:numPr>
      </w:pPr>
      <w:r w:rsidRPr="00394EC1">
        <w:rPr>
          <w:b/>
          <w:bCs/>
        </w:rPr>
        <w:t xml:space="preserve">Реактивная </w:t>
      </w:r>
      <w:proofErr w:type="spellStart"/>
      <w:r w:rsidRPr="00394EC1">
        <w:rPr>
          <w:b/>
          <w:bCs/>
        </w:rPr>
        <w:t>инвалидация</w:t>
      </w:r>
      <w:proofErr w:type="spellEnd"/>
      <w:r w:rsidRPr="00394EC1">
        <w:rPr>
          <w:b/>
          <w:bCs/>
        </w:rPr>
        <w:t xml:space="preserve"> кэша.</w:t>
      </w:r>
      <w:r w:rsidRPr="00394EC1">
        <w:t xml:space="preserve"> При изменении данных источник состояния автоматически уведомляет всех подписчиков. Ручное обновление UI запрещено.</w:t>
      </w:r>
    </w:p>
    <w:p w14:paraId="7CDA30ED" w14:textId="77777777" w:rsidR="00394EC1" w:rsidRPr="00394EC1" w:rsidRDefault="00394EC1" w:rsidP="00394EC1">
      <w:pPr>
        <w:numPr>
          <w:ilvl w:val="0"/>
          <w:numId w:val="26"/>
        </w:numPr>
      </w:pPr>
      <w:r w:rsidRPr="00394EC1">
        <w:rPr>
          <w:b/>
          <w:bCs/>
        </w:rPr>
        <w:t>Детерминированная навигация.</w:t>
      </w:r>
      <w:r w:rsidRPr="00394EC1">
        <w:t xml:space="preserve"> Роутер является единственным источником правды о текущем экране. Переходы между состояниями не дублируются через </w:t>
      </w:r>
      <w:proofErr w:type="spellStart"/>
      <w:r w:rsidRPr="00394EC1">
        <w:t>push</w:t>
      </w:r>
      <w:proofErr w:type="spellEnd"/>
      <w:r w:rsidRPr="00394EC1">
        <w:t>/</w:t>
      </w:r>
      <w:proofErr w:type="spellStart"/>
      <w:r w:rsidRPr="00394EC1">
        <w:t>pop</w:t>
      </w:r>
      <w:proofErr w:type="spellEnd"/>
      <w:r w:rsidRPr="00394EC1">
        <w:t xml:space="preserve"> без явной необходимости.</w:t>
      </w:r>
    </w:p>
    <w:p w14:paraId="5993FFEA" w14:textId="77777777" w:rsidR="00394EC1" w:rsidRPr="00394EC1" w:rsidRDefault="00394EC1" w:rsidP="00394EC1">
      <w:pPr>
        <w:numPr>
          <w:ilvl w:val="0"/>
          <w:numId w:val="26"/>
        </w:numPr>
      </w:pPr>
      <w:r w:rsidRPr="00394EC1">
        <w:rPr>
          <w:b/>
          <w:bCs/>
        </w:rPr>
        <w:t>Тестируемость слоёв.</w:t>
      </w:r>
      <w:r w:rsidRPr="00394EC1">
        <w:t xml:space="preserve"> Каждый репозиторий и доменная функция должны быть изолированы от UI. Это позволяет запускать юнит- и интеграционные тесты без рендеринга интерфейса.</w:t>
      </w:r>
    </w:p>
    <w:p w14:paraId="39C98D61" w14:textId="77777777" w:rsidR="00394EC1" w:rsidRDefault="00394EC1" w:rsidP="00394EC1">
      <w:pPr>
        <w:rPr>
          <w:rFonts w:cs="Segoe UI Emoji"/>
          <w:b/>
          <w:bCs/>
        </w:rPr>
      </w:pPr>
    </w:p>
    <w:p w14:paraId="07CBC58C" w14:textId="1B26C7BE" w:rsidR="00394EC1" w:rsidRPr="00394EC1" w:rsidRDefault="00394EC1" w:rsidP="00394EC1">
      <w:pPr>
        <w:rPr>
          <w:b/>
          <w:bCs/>
        </w:rPr>
      </w:pPr>
      <w:r w:rsidRPr="00394EC1">
        <w:rPr>
          <w:rFonts w:ascii="Segoe UI Emoji" w:hAnsi="Segoe UI Emoji" w:cs="Segoe UI Emoji"/>
          <w:b/>
          <w:bCs/>
        </w:rPr>
        <w:t>📘</w:t>
      </w:r>
      <w:r w:rsidRPr="00394EC1">
        <w:rPr>
          <w:b/>
          <w:bCs/>
        </w:rPr>
        <w:t xml:space="preserve"> РАЗДЕЛ 3: ЕДИНАЯ МОДЕЛЬ КОНТЕНТА И СИСТЕМА РАБОТЫ С БЛОКАМИ</w:t>
      </w:r>
    </w:p>
    <w:p w14:paraId="2F664854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3.1 Философия единого контента: «Всё — блок, всё — настраиваемо»</w:t>
      </w:r>
    </w:p>
    <w:p w14:paraId="01F18866" w14:textId="77777777" w:rsidR="00394EC1" w:rsidRPr="00394EC1" w:rsidRDefault="00394EC1" w:rsidP="00394EC1">
      <w:r w:rsidRPr="00394EC1">
        <w:t xml:space="preserve">GlubLink отвергает традиционное разделение на «файлы», «заметки» и «ссылки». Вместо этого используется единая абстракция — </w:t>
      </w:r>
      <w:r w:rsidRPr="00394EC1">
        <w:rPr>
          <w:b/>
          <w:bCs/>
        </w:rPr>
        <w:t>Контент-блок</w:t>
      </w:r>
      <w:r w:rsidRPr="00394EC1">
        <w:t xml:space="preserve">. Тип блока определяет лишь набор дополнительных полей и способ визуального представления, но не влияет на базовые операции: поиск, тегирование, привязку к </w:t>
      </w:r>
      <w:proofErr w:type="spellStart"/>
      <w:r w:rsidRPr="00394EC1">
        <w:t>Workspace</w:t>
      </w:r>
      <w:proofErr w:type="spellEnd"/>
      <w:r w:rsidRPr="00394EC1">
        <w:t>, экспорт.</w:t>
      </w:r>
    </w:p>
    <w:p w14:paraId="2A0A6847" w14:textId="77777777" w:rsidR="00394EC1" w:rsidRPr="00394EC1" w:rsidRDefault="00394EC1" w:rsidP="00394EC1">
      <w:r w:rsidRPr="00394EC1">
        <w:rPr>
          <w:b/>
          <w:bCs/>
        </w:rPr>
        <w:t>Мандаты модели:</w:t>
      </w:r>
    </w:p>
    <w:p w14:paraId="6C4F409D" w14:textId="77777777" w:rsidR="00394EC1" w:rsidRPr="00394EC1" w:rsidRDefault="00394EC1" w:rsidP="00394EC1">
      <w:pPr>
        <w:numPr>
          <w:ilvl w:val="0"/>
          <w:numId w:val="27"/>
        </w:numPr>
      </w:pPr>
      <w:r w:rsidRPr="00394EC1">
        <w:rPr>
          <w:b/>
          <w:bCs/>
        </w:rPr>
        <w:t>Единый интерфейс операций.</w:t>
      </w:r>
      <w:r w:rsidRPr="00394EC1">
        <w:t xml:space="preserve"> Любое действие (добавить тег, закрепить, связать, экспортировать) применяется одинаково ко всем типам блоков.</w:t>
      </w:r>
    </w:p>
    <w:p w14:paraId="376EA931" w14:textId="77777777" w:rsidR="00394EC1" w:rsidRPr="00394EC1" w:rsidRDefault="00394EC1" w:rsidP="00394EC1">
      <w:pPr>
        <w:numPr>
          <w:ilvl w:val="0"/>
          <w:numId w:val="27"/>
        </w:numPr>
      </w:pPr>
      <w:r w:rsidRPr="00394EC1">
        <w:rPr>
          <w:b/>
          <w:bCs/>
        </w:rPr>
        <w:lastRenderedPageBreak/>
        <w:t>Независимость от физического расположения.</w:t>
      </w:r>
      <w:r w:rsidRPr="00394EC1">
        <w:t xml:space="preserve"> Блок существует в приложении независимо от того, хранится ли его медиа-данные в файловой системе, в заметке или во внешнем ресурсе.</w:t>
      </w:r>
    </w:p>
    <w:p w14:paraId="2B5D94D8" w14:textId="77777777" w:rsidR="00394EC1" w:rsidRPr="00394EC1" w:rsidRDefault="00394EC1" w:rsidP="00394EC1">
      <w:pPr>
        <w:numPr>
          <w:ilvl w:val="0"/>
          <w:numId w:val="27"/>
        </w:numPr>
      </w:pPr>
      <w:r w:rsidRPr="00394EC1">
        <w:rPr>
          <w:b/>
          <w:bCs/>
        </w:rPr>
        <w:t>Реактивная связность.</w:t>
      </w:r>
      <w:r w:rsidRPr="00394EC1">
        <w:t xml:space="preserve"> Изменение метаданных одного блока мгновенно отражается во всех связанных представлениях (галерея, заметка, </w:t>
      </w:r>
      <w:proofErr w:type="spellStart"/>
      <w:r w:rsidRPr="00394EC1">
        <w:t>Workspace</w:t>
      </w:r>
      <w:proofErr w:type="spellEnd"/>
      <w:r w:rsidRPr="00394EC1">
        <w:t>).</w:t>
      </w:r>
    </w:p>
    <w:p w14:paraId="4023E65B" w14:textId="77777777" w:rsidR="00394EC1" w:rsidRPr="00394EC1" w:rsidRDefault="00394EC1" w:rsidP="00394EC1">
      <w:pPr>
        <w:numPr>
          <w:ilvl w:val="0"/>
          <w:numId w:val="27"/>
        </w:numPr>
      </w:pPr>
      <w:r w:rsidRPr="00394EC1">
        <w:rPr>
          <w:b/>
          <w:bCs/>
        </w:rPr>
        <w:t>Обратимость изменений.</w:t>
      </w:r>
      <w:r w:rsidRPr="00394EC1">
        <w:t xml:space="preserve"> Любое изменение блока (кроме физического удаления файла по явному подтверждению) может быть отменено в пределах сессии или через историю изменений.</w:t>
      </w:r>
    </w:p>
    <w:p w14:paraId="3C48FA44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3.2 Базовая структура Контент-блока</w:t>
      </w:r>
    </w:p>
    <w:p w14:paraId="56B5C7F0" w14:textId="77777777" w:rsidR="00394EC1" w:rsidRPr="00394EC1" w:rsidRDefault="00394EC1" w:rsidP="00394EC1">
      <w:r w:rsidRPr="00394EC1">
        <w:t>Каждый блок в системе содержит обязательный набор полей, определяющих его идентичность, состояние и связи. Эти поля присутствуют у всех типов блоков без исключения.</w:t>
      </w:r>
    </w:p>
    <w:p w14:paraId="16C415BC" w14:textId="77777777" w:rsidR="00394EC1" w:rsidRPr="00394EC1" w:rsidRDefault="00394EC1" w:rsidP="00394EC1">
      <w:r w:rsidRPr="00394EC1">
        <w:rPr>
          <w:b/>
          <w:bCs/>
        </w:rPr>
        <w:t>Обязательные поля (ядро блока):</w:t>
      </w:r>
    </w:p>
    <w:p w14:paraId="7B829513" w14:textId="77777777" w:rsidR="00394EC1" w:rsidRPr="00394EC1" w:rsidRDefault="00394EC1" w:rsidP="00394EC1">
      <w:pPr>
        <w:numPr>
          <w:ilvl w:val="0"/>
          <w:numId w:val="28"/>
        </w:numPr>
      </w:pPr>
      <w:r w:rsidRPr="00394EC1">
        <w:rPr>
          <w:b/>
          <w:bCs/>
        </w:rPr>
        <w:t>Идентификатор:</w:t>
      </w:r>
      <w:r w:rsidRPr="00394EC1">
        <w:t xml:space="preserve"> Уникальный UUID (версия 4), генерируемый при создании. Не изменяется в течение жизненного цикла.</w:t>
      </w:r>
    </w:p>
    <w:p w14:paraId="5B9DFA8E" w14:textId="77777777" w:rsidR="00394EC1" w:rsidRPr="00394EC1" w:rsidRDefault="00394EC1" w:rsidP="00394EC1">
      <w:pPr>
        <w:numPr>
          <w:ilvl w:val="0"/>
          <w:numId w:val="28"/>
        </w:numPr>
      </w:pPr>
      <w:r w:rsidRPr="00394EC1">
        <w:rPr>
          <w:b/>
          <w:bCs/>
        </w:rPr>
        <w:t>Тип сущности:</w:t>
      </w:r>
      <w:r w:rsidRPr="00394EC1">
        <w:t xml:space="preserve"> Одно из значений: Media, Note, Link, Collection. Определяет доступные дополнительные поля и способ рендеринга.</w:t>
      </w:r>
    </w:p>
    <w:p w14:paraId="56A1EEC7" w14:textId="77777777" w:rsidR="00394EC1" w:rsidRPr="00394EC1" w:rsidRDefault="00394EC1" w:rsidP="00394EC1">
      <w:pPr>
        <w:numPr>
          <w:ilvl w:val="0"/>
          <w:numId w:val="28"/>
        </w:numPr>
      </w:pPr>
      <w:r w:rsidRPr="00394EC1">
        <w:rPr>
          <w:b/>
          <w:bCs/>
        </w:rPr>
        <w:t>Дата создания:</w:t>
      </w:r>
      <w:r w:rsidRPr="00394EC1">
        <w:t xml:space="preserve"> Момент первого появления блока в системе (не дата файла на диске).</w:t>
      </w:r>
    </w:p>
    <w:p w14:paraId="1D52364A" w14:textId="77777777" w:rsidR="00394EC1" w:rsidRPr="00394EC1" w:rsidRDefault="00394EC1" w:rsidP="00394EC1">
      <w:pPr>
        <w:numPr>
          <w:ilvl w:val="0"/>
          <w:numId w:val="28"/>
        </w:numPr>
      </w:pPr>
      <w:r w:rsidRPr="00394EC1">
        <w:rPr>
          <w:b/>
          <w:bCs/>
        </w:rPr>
        <w:t>Дата добавления:</w:t>
      </w:r>
      <w:r w:rsidRPr="00394EC1">
        <w:t xml:space="preserve"> Момент, когда блок был импортирован или создан пользователем.</w:t>
      </w:r>
    </w:p>
    <w:p w14:paraId="75F9813B" w14:textId="77777777" w:rsidR="00394EC1" w:rsidRPr="00394EC1" w:rsidRDefault="00394EC1" w:rsidP="00394EC1">
      <w:pPr>
        <w:numPr>
          <w:ilvl w:val="0"/>
          <w:numId w:val="28"/>
        </w:numPr>
      </w:pPr>
      <w:r w:rsidRPr="00394EC1">
        <w:rPr>
          <w:b/>
          <w:bCs/>
        </w:rPr>
        <w:t>Дата последнего изменения</w:t>
      </w:r>
      <w:proofErr w:type="gramStart"/>
      <w:r w:rsidRPr="00394EC1">
        <w:rPr>
          <w:b/>
          <w:bCs/>
        </w:rPr>
        <w:t>:</w:t>
      </w:r>
      <w:r w:rsidRPr="00394EC1">
        <w:t xml:space="preserve"> Обновляется</w:t>
      </w:r>
      <w:proofErr w:type="gramEnd"/>
      <w:r w:rsidRPr="00394EC1">
        <w:t xml:space="preserve"> при любом изменении метаданных блока.</w:t>
      </w:r>
    </w:p>
    <w:p w14:paraId="7FDFB827" w14:textId="77777777" w:rsidR="00394EC1" w:rsidRPr="00394EC1" w:rsidRDefault="00394EC1" w:rsidP="00394EC1">
      <w:pPr>
        <w:numPr>
          <w:ilvl w:val="0"/>
          <w:numId w:val="28"/>
        </w:numPr>
      </w:pPr>
      <w:r w:rsidRPr="00394EC1">
        <w:rPr>
          <w:b/>
          <w:bCs/>
        </w:rPr>
        <w:t>Список тегов:</w:t>
      </w:r>
      <w:r w:rsidRPr="00394EC1">
        <w:t xml:space="preserve"> Массив идентификаторов тегов, привязанных к блоку. Порядок не имеет значения.</w:t>
      </w:r>
    </w:p>
    <w:p w14:paraId="44A8BCF5" w14:textId="77777777" w:rsidR="00394EC1" w:rsidRPr="00394EC1" w:rsidRDefault="00394EC1" w:rsidP="00394EC1">
      <w:pPr>
        <w:numPr>
          <w:ilvl w:val="0"/>
          <w:numId w:val="28"/>
        </w:numPr>
      </w:pPr>
      <w:r w:rsidRPr="00394EC1">
        <w:rPr>
          <w:b/>
          <w:bCs/>
        </w:rPr>
        <w:t>Список связей:</w:t>
      </w:r>
      <w:r w:rsidRPr="00394EC1">
        <w:t xml:space="preserve"> Массив объектов, описывающих связи с другими блоками (целевой блок, тип связи, метаданные связи).</w:t>
      </w:r>
    </w:p>
    <w:p w14:paraId="1865E889" w14:textId="77777777" w:rsidR="00394EC1" w:rsidRPr="00394EC1" w:rsidRDefault="00394EC1" w:rsidP="00394EC1">
      <w:pPr>
        <w:numPr>
          <w:ilvl w:val="0"/>
          <w:numId w:val="28"/>
        </w:numPr>
      </w:pPr>
      <w:r w:rsidRPr="00394EC1">
        <w:rPr>
          <w:b/>
          <w:bCs/>
        </w:rPr>
        <w:t>Флаги состояния:</w:t>
      </w:r>
    </w:p>
    <w:p w14:paraId="189687F8" w14:textId="77777777" w:rsidR="00394EC1" w:rsidRPr="00394EC1" w:rsidRDefault="00394EC1" w:rsidP="00394EC1">
      <w:pPr>
        <w:numPr>
          <w:ilvl w:val="1"/>
          <w:numId w:val="28"/>
        </w:numPr>
      </w:pPr>
      <w:proofErr w:type="spellStart"/>
      <w:r w:rsidRPr="00394EC1">
        <w:t>isFavorite</w:t>
      </w:r>
      <w:proofErr w:type="spellEnd"/>
      <w:r w:rsidRPr="00394EC1">
        <w:t>: Блок помечен как избранный.</w:t>
      </w:r>
    </w:p>
    <w:p w14:paraId="61EAF169" w14:textId="77777777" w:rsidR="00394EC1" w:rsidRPr="00394EC1" w:rsidRDefault="00394EC1" w:rsidP="00394EC1">
      <w:pPr>
        <w:numPr>
          <w:ilvl w:val="1"/>
          <w:numId w:val="28"/>
        </w:numPr>
      </w:pPr>
      <w:proofErr w:type="spellStart"/>
      <w:r w:rsidRPr="00394EC1">
        <w:t>isArchived</w:t>
      </w:r>
      <w:proofErr w:type="spellEnd"/>
      <w:r w:rsidRPr="00394EC1">
        <w:t>: Блок перемещён в архив (скрыт из обычных представлений).</w:t>
      </w:r>
    </w:p>
    <w:p w14:paraId="0D3C2B74" w14:textId="77777777" w:rsidR="00394EC1" w:rsidRPr="00394EC1" w:rsidRDefault="00394EC1" w:rsidP="00394EC1">
      <w:pPr>
        <w:numPr>
          <w:ilvl w:val="1"/>
          <w:numId w:val="28"/>
        </w:numPr>
      </w:pPr>
      <w:proofErr w:type="spellStart"/>
      <w:r w:rsidRPr="00394EC1">
        <w:t>isInRecycleBin</w:t>
      </w:r>
      <w:proofErr w:type="spellEnd"/>
      <w:r w:rsidRPr="00394EC1">
        <w:t>: Блок находится в корзине (подлежит удалению через 24 часа).</w:t>
      </w:r>
    </w:p>
    <w:p w14:paraId="585BC09B" w14:textId="77777777" w:rsidR="00394EC1" w:rsidRPr="00394EC1" w:rsidRDefault="00394EC1" w:rsidP="00394EC1">
      <w:pPr>
        <w:numPr>
          <w:ilvl w:val="1"/>
          <w:numId w:val="28"/>
        </w:numPr>
      </w:pPr>
      <w:proofErr w:type="spellStart"/>
      <w:r w:rsidRPr="00394EC1">
        <w:t>isHidden</w:t>
      </w:r>
      <w:proofErr w:type="spellEnd"/>
      <w:r w:rsidRPr="00394EC1">
        <w:t>: Блок скрыт вручную пользователем.</w:t>
      </w:r>
    </w:p>
    <w:p w14:paraId="52F8CE61" w14:textId="77777777" w:rsidR="00394EC1" w:rsidRPr="00394EC1" w:rsidRDefault="00394EC1" w:rsidP="00394EC1">
      <w:pPr>
        <w:numPr>
          <w:ilvl w:val="0"/>
          <w:numId w:val="28"/>
        </w:numPr>
      </w:pPr>
      <w:proofErr w:type="gramStart"/>
      <w:r w:rsidRPr="00394EC1">
        <w:rPr>
          <w:b/>
          <w:bCs/>
        </w:rPr>
        <w:t>Мета-данные</w:t>
      </w:r>
      <w:proofErr w:type="gramEnd"/>
      <w:r w:rsidRPr="00394EC1">
        <w:rPr>
          <w:b/>
          <w:bCs/>
        </w:rPr>
        <w:t xml:space="preserve"> безопасности:</w:t>
      </w:r>
    </w:p>
    <w:p w14:paraId="2E123170" w14:textId="77777777" w:rsidR="00394EC1" w:rsidRPr="00394EC1" w:rsidRDefault="00394EC1" w:rsidP="00394EC1">
      <w:pPr>
        <w:numPr>
          <w:ilvl w:val="1"/>
          <w:numId w:val="28"/>
        </w:numPr>
      </w:pPr>
      <w:proofErr w:type="spellStart"/>
      <w:r w:rsidRPr="00394EC1">
        <w:lastRenderedPageBreak/>
        <w:t>contentHash</w:t>
      </w:r>
      <w:proofErr w:type="spellEnd"/>
      <w:r w:rsidRPr="00394EC1">
        <w:t xml:space="preserve">: SHA-256 </w:t>
      </w:r>
      <w:proofErr w:type="spellStart"/>
      <w:r w:rsidRPr="00394EC1">
        <w:t>хеш</w:t>
      </w:r>
      <w:proofErr w:type="spellEnd"/>
      <w:r w:rsidRPr="00394EC1">
        <w:t xml:space="preserve"> содержимого (для медиа) или текста (для заметок). Используется для обнаружения дубликатов.</w:t>
      </w:r>
    </w:p>
    <w:p w14:paraId="0AFF5322" w14:textId="77777777" w:rsidR="00394EC1" w:rsidRPr="00394EC1" w:rsidRDefault="00394EC1" w:rsidP="00394EC1">
      <w:pPr>
        <w:numPr>
          <w:ilvl w:val="1"/>
          <w:numId w:val="28"/>
        </w:numPr>
      </w:pPr>
      <w:proofErr w:type="spellStart"/>
      <w:r w:rsidRPr="00394EC1">
        <w:t>sourcePath</w:t>
      </w:r>
      <w:proofErr w:type="spellEnd"/>
      <w:r w:rsidRPr="00394EC1">
        <w:t>: Исходный путь к файлу (для медиа) или URL (для ссылок). Может быть пустым для чисто текстовых заметок.</w:t>
      </w:r>
    </w:p>
    <w:p w14:paraId="0024F0BC" w14:textId="77777777" w:rsidR="00394EC1" w:rsidRPr="00394EC1" w:rsidRDefault="00394EC1" w:rsidP="00394EC1">
      <w:pPr>
        <w:numPr>
          <w:ilvl w:val="1"/>
          <w:numId w:val="28"/>
        </w:numPr>
      </w:pPr>
      <w:proofErr w:type="spellStart"/>
      <w:r w:rsidRPr="00394EC1">
        <w:t>integrityFlag</w:t>
      </w:r>
      <w:proofErr w:type="spellEnd"/>
      <w:r w:rsidRPr="00394EC1">
        <w:t>: Флаг целостности данных (валиден/повреждён/отсутствует).</w:t>
      </w:r>
    </w:p>
    <w:p w14:paraId="24340450" w14:textId="77777777" w:rsidR="00394EC1" w:rsidRPr="00394EC1" w:rsidRDefault="00394EC1" w:rsidP="00394EC1">
      <w:r w:rsidRPr="00394EC1">
        <w:rPr>
          <w:b/>
          <w:bCs/>
        </w:rPr>
        <w:t>Правила валидации ядра:</w:t>
      </w:r>
    </w:p>
    <w:p w14:paraId="7A962463" w14:textId="77777777" w:rsidR="00394EC1" w:rsidRPr="00394EC1" w:rsidRDefault="00394EC1" w:rsidP="00394EC1">
      <w:pPr>
        <w:numPr>
          <w:ilvl w:val="0"/>
          <w:numId w:val="29"/>
        </w:numPr>
      </w:pPr>
      <w:r w:rsidRPr="00394EC1">
        <w:t>Идентификатор должен быть уникальным в пределах всей базы данных.</w:t>
      </w:r>
    </w:p>
    <w:p w14:paraId="6CFEE272" w14:textId="77777777" w:rsidR="00394EC1" w:rsidRPr="00394EC1" w:rsidRDefault="00394EC1" w:rsidP="00394EC1">
      <w:pPr>
        <w:numPr>
          <w:ilvl w:val="0"/>
          <w:numId w:val="29"/>
        </w:numPr>
      </w:pPr>
      <w:r w:rsidRPr="00394EC1">
        <w:t>Дата создания не может быть позже даты добавления.</w:t>
      </w:r>
    </w:p>
    <w:p w14:paraId="0942329E" w14:textId="77777777" w:rsidR="00394EC1" w:rsidRPr="00394EC1" w:rsidRDefault="00394EC1" w:rsidP="00394EC1">
      <w:pPr>
        <w:numPr>
          <w:ilvl w:val="0"/>
          <w:numId w:val="29"/>
        </w:numPr>
      </w:pPr>
      <w:r w:rsidRPr="00394EC1">
        <w:t>Список тегов не может содержать дубликаты.</w:t>
      </w:r>
    </w:p>
    <w:p w14:paraId="4B9C8CF9" w14:textId="77777777" w:rsidR="00394EC1" w:rsidRPr="00394EC1" w:rsidRDefault="00394EC1" w:rsidP="00394EC1">
      <w:pPr>
        <w:numPr>
          <w:ilvl w:val="0"/>
          <w:numId w:val="29"/>
        </w:numPr>
      </w:pPr>
      <w:r w:rsidRPr="00394EC1">
        <w:t>Связи должны ссылаться на существующие блоки (проверка при сохранении).</w:t>
      </w:r>
    </w:p>
    <w:p w14:paraId="4FD9016D" w14:textId="77777777" w:rsidR="00394EC1" w:rsidRPr="00394EC1" w:rsidRDefault="00394EC1" w:rsidP="00394EC1">
      <w:pPr>
        <w:numPr>
          <w:ilvl w:val="0"/>
          <w:numId w:val="29"/>
        </w:numPr>
      </w:pPr>
      <w:r w:rsidRPr="00394EC1">
        <w:t>Флаги состояния взаимно исключают друг друга: блок не может одновременно находиться в архиве и в корзине.</w:t>
      </w:r>
    </w:p>
    <w:p w14:paraId="53188BB0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3.3 Специфика типов блоков</w:t>
      </w:r>
    </w:p>
    <w:p w14:paraId="6FB3B7A6" w14:textId="77777777" w:rsidR="00394EC1" w:rsidRPr="00394EC1" w:rsidRDefault="00394EC1" w:rsidP="00394EC1">
      <w:r w:rsidRPr="00394EC1">
        <w:t>Каждый тип блока расширяет базовую структуру тип-специфичными полями. Эти поля определяют способ хранения, отображения и обработки контента.</w:t>
      </w:r>
    </w:p>
    <w:p w14:paraId="5C995DE7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3.3.1 Блок типа «Медиа»</w:t>
      </w:r>
    </w:p>
    <w:p w14:paraId="02B457D7" w14:textId="77777777" w:rsidR="00394EC1" w:rsidRPr="00394EC1" w:rsidRDefault="00394EC1" w:rsidP="00394EC1">
      <w:r w:rsidRPr="00394EC1">
        <w:t>Представляет изображение, анимацию или видеофайл.</w:t>
      </w:r>
    </w:p>
    <w:p w14:paraId="5B9A7C51" w14:textId="77777777" w:rsidR="00394EC1" w:rsidRPr="00394EC1" w:rsidRDefault="00394EC1" w:rsidP="00394EC1">
      <w:r w:rsidRPr="00394EC1">
        <w:rPr>
          <w:b/>
          <w:bCs/>
        </w:rPr>
        <w:t>Дополнительные поля:</w:t>
      </w:r>
    </w:p>
    <w:p w14:paraId="50A00585" w14:textId="77777777" w:rsidR="00394EC1" w:rsidRPr="00394EC1" w:rsidRDefault="00394EC1" w:rsidP="00394EC1">
      <w:pPr>
        <w:numPr>
          <w:ilvl w:val="0"/>
          <w:numId w:val="30"/>
        </w:numPr>
      </w:pPr>
      <w:r w:rsidRPr="00394EC1">
        <w:rPr>
          <w:b/>
          <w:bCs/>
        </w:rPr>
        <w:t>Физические характеристики:</w:t>
      </w:r>
    </w:p>
    <w:p w14:paraId="2600A4D9" w14:textId="77777777" w:rsidR="00394EC1" w:rsidRPr="00394EC1" w:rsidRDefault="00394EC1" w:rsidP="00394EC1">
      <w:pPr>
        <w:numPr>
          <w:ilvl w:val="1"/>
          <w:numId w:val="30"/>
        </w:numPr>
      </w:pPr>
      <w:proofErr w:type="spellStart"/>
      <w:r w:rsidRPr="00394EC1">
        <w:t>width</w:t>
      </w:r>
      <w:proofErr w:type="spellEnd"/>
      <w:r w:rsidRPr="00394EC1">
        <w:t xml:space="preserve">, </w:t>
      </w:r>
      <w:proofErr w:type="spellStart"/>
      <w:r w:rsidRPr="00394EC1">
        <w:t>height</w:t>
      </w:r>
      <w:proofErr w:type="spellEnd"/>
      <w:r w:rsidRPr="00394EC1">
        <w:t>: Разрешение в пикселях.</w:t>
      </w:r>
    </w:p>
    <w:p w14:paraId="01C0D108" w14:textId="77777777" w:rsidR="00394EC1" w:rsidRPr="00394EC1" w:rsidRDefault="00394EC1" w:rsidP="00394EC1">
      <w:pPr>
        <w:numPr>
          <w:ilvl w:val="1"/>
          <w:numId w:val="30"/>
        </w:numPr>
      </w:pPr>
      <w:proofErr w:type="spellStart"/>
      <w:r w:rsidRPr="00394EC1">
        <w:t>duration</w:t>
      </w:r>
      <w:proofErr w:type="spellEnd"/>
      <w:r w:rsidRPr="00394EC1">
        <w:t xml:space="preserve">: Длительность в миллисекундах (для видео и анимаций, </w:t>
      </w:r>
      <w:proofErr w:type="spellStart"/>
      <w:r w:rsidRPr="00394EC1">
        <w:t>null</w:t>
      </w:r>
      <w:proofErr w:type="spellEnd"/>
      <w:r w:rsidRPr="00394EC1">
        <w:t xml:space="preserve"> для статичных изображений).</w:t>
      </w:r>
    </w:p>
    <w:p w14:paraId="5D1FDC39" w14:textId="77777777" w:rsidR="00394EC1" w:rsidRPr="00394EC1" w:rsidRDefault="00394EC1" w:rsidP="00394EC1">
      <w:pPr>
        <w:numPr>
          <w:ilvl w:val="1"/>
          <w:numId w:val="30"/>
        </w:numPr>
      </w:pPr>
      <w:proofErr w:type="spellStart"/>
      <w:r w:rsidRPr="00394EC1">
        <w:t>fileSize</w:t>
      </w:r>
      <w:proofErr w:type="spellEnd"/>
      <w:r w:rsidRPr="00394EC1">
        <w:t>: Размер файла в байтах.</w:t>
      </w:r>
    </w:p>
    <w:p w14:paraId="2A505904" w14:textId="77777777" w:rsidR="00394EC1" w:rsidRPr="00394EC1" w:rsidRDefault="00394EC1" w:rsidP="00394EC1">
      <w:pPr>
        <w:numPr>
          <w:ilvl w:val="1"/>
          <w:numId w:val="30"/>
        </w:numPr>
      </w:pPr>
      <w:proofErr w:type="spellStart"/>
      <w:r w:rsidRPr="00394EC1">
        <w:t>format</w:t>
      </w:r>
      <w:proofErr w:type="spellEnd"/>
      <w:r w:rsidRPr="00394EC1">
        <w:t>: Расширение файла (</w:t>
      </w:r>
      <w:proofErr w:type="spellStart"/>
      <w:r w:rsidRPr="00394EC1">
        <w:t>jpg</w:t>
      </w:r>
      <w:proofErr w:type="spellEnd"/>
      <w:r w:rsidRPr="00394EC1">
        <w:t xml:space="preserve">, </w:t>
      </w:r>
      <w:proofErr w:type="spellStart"/>
      <w:r w:rsidRPr="00394EC1">
        <w:t>png</w:t>
      </w:r>
      <w:proofErr w:type="spellEnd"/>
      <w:r w:rsidRPr="00394EC1">
        <w:t xml:space="preserve">, gif, mp4, </w:t>
      </w:r>
      <w:proofErr w:type="spellStart"/>
      <w:r w:rsidRPr="00394EC1">
        <w:t>webm</w:t>
      </w:r>
      <w:proofErr w:type="spellEnd"/>
      <w:r w:rsidRPr="00394EC1">
        <w:t>, и т.д.).</w:t>
      </w:r>
    </w:p>
    <w:p w14:paraId="6773C4EB" w14:textId="77777777" w:rsidR="00394EC1" w:rsidRPr="00394EC1" w:rsidRDefault="00394EC1" w:rsidP="00394EC1">
      <w:pPr>
        <w:numPr>
          <w:ilvl w:val="0"/>
          <w:numId w:val="30"/>
        </w:numPr>
      </w:pPr>
      <w:r w:rsidRPr="00394EC1">
        <w:rPr>
          <w:b/>
          <w:bCs/>
        </w:rPr>
        <w:t>Визуальные данные:</w:t>
      </w:r>
    </w:p>
    <w:p w14:paraId="5F565CBC" w14:textId="77777777" w:rsidR="00394EC1" w:rsidRPr="00394EC1" w:rsidRDefault="00394EC1" w:rsidP="00394EC1">
      <w:pPr>
        <w:numPr>
          <w:ilvl w:val="1"/>
          <w:numId w:val="30"/>
        </w:numPr>
      </w:pPr>
      <w:proofErr w:type="spellStart"/>
      <w:r w:rsidRPr="00394EC1">
        <w:t>thumbnailPath</w:t>
      </w:r>
      <w:proofErr w:type="spellEnd"/>
      <w:r w:rsidRPr="00394EC1">
        <w:t>: Путь к кэшированному превью (оптимизированное изображение для отображения в сетке).</w:t>
      </w:r>
    </w:p>
    <w:p w14:paraId="0F3091AF" w14:textId="77777777" w:rsidR="00394EC1" w:rsidRPr="00394EC1" w:rsidRDefault="00394EC1" w:rsidP="00394EC1">
      <w:pPr>
        <w:numPr>
          <w:ilvl w:val="1"/>
          <w:numId w:val="30"/>
        </w:numPr>
        <w:rPr>
          <w:lang w:val="en-US"/>
        </w:rPr>
      </w:pPr>
      <w:r w:rsidRPr="00394EC1">
        <w:rPr>
          <w:lang w:val="en-US"/>
        </w:rPr>
        <w:t xml:space="preserve">orientation: </w:t>
      </w:r>
      <w:r w:rsidRPr="00394EC1">
        <w:t>Ориентация</w:t>
      </w:r>
      <w:r w:rsidRPr="00394EC1">
        <w:rPr>
          <w:lang w:val="en-US"/>
        </w:rPr>
        <w:t xml:space="preserve"> (landscape, portrait, square).</w:t>
      </w:r>
    </w:p>
    <w:p w14:paraId="5551A3F1" w14:textId="77777777" w:rsidR="00394EC1" w:rsidRPr="00394EC1" w:rsidRDefault="00394EC1" w:rsidP="00394EC1">
      <w:pPr>
        <w:numPr>
          <w:ilvl w:val="0"/>
          <w:numId w:val="30"/>
        </w:numPr>
      </w:pPr>
      <w:r w:rsidRPr="00394EC1">
        <w:rPr>
          <w:b/>
          <w:bCs/>
        </w:rPr>
        <w:t>Метаданные файла:</w:t>
      </w:r>
    </w:p>
    <w:p w14:paraId="380B2553" w14:textId="77777777" w:rsidR="00394EC1" w:rsidRPr="00394EC1" w:rsidRDefault="00394EC1" w:rsidP="00394EC1">
      <w:pPr>
        <w:numPr>
          <w:ilvl w:val="1"/>
          <w:numId w:val="30"/>
        </w:numPr>
      </w:pPr>
      <w:proofErr w:type="spellStart"/>
      <w:r w:rsidRPr="00394EC1">
        <w:t>exifData</w:t>
      </w:r>
      <w:proofErr w:type="spellEnd"/>
      <w:r w:rsidRPr="00394EC1">
        <w:t>: Словарь метаданных EXIF (для изображений): дата съёмки, камера, настройки.</w:t>
      </w:r>
    </w:p>
    <w:p w14:paraId="1EA3B3A7" w14:textId="77777777" w:rsidR="00394EC1" w:rsidRPr="00394EC1" w:rsidRDefault="00394EC1" w:rsidP="00394EC1">
      <w:pPr>
        <w:numPr>
          <w:ilvl w:val="1"/>
          <w:numId w:val="30"/>
        </w:numPr>
      </w:pPr>
      <w:proofErr w:type="spellStart"/>
      <w:r w:rsidRPr="00394EC1">
        <w:lastRenderedPageBreak/>
        <w:t>colorPalette</w:t>
      </w:r>
      <w:proofErr w:type="spellEnd"/>
      <w:r w:rsidRPr="00394EC1">
        <w:t xml:space="preserve">: Доминирующие цвета (массив из 5 значений в формате </w:t>
      </w:r>
      <w:proofErr w:type="spellStart"/>
      <w:r w:rsidRPr="00394EC1">
        <w:t>hex</w:t>
      </w:r>
      <w:proofErr w:type="spellEnd"/>
      <w:r w:rsidRPr="00394EC1">
        <w:t>).</w:t>
      </w:r>
    </w:p>
    <w:p w14:paraId="092FC09F" w14:textId="77777777" w:rsidR="00394EC1" w:rsidRPr="00394EC1" w:rsidRDefault="00394EC1" w:rsidP="00394EC1">
      <w:pPr>
        <w:numPr>
          <w:ilvl w:val="0"/>
          <w:numId w:val="30"/>
        </w:numPr>
      </w:pPr>
      <w:r w:rsidRPr="00394EC1">
        <w:rPr>
          <w:b/>
          <w:bCs/>
        </w:rPr>
        <w:t>Состояние обработки:</w:t>
      </w:r>
    </w:p>
    <w:p w14:paraId="07FD5B06" w14:textId="77777777" w:rsidR="00394EC1" w:rsidRPr="00394EC1" w:rsidRDefault="00394EC1" w:rsidP="00394EC1">
      <w:pPr>
        <w:numPr>
          <w:ilvl w:val="1"/>
          <w:numId w:val="30"/>
        </w:numPr>
        <w:rPr>
          <w:lang w:val="en-US"/>
        </w:rPr>
      </w:pPr>
      <w:proofErr w:type="spellStart"/>
      <w:r w:rsidRPr="00394EC1">
        <w:rPr>
          <w:lang w:val="en-US"/>
        </w:rPr>
        <w:t>aiProcessingStatus</w:t>
      </w:r>
      <w:proofErr w:type="spellEnd"/>
      <w:r w:rsidRPr="00394EC1">
        <w:rPr>
          <w:lang w:val="en-US"/>
        </w:rPr>
        <w:t xml:space="preserve">: </w:t>
      </w:r>
      <w:r w:rsidRPr="00394EC1">
        <w:t>Статус</w:t>
      </w:r>
      <w:r w:rsidRPr="00394EC1">
        <w:rPr>
          <w:lang w:val="en-US"/>
        </w:rPr>
        <w:t xml:space="preserve"> </w:t>
      </w:r>
      <w:r w:rsidRPr="00394EC1">
        <w:t>обработки</w:t>
      </w:r>
      <w:r w:rsidRPr="00394EC1">
        <w:rPr>
          <w:lang w:val="en-US"/>
        </w:rPr>
        <w:t xml:space="preserve"> </w:t>
      </w:r>
      <w:r w:rsidRPr="00394EC1">
        <w:t>ИИ</w:t>
      </w:r>
      <w:r w:rsidRPr="00394EC1">
        <w:rPr>
          <w:lang w:val="en-US"/>
        </w:rPr>
        <w:t xml:space="preserve"> (pending, processing, completed, failed).</w:t>
      </w:r>
    </w:p>
    <w:p w14:paraId="1D999EB1" w14:textId="77777777" w:rsidR="00394EC1" w:rsidRPr="00394EC1" w:rsidRDefault="00394EC1" w:rsidP="00394EC1">
      <w:pPr>
        <w:numPr>
          <w:ilvl w:val="1"/>
          <w:numId w:val="30"/>
        </w:numPr>
      </w:pPr>
      <w:proofErr w:type="spellStart"/>
      <w:r w:rsidRPr="00394EC1">
        <w:t>embeddingVector</w:t>
      </w:r>
      <w:proofErr w:type="spellEnd"/>
      <w:r w:rsidRPr="00394EC1">
        <w:t>: Векторное представление изображения (512 значений) для визуального поиска.</w:t>
      </w:r>
    </w:p>
    <w:p w14:paraId="2969B7E8" w14:textId="77777777" w:rsidR="00394EC1" w:rsidRPr="00394EC1" w:rsidRDefault="00394EC1" w:rsidP="00394EC1">
      <w:r w:rsidRPr="00394EC1">
        <w:rPr>
          <w:b/>
          <w:bCs/>
        </w:rPr>
        <w:t>Правила обработки медиа-блоков:</w:t>
      </w:r>
    </w:p>
    <w:p w14:paraId="57C0FD52" w14:textId="77777777" w:rsidR="00394EC1" w:rsidRPr="00394EC1" w:rsidRDefault="00394EC1" w:rsidP="00394EC1">
      <w:pPr>
        <w:numPr>
          <w:ilvl w:val="0"/>
          <w:numId w:val="31"/>
        </w:numPr>
      </w:pPr>
      <w:r w:rsidRPr="00394EC1">
        <w:t>При импорте файла система автоматически извлекает физические характеристики и генерирует превью.</w:t>
      </w:r>
    </w:p>
    <w:p w14:paraId="21C31BEA" w14:textId="77777777" w:rsidR="00394EC1" w:rsidRPr="00394EC1" w:rsidRDefault="00394EC1" w:rsidP="00394EC1">
      <w:pPr>
        <w:numPr>
          <w:ilvl w:val="0"/>
          <w:numId w:val="31"/>
        </w:numPr>
      </w:pPr>
      <w:r w:rsidRPr="00394EC1">
        <w:t>Превью хранится в отдельном кэше с лимитом размера; при переполнении удаляются наименее используемые.</w:t>
      </w:r>
    </w:p>
    <w:p w14:paraId="5512B3C7" w14:textId="77777777" w:rsidR="00394EC1" w:rsidRPr="00394EC1" w:rsidRDefault="00394EC1" w:rsidP="00394EC1">
      <w:pPr>
        <w:numPr>
          <w:ilvl w:val="0"/>
          <w:numId w:val="31"/>
        </w:numPr>
      </w:pPr>
      <w:r w:rsidRPr="00394EC1">
        <w:t xml:space="preserve">Вектор </w:t>
      </w:r>
      <w:proofErr w:type="spellStart"/>
      <w:r w:rsidRPr="00394EC1">
        <w:t>эмбеддинга</w:t>
      </w:r>
      <w:proofErr w:type="spellEnd"/>
      <w:r w:rsidRPr="00394EC1">
        <w:t xml:space="preserve"> генерируется асинхронно; до его готовности блок доступен для ручного тегирования.</w:t>
      </w:r>
    </w:p>
    <w:p w14:paraId="4987B5FB" w14:textId="77777777" w:rsidR="00394EC1" w:rsidRPr="00394EC1" w:rsidRDefault="00394EC1" w:rsidP="00394EC1">
      <w:pPr>
        <w:numPr>
          <w:ilvl w:val="0"/>
          <w:numId w:val="31"/>
        </w:numPr>
      </w:pPr>
      <w:r w:rsidRPr="00394EC1">
        <w:t xml:space="preserve">Изменение исходного файла вне приложения помечает блок как </w:t>
      </w:r>
      <w:proofErr w:type="spellStart"/>
      <w:r w:rsidRPr="00394EC1">
        <w:t>integrityFlag</w:t>
      </w:r>
      <w:proofErr w:type="spellEnd"/>
      <w:r w:rsidRPr="00394EC1">
        <w:t xml:space="preserve">: </w:t>
      </w:r>
      <w:proofErr w:type="spellStart"/>
      <w:r w:rsidRPr="00394EC1">
        <w:t>missing</w:t>
      </w:r>
      <w:proofErr w:type="spellEnd"/>
      <w:r w:rsidRPr="00394EC1">
        <w:t>; пользователь получает уведомление.</w:t>
      </w:r>
    </w:p>
    <w:p w14:paraId="765D2C1B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3.3.2 Блок типа «Заметка»</w:t>
      </w:r>
    </w:p>
    <w:p w14:paraId="6F720469" w14:textId="77777777" w:rsidR="00394EC1" w:rsidRPr="00394EC1" w:rsidRDefault="00394EC1" w:rsidP="00394EC1">
      <w:r w:rsidRPr="00394EC1">
        <w:t>Представляет текстовый контент с возможностью вложения медиа-блоков.</w:t>
      </w:r>
    </w:p>
    <w:p w14:paraId="0420330C" w14:textId="77777777" w:rsidR="00394EC1" w:rsidRPr="00394EC1" w:rsidRDefault="00394EC1" w:rsidP="00394EC1">
      <w:r w:rsidRPr="00394EC1">
        <w:rPr>
          <w:b/>
          <w:bCs/>
        </w:rPr>
        <w:t>Дополнительные поля:</w:t>
      </w:r>
    </w:p>
    <w:p w14:paraId="6253136C" w14:textId="77777777" w:rsidR="00394EC1" w:rsidRPr="00394EC1" w:rsidRDefault="00394EC1" w:rsidP="00394EC1">
      <w:pPr>
        <w:numPr>
          <w:ilvl w:val="0"/>
          <w:numId w:val="32"/>
        </w:numPr>
      </w:pPr>
      <w:r w:rsidRPr="00394EC1">
        <w:rPr>
          <w:b/>
          <w:bCs/>
        </w:rPr>
        <w:t>Текстовое содержимое:</w:t>
      </w:r>
    </w:p>
    <w:p w14:paraId="281CFBB0" w14:textId="77777777" w:rsidR="00394EC1" w:rsidRPr="00394EC1" w:rsidRDefault="00394EC1" w:rsidP="00394EC1">
      <w:pPr>
        <w:numPr>
          <w:ilvl w:val="1"/>
          <w:numId w:val="32"/>
        </w:numPr>
      </w:pPr>
      <w:proofErr w:type="spellStart"/>
      <w:r w:rsidRPr="00394EC1">
        <w:t>content</w:t>
      </w:r>
      <w:proofErr w:type="spellEnd"/>
      <w:r w:rsidRPr="00394EC1">
        <w:t xml:space="preserve">: Текст в формате, совместимом с </w:t>
      </w:r>
      <w:proofErr w:type="spellStart"/>
      <w:r w:rsidRPr="00394EC1">
        <w:t>Markdown</w:t>
      </w:r>
      <w:proofErr w:type="spellEnd"/>
      <w:r w:rsidRPr="00394EC1">
        <w:t xml:space="preserve"> (поддерживает заголовки, списки, ссылки, код).</w:t>
      </w:r>
    </w:p>
    <w:p w14:paraId="7AF06687" w14:textId="77777777" w:rsidR="00394EC1" w:rsidRPr="00394EC1" w:rsidRDefault="00394EC1" w:rsidP="00394EC1">
      <w:pPr>
        <w:numPr>
          <w:ilvl w:val="1"/>
          <w:numId w:val="32"/>
        </w:numPr>
      </w:pPr>
      <w:proofErr w:type="spellStart"/>
      <w:r w:rsidRPr="00394EC1">
        <w:t>wordCount</w:t>
      </w:r>
      <w:proofErr w:type="spellEnd"/>
      <w:r w:rsidRPr="00394EC1">
        <w:t>: Количество слов (вычисляется автоматически при сохранении).</w:t>
      </w:r>
    </w:p>
    <w:p w14:paraId="739A2FD7" w14:textId="77777777" w:rsidR="00394EC1" w:rsidRPr="00394EC1" w:rsidRDefault="00394EC1" w:rsidP="00394EC1">
      <w:pPr>
        <w:numPr>
          <w:ilvl w:val="1"/>
          <w:numId w:val="32"/>
        </w:numPr>
      </w:pPr>
      <w:proofErr w:type="spellStart"/>
      <w:r w:rsidRPr="00394EC1">
        <w:t>lastEditedBy</w:t>
      </w:r>
      <w:proofErr w:type="spellEnd"/>
      <w:r w:rsidRPr="00394EC1">
        <w:t>: Идентификатор устройства, внёсшего последнее изменение (для синхронизации).</w:t>
      </w:r>
    </w:p>
    <w:p w14:paraId="7D2A5366" w14:textId="77777777" w:rsidR="00394EC1" w:rsidRPr="00394EC1" w:rsidRDefault="00394EC1" w:rsidP="00394EC1">
      <w:pPr>
        <w:numPr>
          <w:ilvl w:val="0"/>
          <w:numId w:val="32"/>
        </w:numPr>
      </w:pPr>
      <w:r w:rsidRPr="00394EC1">
        <w:rPr>
          <w:b/>
          <w:bCs/>
        </w:rPr>
        <w:t>Вложенные блоки:</w:t>
      </w:r>
    </w:p>
    <w:p w14:paraId="5BCE597A" w14:textId="77777777" w:rsidR="00394EC1" w:rsidRPr="00394EC1" w:rsidRDefault="00394EC1" w:rsidP="00394EC1">
      <w:pPr>
        <w:numPr>
          <w:ilvl w:val="1"/>
          <w:numId w:val="32"/>
        </w:numPr>
      </w:pPr>
      <w:proofErr w:type="spellStart"/>
      <w:r w:rsidRPr="00394EC1">
        <w:t>embeddedBlocks</w:t>
      </w:r>
      <w:proofErr w:type="spellEnd"/>
      <w:r w:rsidRPr="00394EC1">
        <w:t>: Массив идентификаторов медиа-блоков, встроенных в заметку. Порядок отображения сохраняется.</w:t>
      </w:r>
    </w:p>
    <w:p w14:paraId="164B8D0B" w14:textId="77777777" w:rsidR="00394EC1" w:rsidRPr="00394EC1" w:rsidRDefault="00394EC1" w:rsidP="00394EC1">
      <w:pPr>
        <w:numPr>
          <w:ilvl w:val="0"/>
          <w:numId w:val="32"/>
        </w:numPr>
      </w:pPr>
      <w:r w:rsidRPr="00394EC1">
        <w:rPr>
          <w:b/>
          <w:bCs/>
        </w:rPr>
        <w:t>Структурные метаданные:</w:t>
      </w:r>
    </w:p>
    <w:p w14:paraId="6B6E8BCD" w14:textId="77777777" w:rsidR="00394EC1" w:rsidRPr="00394EC1" w:rsidRDefault="00394EC1" w:rsidP="00394EC1">
      <w:pPr>
        <w:numPr>
          <w:ilvl w:val="1"/>
          <w:numId w:val="32"/>
        </w:numPr>
      </w:pPr>
      <w:proofErr w:type="spellStart"/>
      <w:r w:rsidRPr="00394EC1">
        <w:t>headings</w:t>
      </w:r>
      <w:proofErr w:type="spellEnd"/>
      <w:proofErr w:type="gramStart"/>
      <w:r w:rsidRPr="00394EC1">
        <w:t>: Автоматически</w:t>
      </w:r>
      <w:proofErr w:type="gramEnd"/>
      <w:r w:rsidRPr="00394EC1">
        <w:t xml:space="preserve"> извлечённый список заголовков (для навигации внутри заметки).</w:t>
      </w:r>
    </w:p>
    <w:p w14:paraId="0AF62924" w14:textId="77777777" w:rsidR="00394EC1" w:rsidRPr="00394EC1" w:rsidRDefault="00394EC1" w:rsidP="00394EC1">
      <w:pPr>
        <w:numPr>
          <w:ilvl w:val="1"/>
          <w:numId w:val="32"/>
        </w:numPr>
      </w:pPr>
      <w:proofErr w:type="spellStart"/>
      <w:r w:rsidRPr="00394EC1">
        <w:t>links</w:t>
      </w:r>
      <w:proofErr w:type="spellEnd"/>
      <w:r w:rsidRPr="00394EC1">
        <w:t>: Массив внешних ссылок, найденных в тексте (для предпросмотра).</w:t>
      </w:r>
    </w:p>
    <w:p w14:paraId="209512B0" w14:textId="77777777" w:rsidR="00394EC1" w:rsidRPr="00394EC1" w:rsidRDefault="00394EC1" w:rsidP="00394EC1">
      <w:r w:rsidRPr="00394EC1">
        <w:rPr>
          <w:b/>
          <w:bCs/>
        </w:rPr>
        <w:lastRenderedPageBreak/>
        <w:t>Правила обработки заметок:</w:t>
      </w:r>
    </w:p>
    <w:p w14:paraId="11FA9DCB" w14:textId="77777777" w:rsidR="00394EC1" w:rsidRPr="00394EC1" w:rsidRDefault="00394EC1" w:rsidP="00394EC1">
      <w:pPr>
        <w:numPr>
          <w:ilvl w:val="0"/>
          <w:numId w:val="33"/>
        </w:numPr>
      </w:pPr>
      <w:proofErr w:type="spellStart"/>
      <w:r w:rsidRPr="00394EC1">
        <w:t>Автосохранение</w:t>
      </w:r>
      <w:proofErr w:type="spellEnd"/>
      <w:r w:rsidRPr="00394EC1">
        <w:t xml:space="preserve"> происходит каждые 30 секунд при редактировании или при потере фокуса полем ввода.</w:t>
      </w:r>
    </w:p>
    <w:p w14:paraId="56841C88" w14:textId="77777777" w:rsidR="00394EC1" w:rsidRPr="00394EC1" w:rsidRDefault="00394EC1" w:rsidP="00394EC1">
      <w:pPr>
        <w:numPr>
          <w:ilvl w:val="0"/>
          <w:numId w:val="33"/>
        </w:numPr>
      </w:pPr>
      <w:r w:rsidRPr="00394EC1">
        <w:t>Вложенные медиа-блоки отображаются как превью с возможностью перехода к полному просмотру.</w:t>
      </w:r>
    </w:p>
    <w:p w14:paraId="2547788E" w14:textId="77777777" w:rsidR="00394EC1" w:rsidRPr="00394EC1" w:rsidRDefault="00394EC1" w:rsidP="00394EC1">
      <w:pPr>
        <w:numPr>
          <w:ilvl w:val="0"/>
          <w:numId w:val="33"/>
        </w:numPr>
      </w:pPr>
      <w:r w:rsidRPr="00394EC1">
        <w:t>При экспорте заметки вложенные медиа могут быть включены как ссылки или как встроенные данные (в зависимости от формата экспорта).</w:t>
      </w:r>
    </w:p>
    <w:p w14:paraId="41E8AFAF" w14:textId="77777777" w:rsidR="00394EC1" w:rsidRPr="00394EC1" w:rsidRDefault="00394EC1" w:rsidP="00394EC1">
      <w:pPr>
        <w:numPr>
          <w:ilvl w:val="0"/>
          <w:numId w:val="33"/>
        </w:numPr>
      </w:pPr>
      <w:r w:rsidRPr="00394EC1">
        <w:t>Поиск по заметкам учитывает как текст содержимого, так и теги вложенных медиа-блоков.</w:t>
      </w:r>
    </w:p>
    <w:p w14:paraId="16A8AD16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3.3.3 Блок типа «Ссылка»</w:t>
      </w:r>
    </w:p>
    <w:p w14:paraId="6004D6AB" w14:textId="77777777" w:rsidR="00394EC1" w:rsidRPr="00394EC1" w:rsidRDefault="00394EC1" w:rsidP="00394EC1">
      <w:r w:rsidRPr="00394EC1">
        <w:t>Представляет внешний ресурс с метаданными для быстрого доступа.</w:t>
      </w:r>
    </w:p>
    <w:p w14:paraId="34AC485F" w14:textId="77777777" w:rsidR="00394EC1" w:rsidRPr="00394EC1" w:rsidRDefault="00394EC1" w:rsidP="00394EC1">
      <w:r w:rsidRPr="00394EC1">
        <w:rPr>
          <w:b/>
          <w:bCs/>
        </w:rPr>
        <w:t>Дополнительные поля:</w:t>
      </w:r>
    </w:p>
    <w:p w14:paraId="50612DB7" w14:textId="77777777" w:rsidR="00394EC1" w:rsidRPr="00394EC1" w:rsidRDefault="00394EC1" w:rsidP="00394EC1">
      <w:pPr>
        <w:numPr>
          <w:ilvl w:val="0"/>
          <w:numId w:val="34"/>
        </w:numPr>
      </w:pPr>
      <w:r w:rsidRPr="00394EC1">
        <w:rPr>
          <w:b/>
          <w:bCs/>
        </w:rPr>
        <w:t>Данные ресурса:</w:t>
      </w:r>
    </w:p>
    <w:p w14:paraId="3B23B114" w14:textId="77777777" w:rsidR="00394EC1" w:rsidRPr="00394EC1" w:rsidRDefault="00394EC1" w:rsidP="00394EC1">
      <w:pPr>
        <w:numPr>
          <w:ilvl w:val="1"/>
          <w:numId w:val="34"/>
        </w:numPr>
      </w:pPr>
      <w:r w:rsidRPr="00394EC1">
        <w:t>url: Полный URL ресурса (валидируется при сохранении).</w:t>
      </w:r>
    </w:p>
    <w:p w14:paraId="634D1FCF" w14:textId="77777777" w:rsidR="00394EC1" w:rsidRPr="00394EC1" w:rsidRDefault="00394EC1" w:rsidP="00394EC1">
      <w:pPr>
        <w:numPr>
          <w:ilvl w:val="1"/>
          <w:numId w:val="34"/>
        </w:numPr>
      </w:pPr>
      <w:proofErr w:type="spellStart"/>
      <w:r w:rsidRPr="00394EC1">
        <w:t>title</w:t>
      </w:r>
      <w:proofErr w:type="spellEnd"/>
      <w:r w:rsidRPr="00394EC1">
        <w:t xml:space="preserve">: Заголовок страницы (извлекается из Open </w:t>
      </w:r>
      <w:proofErr w:type="spellStart"/>
      <w:r w:rsidRPr="00394EC1">
        <w:t>Graph</w:t>
      </w:r>
      <w:proofErr w:type="spellEnd"/>
      <w:r w:rsidRPr="00394EC1">
        <w:t xml:space="preserve"> или &lt;</w:t>
      </w:r>
      <w:proofErr w:type="spellStart"/>
      <w:r w:rsidRPr="00394EC1">
        <w:t>title</w:t>
      </w:r>
      <w:proofErr w:type="spellEnd"/>
      <w:r w:rsidRPr="00394EC1">
        <w:t>&gt;).</w:t>
      </w:r>
    </w:p>
    <w:p w14:paraId="20CA3659" w14:textId="77777777" w:rsidR="00394EC1" w:rsidRPr="00394EC1" w:rsidRDefault="00394EC1" w:rsidP="00394EC1">
      <w:pPr>
        <w:numPr>
          <w:ilvl w:val="1"/>
          <w:numId w:val="34"/>
        </w:numPr>
      </w:pPr>
      <w:proofErr w:type="spellStart"/>
      <w:r w:rsidRPr="00394EC1">
        <w:t>description</w:t>
      </w:r>
      <w:proofErr w:type="spellEnd"/>
      <w:r w:rsidRPr="00394EC1">
        <w:t xml:space="preserve">: Краткое описание (из Open </w:t>
      </w:r>
      <w:proofErr w:type="spellStart"/>
      <w:r w:rsidRPr="00394EC1">
        <w:t>Graph</w:t>
      </w:r>
      <w:proofErr w:type="spellEnd"/>
      <w:r w:rsidRPr="00394EC1">
        <w:t xml:space="preserve"> или первые 200 символов контента).</w:t>
      </w:r>
    </w:p>
    <w:p w14:paraId="0893A843" w14:textId="77777777" w:rsidR="00394EC1" w:rsidRPr="00394EC1" w:rsidRDefault="00394EC1" w:rsidP="00394EC1">
      <w:pPr>
        <w:numPr>
          <w:ilvl w:val="1"/>
          <w:numId w:val="34"/>
        </w:numPr>
      </w:pPr>
      <w:proofErr w:type="spellStart"/>
      <w:r w:rsidRPr="00394EC1">
        <w:t>faviconPath</w:t>
      </w:r>
      <w:proofErr w:type="spellEnd"/>
      <w:r w:rsidRPr="00394EC1">
        <w:t>: Путь к кэшированному значку сайта.</w:t>
      </w:r>
    </w:p>
    <w:p w14:paraId="23AAC119" w14:textId="77777777" w:rsidR="00394EC1" w:rsidRPr="00394EC1" w:rsidRDefault="00394EC1" w:rsidP="00394EC1">
      <w:pPr>
        <w:numPr>
          <w:ilvl w:val="1"/>
          <w:numId w:val="34"/>
        </w:numPr>
      </w:pPr>
      <w:proofErr w:type="spellStart"/>
      <w:r w:rsidRPr="00394EC1">
        <w:t>previewImagePath</w:t>
      </w:r>
      <w:proofErr w:type="spellEnd"/>
      <w:r w:rsidRPr="00394EC1">
        <w:t xml:space="preserve">: Путь к кэшированному превью страницы (Open </w:t>
      </w:r>
      <w:proofErr w:type="spellStart"/>
      <w:r w:rsidRPr="00394EC1">
        <w:t>Graph</w:t>
      </w:r>
      <w:proofErr w:type="spellEnd"/>
      <w:r w:rsidRPr="00394EC1">
        <w:t xml:space="preserve"> image).</w:t>
      </w:r>
    </w:p>
    <w:p w14:paraId="68BE9CBE" w14:textId="77777777" w:rsidR="00394EC1" w:rsidRPr="00394EC1" w:rsidRDefault="00394EC1" w:rsidP="00394EC1">
      <w:pPr>
        <w:numPr>
          <w:ilvl w:val="0"/>
          <w:numId w:val="34"/>
        </w:numPr>
      </w:pPr>
      <w:r w:rsidRPr="00394EC1">
        <w:rPr>
          <w:b/>
          <w:bCs/>
        </w:rPr>
        <w:t>Состояние доступа:</w:t>
      </w:r>
    </w:p>
    <w:p w14:paraId="73901BDB" w14:textId="77777777" w:rsidR="00394EC1" w:rsidRPr="00394EC1" w:rsidRDefault="00394EC1" w:rsidP="00394EC1">
      <w:pPr>
        <w:numPr>
          <w:ilvl w:val="1"/>
          <w:numId w:val="34"/>
        </w:numPr>
      </w:pPr>
      <w:proofErr w:type="spellStart"/>
      <w:r w:rsidRPr="00394EC1">
        <w:t>lastChecked</w:t>
      </w:r>
      <w:proofErr w:type="spellEnd"/>
      <w:r w:rsidRPr="00394EC1">
        <w:t>: Дата последней проверки доступности ресурса.</w:t>
      </w:r>
    </w:p>
    <w:p w14:paraId="7A89A3E8" w14:textId="77777777" w:rsidR="00394EC1" w:rsidRPr="00394EC1" w:rsidRDefault="00394EC1" w:rsidP="00394EC1">
      <w:pPr>
        <w:numPr>
          <w:ilvl w:val="1"/>
          <w:numId w:val="34"/>
        </w:numPr>
      </w:pPr>
      <w:proofErr w:type="spellStart"/>
      <w:r w:rsidRPr="00394EC1">
        <w:t>httpStatus</w:t>
      </w:r>
      <w:proofErr w:type="spellEnd"/>
      <w:r w:rsidRPr="00394EC1">
        <w:t>: Последний полученный HTTP-статус (200, 404, 503, и т.д.).</w:t>
      </w:r>
    </w:p>
    <w:p w14:paraId="0D61E529" w14:textId="77777777" w:rsidR="00394EC1" w:rsidRPr="00394EC1" w:rsidRDefault="00394EC1" w:rsidP="00394EC1">
      <w:pPr>
        <w:numPr>
          <w:ilvl w:val="1"/>
          <w:numId w:val="34"/>
        </w:numPr>
      </w:pPr>
      <w:proofErr w:type="spellStart"/>
      <w:r w:rsidRPr="00394EC1">
        <w:t>isAccessible</w:t>
      </w:r>
      <w:proofErr w:type="spellEnd"/>
      <w:r w:rsidRPr="00394EC1">
        <w:t>: Флаг доступности ресурса на момент последней проверки.</w:t>
      </w:r>
    </w:p>
    <w:p w14:paraId="7FA0FC54" w14:textId="77777777" w:rsidR="00394EC1" w:rsidRPr="00394EC1" w:rsidRDefault="00394EC1" w:rsidP="00394EC1">
      <w:r w:rsidRPr="00394EC1">
        <w:rPr>
          <w:b/>
          <w:bCs/>
        </w:rPr>
        <w:t>Правила обработки ссылок:</w:t>
      </w:r>
    </w:p>
    <w:p w14:paraId="5DFD29AF" w14:textId="77777777" w:rsidR="00394EC1" w:rsidRPr="00394EC1" w:rsidRDefault="00394EC1" w:rsidP="00394EC1">
      <w:pPr>
        <w:numPr>
          <w:ilvl w:val="0"/>
          <w:numId w:val="35"/>
        </w:numPr>
      </w:pPr>
      <w:r w:rsidRPr="00394EC1">
        <w:t>При добавлении ссылки система асинхронно извлекает метаданные; до завершения блок отображается с заглушкой.</w:t>
      </w:r>
    </w:p>
    <w:p w14:paraId="5435127D" w14:textId="77777777" w:rsidR="00394EC1" w:rsidRPr="00394EC1" w:rsidRDefault="00394EC1" w:rsidP="00394EC1">
      <w:pPr>
        <w:numPr>
          <w:ilvl w:val="0"/>
          <w:numId w:val="35"/>
        </w:numPr>
      </w:pPr>
      <w:r w:rsidRPr="00394EC1">
        <w:t>Проверка доступности ресурса выполняется при каждом открытии блока и фоновом обновлении раз в 24 часа.</w:t>
      </w:r>
    </w:p>
    <w:p w14:paraId="13131F2D" w14:textId="77777777" w:rsidR="00394EC1" w:rsidRPr="00394EC1" w:rsidRDefault="00394EC1" w:rsidP="00394EC1">
      <w:pPr>
        <w:numPr>
          <w:ilvl w:val="0"/>
          <w:numId w:val="35"/>
        </w:numPr>
      </w:pPr>
      <w:r w:rsidRPr="00394EC1">
        <w:t>При изменении заголовка или описания на исходной странице пользователь получает уведомление о доступном обновлении.</w:t>
      </w:r>
    </w:p>
    <w:p w14:paraId="5F9FCC0D" w14:textId="77777777" w:rsidR="00394EC1" w:rsidRPr="00394EC1" w:rsidRDefault="00394EC1" w:rsidP="00394EC1">
      <w:pPr>
        <w:numPr>
          <w:ilvl w:val="0"/>
          <w:numId w:val="35"/>
        </w:numPr>
      </w:pPr>
      <w:r w:rsidRPr="00394EC1">
        <w:lastRenderedPageBreak/>
        <w:t xml:space="preserve">Кэш превью и </w:t>
      </w:r>
      <w:proofErr w:type="spellStart"/>
      <w:r w:rsidRPr="00394EC1">
        <w:t>фавиконов</w:t>
      </w:r>
      <w:proofErr w:type="spellEnd"/>
      <w:r w:rsidRPr="00394EC1">
        <w:t xml:space="preserve"> имеет TTL 30 дней; устаревшие данные обновляются при следующем доступе.</w:t>
      </w:r>
    </w:p>
    <w:p w14:paraId="1063EC3D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3.3.4 Блок типа «Коллекция»</w:t>
      </w:r>
    </w:p>
    <w:p w14:paraId="646A87A5" w14:textId="77777777" w:rsidR="00394EC1" w:rsidRPr="00394EC1" w:rsidRDefault="00394EC1" w:rsidP="00394EC1">
      <w:r w:rsidRPr="00394EC1">
        <w:t>Виртуальная группа блоков, определяемая правилами фильтрации или ручным выбором.</w:t>
      </w:r>
    </w:p>
    <w:p w14:paraId="65E2BA94" w14:textId="77777777" w:rsidR="00394EC1" w:rsidRPr="00394EC1" w:rsidRDefault="00394EC1" w:rsidP="00394EC1">
      <w:r w:rsidRPr="00394EC1">
        <w:rPr>
          <w:b/>
          <w:bCs/>
        </w:rPr>
        <w:t>Дополнительные поля:</w:t>
      </w:r>
    </w:p>
    <w:p w14:paraId="461CA059" w14:textId="77777777" w:rsidR="00394EC1" w:rsidRPr="00394EC1" w:rsidRDefault="00394EC1" w:rsidP="00394EC1">
      <w:pPr>
        <w:numPr>
          <w:ilvl w:val="0"/>
          <w:numId w:val="36"/>
        </w:numPr>
      </w:pPr>
      <w:r w:rsidRPr="00394EC1">
        <w:rPr>
          <w:b/>
          <w:bCs/>
        </w:rPr>
        <w:t>Правила выборки:</w:t>
      </w:r>
    </w:p>
    <w:p w14:paraId="53405557" w14:textId="77777777" w:rsidR="00394EC1" w:rsidRPr="00394EC1" w:rsidRDefault="00394EC1" w:rsidP="00394EC1">
      <w:pPr>
        <w:numPr>
          <w:ilvl w:val="1"/>
          <w:numId w:val="36"/>
        </w:numPr>
      </w:pPr>
      <w:proofErr w:type="spellStart"/>
      <w:r w:rsidRPr="00394EC1">
        <w:t>filterRules</w:t>
      </w:r>
      <w:proofErr w:type="spellEnd"/>
      <w:r w:rsidRPr="00394EC1">
        <w:t>: Объект, описывающий условия включения блоков (теги, типы, даты, метаданные).</w:t>
      </w:r>
    </w:p>
    <w:p w14:paraId="6616D0BB" w14:textId="77777777" w:rsidR="00394EC1" w:rsidRPr="00394EC1" w:rsidRDefault="00394EC1" w:rsidP="00394EC1">
      <w:pPr>
        <w:numPr>
          <w:ilvl w:val="1"/>
          <w:numId w:val="36"/>
        </w:numPr>
      </w:pPr>
      <w:proofErr w:type="spellStart"/>
      <w:r w:rsidRPr="00394EC1">
        <w:t>excludeRules</w:t>
      </w:r>
      <w:proofErr w:type="spellEnd"/>
      <w:r w:rsidRPr="00394EC1">
        <w:t>: Объект, описывающий условия исключения блоков.</w:t>
      </w:r>
    </w:p>
    <w:p w14:paraId="145285E1" w14:textId="77777777" w:rsidR="00394EC1" w:rsidRPr="00394EC1" w:rsidRDefault="00394EC1" w:rsidP="00394EC1">
      <w:pPr>
        <w:numPr>
          <w:ilvl w:val="1"/>
          <w:numId w:val="36"/>
        </w:numPr>
      </w:pPr>
      <w:proofErr w:type="spellStart"/>
      <w:r w:rsidRPr="00394EC1">
        <w:t>logicalOperator</w:t>
      </w:r>
      <w:proofErr w:type="spellEnd"/>
      <w:r w:rsidRPr="00394EC1">
        <w:t>: Оператор объединения правил (AND, OR).</w:t>
      </w:r>
    </w:p>
    <w:p w14:paraId="3CE6CA73" w14:textId="77777777" w:rsidR="00394EC1" w:rsidRPr="00394EC1" w:rsidRDefault="00394EC1" w:rsidP="00394EC1">
      <w:pPr>
        <w:numPr>
          <w:ilvl w:val="0"/>
          <w:numId w:val="36"/>
        </w:numPr>
      </w:pPr>
      <w:r w:rsidRPr="00394EC1">
        <w:rPr>
          <w:b/>
          <w:bCs/>
        </w:rPr>
        <w:t>Параметры отображения:</w:t>
      </w:r>
    </w:p>
    <w:p w14:paraId="7CF18314" w14:textId="77777777" w:rsidR="00394EC1" w:rsidRPr="00394EC1" w:rsidRDefault="00394EC1" w:rsidP="00394EC1">
      <w:pPr>
        <w:numPr>
          <w:ilvl w:val="1"/>
          <w:numId w:val="36"/>
        </w:numPr>
      </w:pPr>
      <w:proofErr w:type="spellStart"/>
      <w:r w:rsidRPr="00394EC1">
        <w:t>viewMode</w:t>
      </w:r>
      <w:proofErr w:type="spellEnd"/>
      <w:r w:rsidRPr="00394EC1">
        <w:t>: Предпочтительный режим отображения (</w:t>
      </w:r>
      <w:proofErr w:type="spellStart"/>
      <w:r w:rsidRPr="00394EC1">
        <w:t>masonry</w:t>
      </w:r>
      <w:proofErr w:type="spellEnd"/>
      <w:r w:rsidRPr="00394EC1">
        <w:t xml:space="preserve">, </w:t>
      </w:r>
      <w:proofErr w:type="spellStart"/>
      <w:r w:rsidRPr="00394EC1">
        <w:t>justified</w:t>
      </w:r>
      <w:proofErr w:type="spellEnd"/>
      <w:r w:rsidRPr="00394EC1">
        <w:t xml:space="preserve">, </w:t>
      </w:r>
      <w:proofErr w:type="spellStart"/>
      <w:r w:rsidRPr="00394EC1">
        <w:t>list</w:t>
      </w:r>
      <w:proofErr w:type="spellEnd"/>
      <w:r w:rsidRPr="00394EC1">
        <w:t xml:space="preserve">, </w:t>
      </w:r>
      <w:proofErr w:type="spellStart"/>
      <w:r w:rsidRPr="00394EC1">
        <w:t>timeline</w:t>
      </w:r>
      <w:proofErr w:type="spellEnd"/>
      <w:r w:rsidRPr="00394EC1">
        <w:t>).</w:t>
      </w:r>
    </w:p>
    <w:p w14:paraId="583E8648" w14:textId="77777777" w:rsidR="00394EC1" w:rsidRPr="00394EC1" w:rsidRDefault="00394EC1" w:rsidP="00394EC1">
      <w:pPr>
        <w:numPr>
          <w:ilvl w:val="1"/>
          <w:numId w:val="36"/>
        </w:numPr>
        <w:rPr>
          <w:lang w:val="en-US"/>
        </w:rPr>
      </w:pPr>
      <w:proofErr w:type="spellStart"/>
      <w:r w:rsidRPr="00394EC1">
        <w:rPr>
          <w:lang w:val="en-US"/>
        </w:rPr>
        <w:t>sortOrder</w:t>
      </w:r>
      <w:proofErr w:type="spellEnd"/>
      <w:r w:rsidRPr="00394EC1">
        <w:rPr>
          <w:lang w:val="en-US"/>
        </w:rPr>
        <w:t xml:space="preserve">: </w:t>
      </w:r>
      <w:r w:rsidRPr="00394EC1">
        <w:t>Правило</w:t>
      </w:r>
      <w:r w:rsidRPr="00394EC1">
        <w:rPr>
          <w:lang w:val="en-US"/>
        </w:rPr>
        <w:t xml:space="preserve"> </w:t>
      </w:r>
      <w:r w:rsidRPr="00394EC1">
        <w:t>сортировки</w:t>
      </w:r>
      <w:r w:rsidRPr="00394EC1">
        <w:rPr>
          <w:lang w:val="en-US"/>
        </w:rPr>
        <w:t xml:space="preserve"> (</w:t>
      </w:r>
      <w:proofErr w:type="spellStart"/>
      <w:r w:rsidRPr="00394EC1">
        <w:rPr>
          <w:lang w:val="en-US"/>
        </w:rPr>
        <w:t>dateAdded</w:t>
      </w:r>
      <w:proofErr w:type="spellEnd"/>
      <w:r w:rsidRPr="00394EC1">
        <w:rPr>
          <w:lang w:val="en-US"/>
        </w:rPr>
        <w:t xml:space="preserve">, </w:t>
      </w:r>
      <w:proofErr w:type="spellStart"/>
      <w:r w:rsidRPr="00394EC1">
        <w:rPr>
          <w:lang w:val="en-US"/>
        </w:rPr>
        <w:t>dateCreated</w:t>
      </w:r>
      <w:proofErr w:type="spellEnd"/>
      <w:r w:rsidRPr="00394EC1">
        <w:rPr>
          <w:lang w:val="en-US"/>
        </w:rPr>
        <w:t xml:space="preserve">, </w:t>
      </w:r>
      <w:proofErr w:type="spellStart"/>
      <w:r w:rsidRPr="00394EC1">
        <w:rPr>
          <w:lang w:val="en-US"/>
        </w:rPr>
        <w:t>tagName</w:t>
      </w:r>
      <w:proofErr w:type="spellEnd"/>
      <w:r w:rsidRPr="00394EC1">
        <w:rPr>
          <w:lang w:val="en-US"/>
        </w:rPr>
        <w:t>, popularity).</w:t>
      </w:r>
    </w:p>
    <w:p w14:paraId="71B26746" w14:textId="77777777" w:rsidR="00394EC1" w:rsidRPr="00394EC1" w:rsidRDefault="00394EC1" w:rsidP="00394EC1">
      <w:pPr>
        <w:numPr>
          <w:ilvl w:val="1"/>
          <w:numId w:val="36"/>
        </w:numPr>
        <w:rPr>
          <w:lang w:val="en-US"/>
        </w:rPr>
      </w:pPr>
      <w:r w:rsidRPr="00394EC1">
        <w:rPr>
          <w:lang w:val="en-US"/>
        </w:rPr>
        <w:t xml:space="preserve">grouping: </w:t>
      </w:r>
      <w:r w:rsidRPr="00394EC1">
        <w:t>Правило</w:t>
      </w:r>
      <w:r w:rsidRPr="00394EC1">
        <w:rPr>
          <w:lang w:val="en-US"/>
        </w:rPr>
        <w:t xml:space="preserve"> </w:t>
      </w:r>
      <w:r w:rsidRPr="00394EC1">
        <w:t>группировки</w:t>
      </w:r>
      <w:r w:rsidRPr="00394EC1">
        <w:rPr>
          <w:lang w:val="en-US"/>
        </w:rPr>
        <w:t xml:space="preserve"> (none, </w:t>
      </w:r>
      <w:proofErr w:type="spellStart"/>
      <w:r w:rsidRPr="00394EC1">
        <w:rPr>
          <w:lang w:val="en-US"/>
        </w:rPr>
        <w:t>byTag</w:t>
      </w:r>
      <w:proofErr w:type="spellEnd"/>
      <w:r w:rsidRPr="00394EC1">
        <w:rPr>
          <w:lang w:val="en-US"/>
        </w:rPr>
        <w:t xml:space="preserve">, </w:t>
      </w:r>
      <w:proofErr w:type="spellStart"/>
      <w:r w:rsidRPr="00394EC1">
        <w:rPr>
          <w:lang w:val="en-US"/>
        </w:rPr>
        <w:t>byDate</w:t>
      </w:r>
      <w:proofErr w:type="spellEnd"/>
      <w:r w:rsidRPr="00394EC1">
        <w:rPr>
          <w:lang w:val="en-US"/>
        </w:rPr>
        <w:t xml:space="preserve">, </w:t>
      </w:r>
      <w:proofErr w:type="spellStart"/>
      <w:r w:rsidRPr="00394EC1">
        <w:rPr>
          <w:lang w:val="en-US"/>
        </w:rPr>
        <w:t>byType</w:t>
      </w:r>
      <w:proofErr w:type="spellEnd"/>
      <w:r w:rsidRPr="00394EC1">
        <w:rPr>
          <w:lang w:val="en-US"/>
        </w:rPr>
        <w:t>).</w:t>
      </w:r>
    </w:p>
    <w:p w14:paraId="6430D094" w14:textId="77777777" w:rsidR="00394EC1" w:rsidRPr="00394EC1" w:rsidRDefault="00394EC1" w:rsidP="00394EC1">
      <w:pPr>
        <w:numPr>
          <w:ilvl w:val="0"/>
          <w:numId w:val="36"/>
        </w:numPr>
      </w:pPr>
      <w:r w:rsidRPr="00394EC1">
        <w:rPr>
          <w:b/>
          <w:bCs/>
        </w:rPr>
        <w:t>Ручные закрепления:</w:t>
      </w:r>
    </w:p>
    <w:p w14:paraId="3FBEAA30" w14:textId="77777777" w:rsidR="00394EC1" w:rsidRPr="00394EC1" w:rsidRDefault="00394EC1" w:rsidP="00394EC1">
      <w:pPr>
        <w:numPr>
          <w:ilvl w:val="1"/>
          <w:numId w:val="36"/>
        </w:numPr>
      </w:pPr>
      <w:proofErr w:type="spellStart"/>
      <w:r w:rsidRPr="00394EC1">
        <w:t>pinnedBlocks</w:t>
      </w:r>
      <w:proofErr w:type="spellEnd"/>
      <w:r w:rsidRPr="00394EC1">
        <w:t>: Массив идентификаторов блоков, закреплённых в коллекции вручную (имеют приоритет над правилами).</w:t>
      </w:r>
    </w:p>
    <w:p w14:paraId="1093C6E9" w14:textId="77777777" w:rsidR="00394EC1" w:rsidRPr="00394EC1" w:rsidRDefault="00394EC1" w:rsidP="00394EC1">
      <w:pPr>
        <w:numPr>
          <w:ilvl w:val="1"/>
          <w:numId w:val="36"/>
        </w:numPr>
      </w:pPr>
      <w:proofErr w:type="spellStart"/>
      <w:r w:rsidRPr="00394EC1">
        <w:t>pinnedOrder</w:t>
      </w:r>
      <w:proofErr w:type="spellEnd"/>
      <w:r w:rsidRPr="00394EC1">
        <w:t>: Порядок отображения закреплённых блоков.</w:t>
      </w:r>
    </w:p>
    <w:p w14:paraId="10429976" w14:textId="77777777" w:rsidR="00394EC1" w:rsidRPr="00394EC1" w:rsidRDefault="00394EC1" w:rsidP="00394EC1">
      <w:r w:rsidRPr="00394EC1">
        <w:rPr>
          <w:b/>
          <w:bCs/>
        </w:rPr>
        <w:t>Правила обработки коллекций:</w:t>
      </w:r>
    </w:p>
    <w:p w14:paraId="6605FBE9" w14:textId="77777777" w:rsidR="00394EC1" w:rsidRPr="00394EC1" w:rsidRDefault="00394EC1" w:rsidP="00394EC1">
      <w:pPr>
        <w:numPr>
          <w:ilvl w:val="0"/>
          <w:numId w:val="37"/>
        </w:numPr>
      </w:pPr>
      <w:r w:rsidRPr="00394EC1">
        <w:t>Коллекция не хранит блоки физически; она вычисляет принадлежность на лету или кэширует результат выборки.</w:t>
      </w:r>
    </w:p>
    <w:p w14:paraId="0E9E14C1" w14:textId="77777777" w:rsidR="00394EC1" w:rsidRPr="00394EC1" w:rsidRDefault="00394EC1" w:rsidP="00394EC1">
      <w:pPr>
        <w:numPr>
          <w:ilvl w:val="0"/>
          <w:numId w:val="37"/>
        </w:numPr>
      </w:pPr>
      <w:r w:rsidRPr="00394EC1">
        <w:t>Изменение правил коллекции мгновенно обновляет её содержимое во всех открытых представлениях.</w:t>
      </w:r>
    </w:p>
    <w:p w14:paraId="618EF44C" w14:textId="77777777" w:rsidR="00394EC1" w:rsidRPr="00394EC1" w:rsidRDefault="00394EC1" w:rsidP="00394EC1">
      <w:pPr>
        <w:numPr>
          <w:ilvl w:val="0"/>
          <w:numId w:val="37"/>
        </w:numPr>
      </w:pPr>
      <w:r w:rsidRPr="00394EC1">
        <w:t>Ручное закрепление блока в коллекции не влияет на его принадлежность к другим коллекциям или тегам.</w:t>
      </w:r>
    </w:p>
    <w:p w14:paraId="443EECB0" w14:textId="77777777" w:rsidR="00394EC1" w:rsidRPr="00394EC1" w:rsidRDefault="00394EC1" w:rsidP="00394EC1">
      <w:pPr>
        <w:numPr>
          <w:ilvl w:val="0"/>
          <w:numId w:val="37"/>
        </w:numPr>
      </w:pPr>
      <w:r w:rsidRPr="00394EC1">
        <w:t>При экспорте коллекции экспортируются только правила и закреплённые блоки; результат выборки может быть сгенерирован заново.</w:t>
      </w:r>
    </w:p>
    <w:p w14:paraId="3D0AF70D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3.4 Жизненный цикл блока</w:t>
      </w:r>
    </w:p>
    <w:p w14:paraId="68B482C4" w14:textId="77777777" w:rsidR="00394EC1" w:rsidRPr="00394EC1" w:rsidRDefault="00394EC1" w:rsidP="00394EC1">
      <w:r w:rsidRPr="00394EC1">
        <w:t>Каждый блок проходит через определённые состояния от создания до архивации или удаления. Система гарантирует атомарность переходов и обратимость изменений.</w:t>
      </w:r>
    </w:p>
    <w:p w14:paraId="70097942" w14:textId="77777777" w:rsidR="00394EC1" w:rsidRPr="00394EC1" w:rsidRDefault="00394EC1" w:rsidP="00394EC1">
      <w:r w:rsidRPr="00394EC1">
        <w:rPr>
          <w:b/>
          <w:bCs/>
        </w:rPr>
        <w:lastRenderedPageBreak/>
        <w:t>Этапы жизненного цикла:</w:t>
      </w:r>
    </w:p>
    <w:p w14:paraId="367DD3EF" w14:textId="77777777" w:rsidR="00394EC1" w:rsidRPr="00394EC1" w:rsidRDefault="00394EC1" w:rsidP="00394EC1">
      <w:pPr>
        <w:numPr>
          <w:ilvl w:val="0"/>
          <w:numId w:val="38"/>
        </w:numPr>
      </w:pPr>
      <w:r w:rsidRPr="00394EC1">
        <w:rPr>
          <w:b/>
          <w:bCs/>
        </w:rPr>
        <w:t>Создание:</w:t>
      </w:r>
    </w:p>
    <w:p w14:paraId="14385483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Генерируется UUID, устанавливаются даты, инициализируются пустые списки тегов и связей.</w:t>
      </w:r>
    </w:p>
    <w:p w14:paraId="500EF384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Для медиа-блоков: асинхронно извлекаются метаданные и генерируется превью.</w:t>
      </w:r>
    </w:p>
    <w:p w14:paraId="68A0E532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Блок становится доступен для поиска и отображения немедленно после базовой инициализации.</w:t>
      </w:r>
    </w:p>
    <w:p w14:paraId="7F858B9F" w14:textId="77777777" w:rsidR="00394EC1" w:rsidRPr="00394EC1" w:rsidRDefault="00394EC1" w:rsidP="00394EC1">
      <w:pPr>
        <w:numPr>
          <w:ilvl w:val="0"/>
          <w:numId w:val="38"/>
        </w:numPr>
      </w:pPr>
      <w:r w:rsidRPr="00394EC1">
        <w:rPr>
          <w:b/>
          <w:bCs/>
        </w:rPr>
        <w:t>Активное использование:</w:t>
      </w:r>
    </w:p>
    <w:p w14:paraId="414A5882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Пользователь может изменять теги, связи, флаги состояния, тип-специфичные поля.</w:t>
      </w:r>
    </w:p>
    <w:p w14:paraId="5C3255E8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 xml:space="preserve">Каждое изменение создаёт запись в журнале изменений (Change </w:t>
      </w:r>
      <w:proofErr w:type="spellStart"/>
      <w:r w:rsidRPr="00394EC1">
        <w:t>Log</w:t>
      </w:r>
      <w:proofErr w:type="spellEnd"/>
      <w:r w:rsidRPr="00394EC1">
        <w:t>) для возможности отката.</w:t>
      </w:r>
    </w:p>
    <w:p w14:paraId="12168797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Изменения реактивно распространяются на все представления, где используется блок.</w:t>
      </w:r>
    </w:p>
    <w:p w14:paraId="055C6B53" w14:textId="77777777" w:rsidR="00394EC1" w:rsidRPr="00394EC1" w:rsidRDefault="00394EC1" w:rsidP="00394EC1">
      <w:pPr>
        <w:numPr>
          <w:ilvl w:val="0"/>
          <w:numId w:val="38"/>
        </w:numPr>
      </w:pPr>
      <w:r w:rsidRPr="00394EC1">
        <w:rPr>
          <w:b/>
          <w:bCs/>
        </w:rPr>
        <w:t>Архивация:</w:t>
      </w:r>
    </w:p>
    <w:p w14:paraId="458DFCDC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 xml:space="preserve">Блок помечается флагом </w:t>
      </w:r>
      <w:proofErr w:type="spellStart"/>
      <w:r w:rsidRPr="00394EC1">
        <w:t>isArchived</w:t>
      </w:r>
      <w:proofErr w:type="spellEnd"/>
      <w:r w:rsidRPr="00394EC1">
        <w:t xml:space="preserve"> и скрывается из обычных представлений.</w:t>
      </w:r>
    </w:p>
    <w:p w14:paraId="732A561E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Архивированные блоки доступны через специальный фильтр или прямой поиск по идентификатору.</w:t>
      </w:r>
    </w:p>
    <w:p w14:paraId="3A36A0B4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Архивация обратима: снятие флага возвращает блок в активное состояние.</w:t>
      </w:r>
    </w:p>
    <w:p w14:paraId="5CBFF121" w14:textId="77777777" w:rsidR="00394EC1" w:rsidRPr="00394EC1" w:rsidRDefault="00394EC1" w:rsidP="00394EC1">
      <w:pPr>
        <w:numPr>
          <w:ilvl w:val="0"/>
          <w:numId w:val="38"/>
        </w:numPr>
      </w:pPr>
      <w:r w:rsidRPr="00394EC1">
        <w:rPr>
          <w:b/>
          <w:bCs/>
        </w:rPr>
        <w:t>Корзина:</w:t>
      </w:r>
    </w:p>
    <w:p w14:paraId="4A9273BA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 xml:space="preserve">Блок помечается флагом </w:t>
      </w:r>
      <w:proofErr w:type="spellStart"/>
      <w:r w:rsidRPr="00394EC1">
        <w:t>isInRecycleBin</w:t>
      </w:r>
      <w:proofErr w:type="spellEnd"/>
      <w:r w:rsidRPr="00394EC1">
        <w:t xml:space="preserve"> и перемещается в специальную системную коллекцию.</w:t>
      </w:r>
    </w:p>
    <w:p w14:paraId="6F6E8042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Блоки в корзине автоматически удаляются через 24 часа после помещения (настраивается в настройках).</w:t>
      </w:r>
    </w:p>
    <w:p w14:paraId="7D3B4E12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Пользователь может вручную восстановить блок из корзины или удалить его окончательно.</w:t>
      </w:r>
    </w:p>
    <w:p w14:paraId="672F1088" w14:textId="77777777" w:rsidR="00394EC1" w:rsidRPr="00394EC1" w:rsidRDefault="00394EC1" w:rsidP="00394EC1">
      <w:pPr>
        <w:numPr>
          <w:ilvl w:val="0"/>
          <w:numId w:val="38"/>
        </w:numPr>
      </w:pPr>
      <w:r w:rsidRPr="00394EC1">
        <w:rPr>
          <w:b/>
          <w:bCs/>
        </w:rPr>
        <w:t>Физическое удаление:</w:t>
      </w:r>
    </w:p>
    <w:p w14:paraId="139A2553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>Применяется только к медиа-блокам по явному подтверждению пользователя.</w:t>
      </w:r>
    </w:p>
    <w:p w14:paraId="1B96948E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t xml:space="preserve">Удаляется файл с диска, запись из базы данных, кэшированные превью и </w:t>
      </w:r>
      <w:proofErr w:type="spellStart"/>
      <w:r w:rsidRPr="00394EC1">
        <w:t>эмбеддинги</w:t>
      </w:r>
      <w:proofErr w:type="spellEnd"/>
      <w:r w:rsidRPr="00394EC1">
        <w:t>.</w:t>
      </w:r>
    </w:p>
    <w:p w14:paraId="7ACDD649" w14:textId="77777777" w:rsidR="00394EC1" w:rsidRPr="00394EC1" w:rsidRDefault="00394EC1" w:rsidP="00394EC1">
      <w:pPr>
        <w:numPr>
          <w:ilvl w:val="1"/>
          <w:numId w:val="38"/>
        </w:numPr>
      </w:pPr>
      <w:r w:rsidRPr="00394EC1">
        <w:lastRenderedPageBreak/>
        <w:t>Все связи с другими блоками разрываются; связанные блоки получают уведомление о разрыве.</w:t>
      </w:r>
    </w:p>
    <w:p w14:paraId="45A2B265" w14:textId="77777777" w:rsidR="00394EC1" w:rsidRPr="00394EC1" w:rsidRDefault="00394EC1" w:rsidP="00394EC1">
      <w:r w:rsidRPr="00394EC1">
        <w:rPr>
          <w:b/>
          <w:bCs/>
        </w:rPr>
        <w:t>Правила переходов:</w:t>
      </w:r>
    </w:p>
    <w:p w14:paraId="0DA29A8C" w14:textId="77777777" w:rsidR="00394EC1" w:rsidRPr="00394EC1" w:rsidRDefault="00394EC1" w:rsidP="00394EC1">
      <w:pPr>
        <w:numPr>
          <w:ilvl w:val="0"/>
          <w:numId w:val="39"/>
        </w:numPr>
      </w:pPr>
      <w:r w:rsidRPr="00394EC1">
        <w:t>Переход в корзину возможен только из активного состояния или архива.</w:t>
      </w:r>
    </w:p>
    <w:p w14:paraId="320F95C5" w14:textId="77777777" w:rsidR="00394EC1" w:rsidRPr="00394EC1" w:rsidRDefault="00394EC1" w:rsidP="00394EC1">
      <w:pPr>
        <w:numPr>
          <w:ilvl w:val="0"/>
          <w:numId w:val="39"/>
        </w:numPr>
      </w:pPr>
      <w:r w:rsidRPr="00394EC1">
        <w:t>Восстановление из корзины возвращает блок в состояние, предшествовавшее удалению.</w:t>
      </w:r>
    </w:p>
    <w:p w14:paraId="1AF18727" w14:textId="77777777" w:rsidR="00394EC1" w:rsidRPr="00394EC1" w:rsidRDefault="00394EC1" w:rsidP="00394EC1">
      <w:pPr>
        <w:numPr>
          <w:ilvl w:val="0"/>
          <w:numId w:val="39"/>
        </w:numPr>
      </w:pPr>
      <w:r w:rsidRPr="00394EC1">
        <w:t>Физическое удаление необратимо; система запрашивает подтверждение и предлагает создать резервную копию.</w:t>
      </w:r>
    </w:p>
    <w:p w14:paraId="3EDA9BD0" w14:textId="77777777" w:rsidR="00394EC1" w:rsidRPr="00394EC1" w:rsidRDefault="00394EC1" w:rsidP="00394EC1">
      <w:pPr>
        <w:numPr>
          <w:ilvl w:val="0"/>
          <w:numId w:val="39"/>
        </w:numPr>
      </w:pPr>
      <w:r w:rsidRPr="00394EC1">
        <w:t>Изменение типа блока (например, из «Заметки» в «Медиа») не поддерживается; необходимо создать новый блок и перенести данные.</w:t>
      </w:r>
    </w:p>
    <w:p w14:paraId="639860B0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3.5 Система связей между блоками</w:t>
      </w:r>
    </w:p>
    <w:p w14:paraId="67C22FE1" w14:textId="77777777" w:rsidR="00394EC1" w:rsidRPr="00394EC1" w:rsidRDefault="00394EC1" w:rsidP="00394EC1">
      <w:r w:rsidRPr="00394EC1">
        <w:t>Блоки могут быть связаны между собой для создания семантических отношений. Связи хранятся отдельно от данных блоков и позволяют строить графы контента.</w:t>
      </w:r>
    </w:p>
    <w:p w14:paraId="1FB3B2D1" w14:textId="77777777" w:rsidR="00394EC1" w:rsidRPr="00394EC1" w:rsidRDefault="00394EC1" w:rsidP="00394EC1">
      <w:r w:rsidRPr="00394EC1">
        <w:rPr>
          <w:b/>
          <w:bCs/>
        </w:rPr>
        <w:t>Структура связи:</w:t>
      </w:r>
    </w:p>
    <w:p w14:paraId="4BDFBADD" w14:textId="77777777" w:rsidR="00394EC1" w:rsidRPr="00394EC1" w:rsidRDefault="00394EC1" w:rsidP="00394EC1">
      <w:pPr>
        <w:numPr>
          <w:ilvl w:val="0"/>
          <w:numId w:val="40"/>
        </w:numPr>
      </w:pPr>
      <w:r w:rsidRPr="00394EC1">
        <w:rPr>
          <w:b/>
          <w:bCs/>
        </w:rPr>
        <w:t>Идентификатор связи:</w:t>
      </w:r>
      <w:r w:rsidRPr="00394EC1">
        <w:t xml:space="preserve"> Уникальный UUID.</w:t>
      </w:r>
    </w:p>
    <w:p w14:paraId="6110A04D" w14:textId="77777777" w:rsidR="00394EC1" w:rsidRPr="00394EC1" w:rsidRDefault="00394EC1" w:rsidP="00394EC1">
      <w:pPr>
        <w:numPr>
          <w:ilvl w:val="0"/>
          <w:numId w:val="40"/>
        </w:numPr>
      </w:pPr>
      <w:r w:rsidRPr="00394EC1">
        <w:rPr>
          <w:b/>
          <w:bCs/>
        </w:rPr>
        <w:t>Источник и цель:</w:t>
      </w:r>
      <w:r w:rsidRPr="00394EC1">
        <w:t xml:space="preserve"> Идентификаторы двух блоков, участвующих в связи.</w:t>
      </w:r>
    </w:p>
    <w:p w14:paraId="55E29904" w14:textId="77777777" w:rsidR="00394EC1" w:rsidRPr="00394EC1" w:rsidRDefault="00394EC1" w:rsidP="00394EC1">
      <w:pPr>
        <w:numPr>
          <w:ilvl w:val="0"/>
          <w:numId w:val="40"/>
        </w:numPr>
      </w:pPr>
      <w:r w:rsidRPr="00394EC1">
        <w:rPr>
          <w:b/>
          <w:bCs/>
        </w:rPr>
        <w:t>Тип связи:</w:t>
      </w:r>
      <w:r w:rsidRPr="00394EC1">
        <w:t xml:space="preserve"> Одно из предопределённых значений:</w:t>
      </w:r>
    </w:p>
    <w:p w14:paraId="71150FA2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reference</w:t>
      </w:r>
      <w:proofErr w:type="spellEnd"/>
      <w:r w:rsidRPr="00394EC1">
        <w:t>: Блок А является референсом для блока Б.</w:t>
      </w:r>
    </w:p>
    <w:p w14:paraId="5005AA3E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variation</w:t>
      </w:r>
      <w:proofErr w:type="spellEnd"/>
      <w:r w:rsidRPr="00394EC1">
        <w:t>: Блоки представляют вариации одного объекта (персонаж, сцена).</w:t>
      </w:r>
    </w:p>
    <w:p w14:paraId="0460F80D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partOf</w:t>
      </w:r>
      <w:proofErr w:type="spellEnd"/>
      <w:r w:rsidRPr="00394EC1">
        <w:t>: Блок А является частью блока Б (например, кадр из видео).</w:t>
      </w:r>
    </w:p>
    <w:p w14:paraId="1718B0F0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inspiredBy</w:t>
      </w:r>
      <w:proofErr w:type="spellEnd"/>
      <w:r w:rsidRPr="00394EC1">
        <w:t>: Блок А вдохновлён блоком Б.</w:t>
      </w:r>
    </w:p>
    <w:p w14:paraId="2948B317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contradicts</w:t>
      </w:r>
      <w:proofErr w:type="spellEnd"/>
      <w:r w:rsidRPr="00394EC1">
        <w:t>: Блоки содержат противоречащую информацию.</w:t>
      </w:r>
    </w:p>
    <w:p w14:paraId="650B5344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custom</w:t>
      </w:r>
      <w:proofErr w:type="spellEnd"/>
      <w:r w:rsidRPr="00394EC1">
        <w:t>: Пользовательский тип связи с произвольным названием.</w:t>
      </w:r>
    </w:p>
    <w:p w14:paraId="7E8656B4" w14:textId="77777777" w:rsidR="00394EC1" w:rsidRPr="00394EC1" w:rsidRDefault="00394EC1" w:rsidP="00394EC1">
      <w:pPr>
        <w:numPr>
          <w:ilvl w:val="0"/>
          <w:numId w:val="40"/>
        </w:numPr>
      </w:pPr>
      <w:r w:rsidRPr="00394EC1">
        <w:rPr>
          <w:b/>
          <w:bCs/>
        </w:rPr>
        <w:t>Метаданные связи:</w:t>
      </w:r>
    </w:p>
    <w:p w14:paraId="02B93307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description</w:t>
      </w:r>
      <w:proofErr w:type="spellEnd"/>
      <w:r w:rsidRPr="00394EC1">
        <w:t>: Текстовое описание связи (опционально).</w:t>
      </w:r>
    </w:p>
    <w:p w14:paraId="15E73BEF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strength</w:t>
      </w:r>
      <w:proofErr w:type="spellEnd"/>
      <w:r w:rsidRPr="00394EC1">
        <w:t>: Числовая оценка силы связи (0.0–1.0, используется для ранжирования).</w:t>
      </w:r>
    </w:p>
    <w:p w14:paraId="62F2EFA1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createdAt</w:t>
      </w:r>
      <w:proofErr w:type="spellEnd"/>
      <w:r w:rsidRPr="00394EC1">
        <w:t>: Дата создания связи.</w:t>
      </w:r>
    </w:p>
    <w:p w14:paraId="1CDFDFFD" w14:textId="77777777" w:rsidR="00394EC1" w:rsidRPr="00394EC1" w:rsidRDefault="00394EC1" w:rsidP="00394EC1">
      <w:pPr>
        <w:numPr>
          <w:ilvl w:val="1"/>
          <w:numId w:val="40"/>
        </w:numPr>
      </w:pPr>
      <w:proofErr w:type="spellStart"/>
      <w:r w:rsidRPr="00394EC1">
        <w:t>createdBy</w:t>
      </w:r>
      <w:proofErr w:type="spellEnd"/>
      <w:r w:rsidRPr="00394EC1">
        <w:t>: Идентификатор устройства, создавшего связь.</w:t>
      </w:r>
    </w:p>
    <w:p w14:paraId="53A0A0FC" w14:textId="77777777" w:rsidR="00394EC1" w:rsidRPr="00394EC1" w:rsidRDefault="00394EC1" w:rsidP="00394EC1">
      <w:r w:rsidRPr="00394EC1">
        <w:rPr>
          <w:b/>
          <w:bCs/>
        </w:rPr>
        <w:t>Правила управления связями:</w:t>
      </w:r>
    </w:p>
    <w:p w14:paraId="544CC69A" w14:textId="77777777" w:rsidR="00394EC1" w:rsidRPr="00394EC1" w:rsidRDefault="00394EC1" w:rsidP="00394EC1">
      <w:pPr>
        <w:numPr>
          <w:ilvl w:val="0"/>
          <w:numId w:val="41"/>
        </w:numPr>
      </w:pPr>
      <w:r w:rsidRPr="00394EC1">
        <w:lastRenderedPageBreak/>
        <w:t>Связи являются двунаправленными: создание связи А→Б автоматически создаёт обратную связь Б→А с тем же типом.</w:t>
      </w:r>
    </w:p>
    <w:p w14:paraId="206BE0BB" w14:textId="77777777" w:rsidR="00394EC1" w:rsidRPr="00394EC1" w:rsidRDefault="00394EC1" w:rsidP="00394EC1">
      <w:pPr>
        <w:numPr>
          <w:ilvl w:val="0"/>
          <w:numId w:val="41"/>
        </w:numPr>
      </w:pPr>
      <w:r w:rsidRPr="00394EC1">
        <w:t xml:space="preserve">Удаление </w:t>
      </w:r>
      <w:proofErr w:type="gramStart"/>
      <w:r w:rsidRPr="00394EC1">
        <w:t>связи с одной стороны</w:t>
      </w:r>
      <w:proofErr w:type="gramEnd"/>
      <w:r w:rsidRPr="00394EC1">
        <w:t xml:space="preserve"> удаляет её полностью; система уведомляет пользователя о разрыве.</w:t>
      </w:r>
    </w:p>
    <w:p w14:paraId="65993727" w14:textId="77777777" w:rsidR="00394EC1" w:rsidRPr="00394EC1" w:rsidRDefault="00394EC1" w:rsidP="00394EC1">
      <w:pPr>
        <w:numPr>
          <w:ilvl w:val="0"/>
          <w:numId w:val="41"/>
        </w:numPr>
      </w:pPr>
      <w:r w:rsidRPr="00394EC1">
        <w:t>Связи не влияют на принадлежность блоков к коллекциям или тегам; это независимые механизмы организации.</w:t>
      </w:r>
    </w:p>
    <w:p w14:paraId="41E5CF79" w14:textId="77777777" w:rsidR="00394EC1" w:rsidRPr="00394EC1" w:rsidRDefault="00394EC1" w:rsidP="00394EC1">
      <w:pPr>
        <w:numPr>
          <w:ilvl w:val="0"/>
          <w:numId w:val="41"/>
        </w:numPr>
      </w:pPr>
      <w:r w:rsidRPr="00394EC1">
        <w:t>При экспорте блока связи могут быть включены как метаданные (в форматах, поддерживающих графы).</w:t>
      </w:r>
    </w:p>
    <w:p w14:paraId="28553BE9" w14:textId="77777777" w:rsidR="00394EC1" w:rsidRPr="00394EC1" w:rsidRDefault="00394EC1" w:rsidP="00394EC1">
      <w:r w:rsidRPr="00394EC1">
        <w:rPr>
          <w:b/>
          <w:bCs/>
        </w:rPr>
        <w:t>Визуализация связей:</w:t>
      </w:r>
    </w:p>
    <w:p w14:paraId="68E82326" w14:textId="77777777" w:rsidR="00394EC1" w:rsidRPr="00394EC1" w:rsidRDefault="00394EC1" w:rsidP="00394EC1">
      <w:pPr>
        <w:numPr>
          <w:ilvl w:val="0"/>
          <w:numId w:val="42"/>
        </w:numPr>
      </w:pPr>
      <w:r w:rsidRPr="00394EC1">
        <w:t>В интерфейсе связи отображаются как интерактивные линии между блоками в специальном режиме «Граф».</w:t>
      </w:r>
    </w:p>
    <w:p w14:paraId="2C9949EA" w14:textId="77777777" w:rsidR="00394EC1" w:rsidRPr="00394EC1" w:rsidRDefault="00394EC1" w:rsidP="00394EC1">
      <w:pPr>
        <w:numPr>
          <w:ilvl w:val="0"/>
          <w:numId w:val="42"/>
        </w:numPr>
      </w:pPr>
      <w:r w:rsidRPr="00394EC1">
        <w:t>При наведении на связь показывается её тип и описание.</w:t>
      </w:r>
    </w:p>
    <w:p w14:paraId="0FB55912" w14:textId="77777777" w:rsidR="00394EC1" w:rsidRPr="00394EC1" w:rsidRDefault="00394EC1" w:rsidP="00394EC1">
      <w:pPr>
        <w:numPr>
          <w:ilvl w:val="0"/>
          <w:numId w:val="42"/>
        </w:numPr>
      </w:pPr>
      <w:r w:rsidRPr="00394EC1">
        <w:t>Пользователь может фильтровать граф по типам связей или силе связи.</w:t>
      </w:r>
    </w:p>
    <w:p w14:paraId="3B26D0D2" w14:textId="77777777" w:rsidR="00394EC1" w:rsidRPr="00394EC1" w:rsidRDefault="00394EC1" w:rsidP="00394EC1">
      <w:pPr>
        <w:numPr>
          <w:ilvl w:val="0"/>
          <w:numId w:val="42"/>
        </w:numPr>
      </w:pPr>
      <w:r w:rsidRPr="00394EC1">
        <w:t>Режим графа поддерживает масштабирование, панорамирование и выделение подграфов.</w:t>
      </w:r>
    </w:p>
    <w:p w14:paraId="5B25D47D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3.6 Взаимодействие блоков с системой тегов</w:t>
      </w:r>
    </w:p>
    <w:p w14:paraId="5555B532" w14:textId="77777777" w:rsidR="00394EC1" w:rsidRPr="00394EC1" w:rsidRDefault="00394EC1" w:rsidP="00394EC1">
      <w:r w:rsidRPr="00394EC1">
        <w:t>Теги являются основным механизмом категоризации и поиска блоков. Система обеспечивает гибкое управление тегами без дублирования данных.</w:t>
      </w:r>
    </w:p>
    <w:p w14:paraId="54152DAF" w14:textId="77777777" w:rsidR="00394EC1" w:rsidRPr="00394EC1" w:rsidRDefault="00394EC1" w:rsidP="00394EC1">
      <w:r w:rsidRPr="00394EC1">
        <w:rPr>
          <w:b/>
          <w:bCs/>
        </w:rPr>
        <w:t>Правила привязки тегов:</w:t>
      </w:r>
    </w:p>
    <w:p w14:paraId="4B866957" w14:textId="77777777" w:rsidR="00394EC1" w:rsidRPr="00394EC1" w:rsidRDefault="00394EC1" w:rsidP="00394EC1">
      <w:pPr>
        <w:numPr>
          <w:ilvl w:val="0"/>
          <w:numId w:val="43"/>
        </w:numPr>
      </w:pPr>
      <w:r w:rsidRPr="00394EC1">
        <w:t>Блок может иметь любое количество тегов; теги не иерархичны по умолчанию (плоская структура).</w:t>
      </w:r>
    </w:p>
    <w:p w14:paraId="7E84157B" w14:textId="77777777" w:rsidR="00394EC1" w:rsidRPr="00394EC1" w:rsidRDefault="00394EC1" w:rsidP="00394EC1">
      <w:pPr>
        <w:numPr>
          <w:ilvl w:val="0"/>
          <w:numId w:val="43"/>
        </w:numPr>
      </w:pPr>
      <w:r w:rsidRPr="00394EC1">
        <w:t>Привязка тега к блоку не создаёт копию тега; хранится только ссылка на идентификатор тега.</w:t>
      </w:r>
    </w:p>
    <w:p w14:paraId="2C38F896" w14:textId="77777777" w:rsidR="00394EC1" w:rsidRPr="00394EC1" w:rsidRDefault="00394EC1" w:rsidP="00394EC1">
      <w:pPr>
        <w:numPr>
          <w:ilvl w:val="0"/>
          <w:numId w:val="43"/>
        </w:numPr>
      </w:pPr>
      <w:r w:rsidRPr="00394EC1">
        <w:t>Изменение метаданных тега (название, категория, описание) мгновенно отражается во всех привязанных блоках.</w:t>
      </w:r>
    </w:p>
    <w:p w14:paraId="20A5515C" w14:textId="77777777" w:rsidR="00394EC1" w:rsidRPr="00394EC1" w:rsidRDefault="00394EC1" w:rsidP="00394EC1">
      <w:pPr>
        <w:numPr>
          <w:ilvl w:val="0"/>
          <w:numId w:val="43"/>
        </w:numPr>
      </w:pPr>
      <w:r w:rsidRPr="00394EC1">
        <w:t>Удаление тега из системы разрывает все привязки; пользователь получает уведомление и возможность заменить тег на другой.</w:t>
      </w:r>
    </w:p>
    <w:p w14:paraId="012EF91D" w14:textId="77777777" w:rsidR="00394EC1" w:rsidRPr="00394EC1" w:rsidRDefault="00394EC1" w:rsidP="00394EC1">
      <w:r w:rsidRPr="00394EC1">
        <w:rPr>
          <w:b/>
          <w:bCs/>
        </w:rPr>
        <w:t>Операции с тегами на уровне блока:</w:t>
      </w:r>
    </w:p>
    <w:p w14:paraId="021773FA" w14:textId="77777777" w:rsidR="00394EC1" w:rsidRPr="00394EC1" w:rsidRDefault="00394EC1" w:rsidP="00394EC1">
      <w:pPr>
        <w:numPr>
          <w:ilvl w:val="0"/>
          <w:numId w:val="44"/>
        </w:numPr>
      </w:pPr>
      <w:r w:rsidRPr="00394EC1">
        <w:rPr>
          <w:b/>
          <w:bCs/>
        </w:rPr>
        <w:t>Добавление тега</w:t>
      </w:r>
      <w:proofErr w:type="gramStart"/>
      <w:r w:rsidRPr="00394EC1">
        <w:rPr>
          <w:b/>
          <w:bCs/>
        </w:rPr>
        <w:t>:</w:t>
      </w:r>
      <w:r w:rsidRPr="00394EC1">
        <w:t xml:space="preserve"> Мгновенно</w:t>
      </w:r>
      <w:proofErr w:type="gramEnd"/>
      <w:r w:rsidRPr="00394EC1">
        <w:t xml:space="preserve"> обновляет индекс поиска и представления, где используется блок.</w:t>
      </w:r>
    </w:p>
    <w:p w14:paraId="58C8F844" w14:textId="77777777" w:rsidR="00394EC1" w:rsidRPr="00394EC1" w:rsidRDefault="00394EC1" w:rsidP="00394EC1">
      <w:pPr>
        <w:numPr>
          <w:ilvl w:val="0"/>
          <w:numId w:val="44"/>
        </w:numPr>
      </w:pPr>
      <w:r w:rsidRPr="00394EC1">
        <w:rPr>
          <w:b/>
          <w:bCs/>
        </w:rPr>
        <w:t>Удаление тега</w:t>
      </w:r>
      <w:proofErr w:type="gramStart"/>
      <w:r w:rsidRPr="00394EC1">
        <w:rPr>
          <w:b/>
          <w:bCs/>
        </w:rPr>
        <w:t>:</w:t>
      </w:r>
      <w:r w:rsidRPr="00394EC1">
        <w:t xml:space="preserve"> Обратимо</w:t>
      </w:r>
      <w:proofErr w:type="gramEnd"/>
      <w:r w:rsidRPr="00394EC1">
        <w:t xml:space="preserve"> в пределах сессии; запись в журнале изменений позволяет восстановить привязку.</w:t>
      </w:r>
    </w:p>
    <w:p w14:paraId="30E921C1" w14:textId="77777777" w:rsidR="00394EC1" w:rsidRPr="00394EC1" w:rsidRDefault="00394EC1" w:rsidP="00394EC1">
      <w:pPr>
        <w:numPr>
          <w:ilvl w:val="0"/>
          <w:numId w:val="44"/>
        </w:numPr>
      </w:pPr>
      <w:r w:rsidRPr="00394EC1">
        <w:rPr>
          <w:b/>
          <w:bCs/>
        </w:rPr>
        <w:t>Замена тега:</w:t>
      </w:r>
      <w:r w:rsidRPr="00394EC1">
        <w:t xml:space="preserve"> Атомарная операция удаления старого и добавления нового тега; сохраняет историю изменений.</w:t>
      </w:r>
    </w:p>
    <w:p w14:paraId="7AC0BA8F" w14:textId="77777777" w:rsidR="00394EC1" w:rsidRPr="00394EC1" w:rsidRDefault="00394EC1" w:rsidP="00394EC1">
      <w:pPr>
        <w:numPr>
          <w:ilvl w:val="0"/>
          <w:numId w:val="44"/>
        </w:numPr>
      </w:pPr>
      <w:r w:rsidRPr="00394EC1">
        <w:rPr>
          <w:b/>
          <w:bCs/>
        </w:rPr>
        <w:lastRenderedPageBreak/>
        <w:t>Массовое тегирование:</w:t>
      </w:r>
      <w:r w:rsidRPr="00394EC1">
        <w:t xml:space="preserve"> Применение тега к нескольким блокам выполняется в транзакции; при ошибке откатывается полностью.</w:t>
      </w:r>
    </w:p>
    <w:p w14:paraId="4EC1EACC" w14:textId="77777777" w:rsidR="00394EC1" w:rsidRPr="00394EC1" w:rsidRDefault="00394EC1" w:rsidP="00394EC1">
      <w:r w:rsidRPr="00394EC1">
        <w:rPr>
          <w:b/>
          <w:bCs/>
        </w:rPr>
        <w:t>Визуальные индикаторы тегов:</w:t>
      </w:r>
    </w:p>
    <w:p w14:paraId="00596EDA" w14:textId="77777777" w:rsidR="00394EC1" w:rsidRPr="00394EC1" w:rsidRDefault="00394EC1" w:rsidP="00394EC1">
      <w:pPr>
        <w:numPr>
          <w:ilvl w:val="0"/>
          <w:numId w:val="45"/>
        </w:numPr>
      </w:pPr>
      <w:r w:rsidRPr="00394EC1">
        <w:t>В интерфейсе теги отображаются как цветные чипы; цвет определяется категорией тега.</w:t>
      </w:r>
    </w:p>
    <w:p w14:paraId="01FE5367" w14:textId="77777777" w:rsidR="00394EC1" w:rsidRPr="00394EC1" w:rsidRDefault="00394EC1" w:rsidP="00394EC1">
      <w:pPr>
        <w:numPr>
          <w:ilvl w:val="0"/>
          <w:numId w:val="45"/>
        </w:numPr>
      </w:pPr>
      <w:r w:rsidRPr="00394EC1">
        <w:t>При наведении на чип показывается описание тега и количество блоков, к которым он привязан.</w:t>
      </w:r>
    </w:p>
    <w:p w14:paraId="14D23E5C" w14:textId="77777777" w:rsidR="00394EC1" w:rsidRPr="00394EC1" w:rsidRDefault="00394EC1" w:rsidP="00394EC1">
      <w:pPr>
        <w:numPr>
          <w:ilvl w:val="0"/>
          <w:numId w:val="45"/>
        </w:numPr>
      </w:pPr>
      <w:r w:rsidRPr="00394EC1">
        <w:t>Клик по чипу в контексте блока открывает поиск по этому тегу; клик в контексте поиска добавляет/удаляет тег из фильтра.</w:t>
      </w:r>
    </w:p>
    <w:p w14:paraId="60AF0A27" w14:textId="77777777" w:rsidR="00394EC1" w:rsidRPr="00394EC1" w:rsidRDefault="00394EC1" w:rsidP="00394EC1">
      <w:pPr>
        <w:numPr>
          <w:ilvl w:val="0"/>
          <w:numId w:val="45"/>
        </w:numPr>
      </w:pPr>
      <w:r w:rsidRPr="00394EC1">
        <w:t>Защищённые мета-теги (image, gif, video) отображаются с иконкой замка и не могут быть удалены пользователем.</w:t>
      </w:r>
    </w:p>
    <w:p w14:paraId="362563B5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3.7 Жёсткие правила генерации кода (Модель данных)</w:t>
      </w:r>
    </w:p>
    <w:p w14:paraId="536ED757" w14:textId="77777777" w:rsidR="00394EC1" w:rsidRPr="00394EC1" w:rsidRDefault="00394EC1" w:rsidP="00394EC1">
      <w:r w:rsidRPr="00394EC1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5E481479" w14:textId="77777777" w:rsidR="00394EC1" w:rsidRPr="00394EC1" w:rsidRDefault="00394EC1" w:rsidP="00394EC1">
      <w:pPr>
        <w:numPr>
          <w:ilvl w:val="0"/>
          <w:numId w:val="46"/>
        </w:numPr>
      </w:pPr>
      <w:r w:rsidRPr="00394EC1">
        <w:rPr>
          <w:b/>
          <w:bCs/>
        </w:rPr>
        <w:t>Единый базовый класс для всех блоков.</w:t>
      </w:r>
      <w:r w:rsidRPr="00394EC1">
        <w:t xml:space="preserve"> Все типы блоков наследуются от абстрактного класса </w:t>
      </w:r>
      <w:proofErr w:type="spellStart"/>
      <w:r w:rsidRPr="00394EC1">
        <w:t>ContentBlock</w:t>
      </w:r>
      <w:proofErr w:type="spellEnd"/>
      <w:r w:rsidRPr="00394EC1">
        <w:t>, который определяет обязательные поля и интерфейсы операций. Запрещено дублировать код ядра блока в тип-специфичных реализациях.</w:t>
      </w:r>
    </w:p>
    <w:p w14:paraId="0E464711" w14:textId="77777777" w:rsidR="00394EC1" w:rsidRPr="00394EC1" w:rsidRDefault="00394EC1" w:rsidP="00394EC1">
      <w:pPr>
        <w:numPr>
          <w:ilvl w:val="0"/>
          <w:numId w:val="46"/>
        </w:numPr>
      </w:pPr>
      <w:r w:rsidRPr="00394EC1">
        <w:rPr>
          <w:b/>
          <w:bCs/>
        </w:rPr>
        <w:t>Строгая типизация полей.</w:t>
      </w:r>
      <w:r w:rsidRPr="00394EC1">
        <w:t xml:space="preserve"> Все поля модели должны иметь явные типы; запрещено использование динамических типов (</w:t>
      </w:r>
      <w:proofErr w:type="spellStart"/>
      <w:r w:rsidRPr="00394EC1">
        <w:t>dynamic</w:t>
      </w:r>
      <w:proofErr w:type="spellEnd"/>
      <w:r w:rsidRPr="00394EC1">
        <w:t xml:space="preserve">) в доменных сущностях. Перечисления (типы блоков, типы связей, флаги) описываются через </w:t>
      </w:r>
      <w:proofErr w:type="spellStart"/>
      <w:r w:rsidRPr="00394EC1">
        <w:t>enum</w:t>
      </w:r>
      <w:proofErr w:type="spellEnd"/>
      <w:r w:rsidRPr="00394EC1">
        <w:t>.</w:t>
      </w:r>
    </w:p>
    <w:p w14:paraId="39211A3D" w14:textId="77777777" w:rsidR="00394EC1" w:rsidRPr="00394EC1" w:rsidRDefault="00394EC1" w:rsidP="00394EC1">
      <w:pPr>
        <w:numPr>
          <w:ilvl w:val="0"/>
          <w:numId w:val="46"/>
        </w:numPr>
      </w:pPr>
      <w:r w:rsidRPr="00394EC1">
        <w:rPr>
          <w:b/>
          <w:bCs/>
        </w:rPr>
        <w:t>Атомарность операций с блоками.</w:t>
      </w:r>
      <w:r w:rsidRPr="00394EC1">
        <w:t xml:space="preserve"> Любое действие, изменяющее состояние блока (добавление тега, создание связи, изменение флага), должно выполняться в транзакции. При ошибке система откатывает все изменения и </w:t>
      </w:r>
      <w:proofErr w:type="spellStart"/>
      <w:r w:rsidRPr="00394EC1">
        <w:t>логирует</w:t>
      </w:r>
      <w:proofErr w:type="spellEnd"/>
      <w:r w:rsidRPr="00394EC1">
        <w:t xml:space="preserve"> причину.</w:t>
      </w:r>
    </w:p>
    <w:p w14:paraId="45F85F71" w14:textId="77777777" w:rsidR="00394EC1" w:rsidRPr="00394EC1" w:rsidRDefault="00394EC1" w:rsidP="00394EC1">
      <w:pPr>
        <w:numPr>
          <w:ilvl w:val="0"/>
          <w:numId w:val="46"/>
        </w:numPr>
      </w:pPr>
      <w:r w:rsidRPr="00394EC1">
        <w:rPr>
          <w:b/>
          <w:bCs/>
        </w:rPr>
        <w:t>Реактивное обновление представлений.</w:t>
      </w:r>
      <w:r w:rsidRPr="00394EC1">
        <w:t xml:space="preserve"> Изменение данных блока должно автоматически уведомлять все подписанные виджеты. Запрещено ручное обновление UI через </w:t>
      </w:r>
      <w:proofErr w:type="spellStart"/>
      <w:r w:rsidRPr="00394EC1">
        <w:t>setState</w:t>
      </w:r>
      <w:proofErr w:type="spellEnd"/>
      <w:r w:rsidRPr="00394EC1">
        <w:t xml:space="preserve"> для данных; только через реактивные провайдеры.</w:t>
      </w:r>
    </w:p>
    <w:p w14:paraId="64723E40" w14:textId="77777777" w:rsidR="00394EC1" w:rsidRPr="00394EC1" w:rsidRDefault="00394EC1" w:rsidP="00394EC1">
      <w:pPr>
        <w:numPr>
          <w:ilvl w:val="0"/>
          <w:numId w:val="46"/>
        </w:numPr>
      </w:pPr>
      <w:r w:rsidRPr="00394EC1">
        <w:rPr>
          <w:b/>
          <w:bCs/>
        </w:rPr>
        <w:t>Изоляция побочных эффектов.</w:t>
      </w:r>
      <w:r w:rsidRPr="00394EC1">
        <w:t xml:space="preserve"> Операции ввода-вывода (чтение файлов, запросы к сети, генерация </w:t>
      </w:r>
      <w:proofErr w:type="spellStart"/>
      <w:r w:rsidRPr="00394EC1">
        <w:t>эмбеддингов</w:t>
      </w:r>
      <w:proofErr w:type="spellEnd"/>
      <w:r w:rsidRPr="00394EC1">
        <w:t>) должны быть инкапсулированы в репозиториях. Доменные сущности не содержат кода, зависящего от фреймворков или платформ.</w:t>
      </w:r>
    </w:p>
    <w:p w14:paraId="0DCB130A" w14:textId="77777777" w:rsidR="00394EC1" w:rsidRPr="00394EC1" w:rsidRDefault="00394EC1" w:rsidP="00394EC1">
      <w:pPr>
        <w:numPr>
          <w:ilvl w:val="0"/>
          <w:numId w:val="46"/>
        </w:numPr>
      </w:pPr>
      <w:r w:rsidRPr="00394EC1">
        <w:rPr>
          <w:b/>
          <w:bCs/>
        </w:rPr>
        <w:t>Валидация на границе домена.</w:t>
      </w:r>
      <w:r w:rsidRPr="00394EC1">
        <w:t xml:space="preserve"> Все входящие данные (при импорте, создании, редактировании) должны проходить валидацию до сохранения в </w:t>
      </w:r>
      <w:r w:rsidRPr="00394EC1">
        <w:lastRenderedPageBreak/>
        <w:t>базу. Ошибки валидации возвращаются как описательные объекты, а не исключения.</w:t>
      </w:r>
    </w:p>
    <w:p w14:paraId="42A62ECA" w14:textId="77777777" w:rsidR="00394EC1" w:rsidRPr="00394EC1" w:rsidRDefault="00394EC1" w:rsidP="00394EC1">
      <w:pPr>
        <w:numPr>
          <w:ilvl w:val="0"/>
          <w:numId w:val="46"/>
        </w:numPr>
      </w:pPr>
      <w:r w:rsidRPr="00394EC1">
        <w:rPr>
          <w:b/>
          <w:bCs/>
        </w:rPr>
        <w:t>Поддержка миграций схемы.</w:t>
      </w:r>
      <w:r w:rsidRPr="00394EC1">
        <w:t xml:space="preserve"> Изменения в структуре модели должны сопровождаться миграционными скриптами. Система должна корректно обрабатывать загрузку данных, созданных в предыдущих версиях схемы.</w:t>
      </w:r>
    </w:p>
    <w:p w14:paraId="7C5DD225" w14:textId="77777777" w:rsidR="00394EC1" w:rsidRPr="00394EC1" w:rsidRDefault="00394EC1" w:rsidP="00394EC1">
      <w:pPr>
        <w:numPr>
          <w:ilvl w:val="0"/>
          <w:numId w:val="46"/>
        </w:numPr>
      </w:pPr>
      <w:r w:rsidRPr="00394EC1">
        <w:rPr>
          <w:b/>
          <w:bCs/>
        </w:rPr>
        <w:t>Тестируемость модели.</w:t>
      </w:r>
      <w:r w:rsidRPr="00394EC1">
        <w:t xml:space="preserve"> Каждая сущность и операция должны быть изолированы от внешних зависимостей. Это позволяет запускать юнит-тесты без инициализации базы данных или файловой системы.</w:t>
      </w:r>
    </w:p>
    <w:p w14:paraId="06AFE733" w14:textId="77777777" w:rsidR="00394EC1" w:rsidRDefault="00394EC1" w:rsidP="00394EC1">
      <w:pPr>
        <w:rPr>
          <w:rFonts w:cs="Segoe UI Emoji"/>
          <w:b/>
          <w:bCs/>
        </w:rPr>
      </w:pPr>
    </w:p>
    <w:p w14:paraId="6BC3DF12" w14:textId="77777777" w:rsidR="00394EC1" w:rsidRDefault="00394EC1" w:rsidP="00394EC1">
      <w:pPr>
        <w:rPr>
          <w:rFonts w:cs="Segoe UI Emoji"/>
          <w:b/>
          <w:bCs/>
        </w:rPr>
      </w:pPr>
    </w:p>
    <w:p w14:paraId="2D777D90" w14:textId="254539B7" w:rsidR="00394EC1" w:rsidRPr="00394EC1" w:rsidRDefault="00394EC1" w:rsidP="00394EC1">
      <w:pPr>
        <w:rPr>
          <w:b/>
          <w:bCs/>
        </w:rPr>
      </w:pPr>
      <w:r w:rsidRPr="00394EC1">
        <w:rPr>
          <w:rFonts w:ascii="Segoe UI Emoji" w:hAnsi="Segoe UI Emoji" w:cs="Segoe UI Emoji"/>
          <w:b/>
          <w:bCs/>
        </w:rPr>
        <w:t>📘</w:t>
      </w:r>
      <w:r w:rsidRPr="00394EC1">
        <w:rPr>
          <w:b/>
          <w:bCs/>
        </w:rPr>
        <w:t xml:space="preserve"> РАЗДЕЛ 4: ГЛАВНЫЙ ЭКРАН, ДАШБОРД И СИСТЕМА НАВИГАЦИИ</w:t>
      </w:r>
    </w:p>
    <w:p w14:paraId="5C18C10C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4.1 Философия главного экрана: «Контекст, а не хаос»</w:t>
      </w:r>
    </w:p>
    <w:p w14:paraId="3CB2CAFE" w14:textId="77777777" w:rsidR="00394EC1" w:rsidRPr="00394EC1" w:rsidRDefault="00394EC1" w:rsidP="00394EC1">
      <w:r w:rsidRPr="00394EC1">
        <w:t>Главный экран в GlubLink — это не стартовая страница, а динамический хаб, который адаптируется под текущий контекст пользователя. Он отображает только то, что релевантно «здесь и сейчас», скрывая сложность за интуитивными паттернами.</w:t>
      </w:r>
    </w:p>
    <w:p w14:paraId="32223FC0" w14:textId="77777777" w:rsidR="00394EC1" w:rsidRPr="00394EC1" w:rsidRDefault="00394EC1" w:rsidP="00394EC1">
      <w:r w:rsidRPr="00394EC1">
        <w:rPr>
          <w:b/>
          <w:bCs/>
        </w:rPr>
        <w:t xml:space="preserve">Мандаты </w:t>
      </w:r>
      <w:proofErr w:type="spellStart"/>
      <w:r w:rsidRPr="00394EC1">
        <w:rPr>
          <w:b/>
          <w:bCs/>
        </w:rPr>
        <w:t>дашборда</w:t>
      </w:r>
      <w:proofErr w:type="spellEnd"/>
      <w:r w:rsidRPr="00394EC1">
        <w:rPr>
          <w:b/>
          <w:bCs/>
        </w:rPr>
        <w:t>:</w:t>
      </w:r>
    </w:p>
    <w:p w14:paraId="66F47B8B" w14:textId="77777777" w:rsidR="00394EC1" w:rsidRPr="00394EC1" w:rsidRDefault="00394EC1" w:rsidP="00394EC1">
      <w:pPr>
        <w:numPr>
          <w:ilvl w:val="0"/>
          <w:numId w:val="47"/>
        </w:numPr>
      </w:pPr>
      <w:r w:rsidRPr="00394EC1">
        <w:rPr>
          <w:b/>
          <w:bCs/>
        </w:rPr>
        <w:t>Три клика до любого действия.</w:t>
      </w:r>
      <w:r w:rsidRPr="00394EC1">
        <w:t xml:space="preserve"> Любая функция приложения доступна не более чем за три осознанных действия от главного экрана.</w:t>
      </w:r>
    </w:p>
    <w:p w14:paraId="4C3478AF" w14:textId="77777777" w:rsidR="00394EC1" w:rsidRPr="00394EC1" w:rsidRDefault="00394EC1" w:rsidP="00394EC1">
      <w:pPr>
        <w:numPr>
          <w:ilvl w:val="0"/>
          <w:numId w:val="47"/>
        </w:numPr>
      </w:pPr>
      <w:r w:rsidRPr="00394EC1">
        <w:rPr>
          <w:b/>
          <w:bCs/>
        </w:rPr>
        <w:t>Прогрессивное раскрытие.</w:t>
      </w:r>
      <w:r w:rsidRPr="00394EC1">
        <w:t xml:space="preserve"> Сложные настройки и расширенные функции скрыты по умолчанию, но доступны по явному запросу.</w:t>
      </w:r>
    </w:p>
    <w:p w14:paraId="1406AEB7" w14:textId="77777777" w:rsidR="00394EC1" w:rsidRPr="00394EC1" w:rsidRDefault="00394EC1" w:rsidP="00394EC1">
      <w:pPr>
        <w:numPr>
          <w:ilvl w:val="0"/>
          <w:numId w:val="47"/>
        </w:numPr>
      </w:pPr>
      <w:r w:rsidRPr="00394EC1">
        <w:rPr>
          <w:b/>
          <w:bCs/>
        </w:rPr>
        <w:t>Контекстная релевантность.</w:t>
      </w:r>
      <w:r w:rsidRPr="00394EC1">
        <w:t xml:space="preserve"> Контент </w:t>
      </w:r>
      <w:proofErr w:type="spellStart"/>
      <w:r w:rsidRPr="00394EC1">
        <w:t>дашборда</w:t>
      </w:r>
      <w:proofErr w:type="spellEnd"/>
      <w:r w:rsidRPr="00394EC1">
        <w:t xml:space="preserve"> меняется в зависимости от: последнего активного </w:t>
      </w:r>
      <w:proofErr w:type="spellStart"/>
      <w:r w:rsidRPr="00394EC1">
        <w:t>Workspace</w:t>
      </w:r>
      <w:proofErr w:type="spellEnd"/>
      <w:r w:rsidRPr="00394EC1">
        <w:t>, недавних действий, состояния коллекции.</w:t>
      </w:r>
    </w:p>
    <w:p w14:paraId="5F694D7D" w14:textId="77777777" w:rsidR="00394EC1" w:rsidRPr="00394EC1" w:rsidRDefault="00394EC1" w:rsidP="00394EC1">
      <w:pPr>
        <w:numPr>
          <w:ilvl w:val="0"/>
          <w:numId w:val="47"/>
        </w:numPr>
      </w:pPr>
      <w:r w:rsidRPr="00394EC1">
        <w:rPr>
          <w:b/>
          <w:bCs/>
        </w:rPr>
        <w:t>Нулевая когнитивная нагрузка.</w:t>
      </w:r>
      <w:r w:rsidRPr="00394EC1">
        <w:t xml:space="preserve"> Пользователь не должен «думать», куда нажать. Визуальная иерархия ведёт его к следующему логическому шагу.</w:t>
      </w:r>
    </w:p>
    <w:p w14:paraId="65CE984A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4.2 Макет главного экрана: Трёхзонная архитектура</w:t>
      </w:r>
    </w:p>
    <w:p w14:paraId="41B52D98" w14:textId="77777777" w:rsidR="00394EC1" w:rsidRPr="00394EC1" w:rsidRDefault="00394EC1" w:rsidP="00394EC1">
      <w:r w:rsidRPr="00394EC1">
        <w:t>Интерфейс строится по строгой модульной сетке. Каждая зона имеет фиксированное поведение и независимый жизненный цикл.</w:t>
      </w:r>
    </w:p>
    <w:p w14:paraId="5EA2EA79" w14:textId="77777777" w:rsidR="00394EC1" w:rsidRPr="00394EC1" w:rsidRDefault="00394EC1" w:rsidP="00394EC1">
      <w:r w:rsidRPr="00394EC1">
        <w:rPr>
          <w:b/>
          <w:bCs/>
        </w:rPr>
        <w:t>Зона 1: Левая навигационная панель (</w:t>
      </w:r>
      <w:proofErr w:type="spellStart"/>
      <w:r w:rsidRPr="00394EC1">
        <w:rPr>
          <w:b/>
          <w:bCs/>
        </w:rPr>
        <w:t>Sidebar</w:t>
      </w:r>
      <w:proofErr w:type="spellEnd"/>
      <w:r w:rsidRPr="00394EC1">
        <w:rPr>
          <w:b/>
          <w:bCs/>
        </w:rPr>
        <w:t>)</w:t>
      </w:r>
    </w:p>
    <w:p w14:paraId="2B09FE06" w14:textId="77777777" w:rsidR="00394EC1" w:rsidRPr="00394EC1" w:rsidRDefault="00394EC1" w:rsidP="00394EC1">
      <w:pPr>
        <w:numPr>
          <w:ilvl w:val="0"/>
          <w:numId w:val="48"/>
        </w:numPr>
      </w:pPr>
      <w:r w:rsidRPr="00394EC1">
        <w:rPr>
          <w:b/>
          <w:bCs/>
        </w:rPr>
        <w:t>Ширина:</w:t>
      </w:r>
      <w:r w:rsidRPr="00394EC1">
        <w:t xml:space="preserve"> 60 </w:t>
      </w:r>
      <w:proofErr w:type="spellStart"/>
      <w:r w:rsidRPr="00394EC1">
        <w:t>px</w:t>
      </w:r>
      <w:proofErr w:type="spellEnd"/>
      <w:r w:rsidRPr="00394EC1">
        <w:t xml:space="preserve"> в свёрнутом состоянии, 220 </w:t>
      </w:r>
      <w:proofErr w:type="spellStart"/>
      <w:r w:rsidRPr="00394EC1">
        <w:t>px</w:t>
      </w:r>
      <w:proofErr w:type="spellEnd"/>
      <w:r w:rsidRPr="00394EC1">
        <w:t xml:space="preserve"> в развёрнутом.</w:t>
      </w:r>
    </w:p>
    <w:p w14:paraId="3962EC65" w14:textId="77777777" w:rsidR="00394EC1" w:rsidRPr="00394EC1" w:rsidRDefault="00394EC1" w:rsidP="00394EC1">
      <w:pPr>
        <w:numPr>
          <w:ilvl w:val="0"/>
          <w:numId w:val="48"/>
        </w:numPr>
      </w:pPr>
      <w:r w:rsidRPr="00394EC1">
        <w:rPr>
          <w:b/>
          <w:bCs/>
        </w:rPr>
        <w:t>Поведение:</w:t>
      </w:r>
      <w:r w:rsidRPr="00394EC1">
        <w:t xml:space="preserve"> Переключение между состояниями анимировано через пружинную физику (</w:t>
      </w:r>
      <w:proofErr w:type="spellStart"/>
      <w:r w:rsidRPr="00394EC1">
        <w:t>Stiffness</w:t>
      </w:r>
      <w:proofErr w:type="spellEnd"/>
      <w:r w:rsidRPr="00394EC1">
        <w:t xml:space="preserve">: 200, </w:t>
      </w:r>
      <w:proofErr w:type="spellStart"/>
      <w:r w:rsidRPr="00394EC1">
        <w:t>Damping</w:t>
      </w:r>
      <w:proofErr w:type="spellEnd"/>
      <w:r w:rsidRPr="00394EC1">
        <w:t>: 18, Mass: 1.0).</w:t>
      </w:r>
    </w:p>
    <w:p w14:paraId="2313ABB8" w14:textId="77777777" w:rsidR="00394EC1" w:rsidRPr="00394EC1" w:rsidRDefault="00394EC1" w:rsidP="00394EC1">
      <w:pPr>
        <w:numPr>
          <w:ilvl w:val="0"/>
          <w:numId w:val="48"/>
        </w:numPr>
      </w:pPr>
      <w:r w:rsidRPr="00394EC1">
        <w:rPr>
          <w:b/>
          <w:bCs/>
        </w:rPr>
        <w:t>Содержимое (свёрнуто)</w:t>
      </w:r>
      <w:proofErr w:type="gramStart"/>
      <w:r w:rsidRPr="00394EC1">
        <w:rPr>
          <w:b/>
          <w:bCs/>
        </w:rPr>
        <w:t>:</w:t>
      </w:r>
      <w:r w:rsidRPr="00394EC1">
        <w:t xml:space="preserve"> Только</w:t>
      </w:r>
      <w:proofErr w:type="gramEnd"/>
      <w:r w:rsidRPr="00394EC1">
        <w:t xml:space="preserve"> иконки с семантическими метками для </w:t>
      </w:r>
      <w:proofErr w:type="spellStart"/>
      <w:r w:rsidRPr="00394EC1">
        <w:t>скринридеров</w:t>
      </w:r>
      <w:proofErr w:type="spellEnd"/>
      <w:r w:rsidRPr="00394EC1">
        <w:t>.</w:t>
      </w:r>
    </w:p>
    <w:p w14:paraId="44AF8131" w14:textId="77777777" w:rsidR="00394EC1" w:rsidRPr="00394EC1" w:rsidRDefault="00394EC1" w:rsidP="00394EC1">
      <w:pPr>
        <w:numPr>
          <w:ilvl w:val="0"/>
          <w:numId w:val="48"/>
        </w:numPr>
      </w:pPr>
      <w:r w:rsidRPr="00394EC1">
        <w:rPr>
          <w:b/>
          <w:bCs/>
        </w:rPr>
        <w:t>Содержимое (развёрнуто):</w:t>
      </w:r>
      <w:r w:rsidRPr="00394EC1">
        <w:t xml:space="preserve"> Иконка + текстовая метка + индикатор активности.</w:t>
      </w:r>
    </w:p>
    <w:p w14:paraId="1BFC1C5B" w14:textId="77777777" w:rsidR="00394EC1" w:rsidRPr="00394EC1" w:rsidRDefault="00394EC1" w:rsidP="00394EC1">
      <w:r w:rsidRPr="00394EC1">
        <w:rPr>
          <w:b/>
          <w:bCs/>
        </w:rPr>
        <w:lastRenderedPageBreak/>
        <w:t>Структура элементов навигации:</w:t>
      </w:r>
    </w:p>
    <w:p w14:paraId="31D88396" w14:textId="77777777" w:rsidR="00394EC1" w:rsidRPr="00394EC1" w:rsidRDefault="00394EC1" w:rsidP="00394EC1">
      <w:pPr>
        <w:numPr>
          <w:ilvl w:val="0"/>
          <w:numId w:val="49"/>
        </w:numPr>
      </w:pPr>
      <w:r w:rsidRPr="00394EC1">
        <w:rPr>
          <w:b/>
          <w:bCs/>
        </w:rPr>
        <w:t>Быстрый доступ (верхний блок):</w:t>
      </w:r>
    </w:p>
    <w:p w14:paraId="5A3CD1A1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🏠</w:t>
      </w:r>
      <w:r w:rsidRPr="00394EC1">
        <w:t xml:space="preserve"> Главная — возврат на </w:t>
      </w:r>
      <w:proofErr w:type="spellStart"/>
      <w:r w:rsidRPr="00394EC1">
        <w:t>дашборд</w:t>
      </w:r>
      <w:proofErr w:type="spellEnd"/>
      <w:r w:rsidRPr="00394EC1">
        <w:t xml:space="preserve"> из любого раздела.</w:t>
      </w:r>
    </w:p>
    <w:p w14:paraId="6A42F9E8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rPr>
          <w:rFonts w:ascii="Segoe UI Symbol" w:hAnsi="Segoe UI Symbol" w:cs="Segoe UI Symbol"/>
        </w:rPr>
        <w:t>🗂</w:t>
      </w:r>
      <w:r w:rsidRPr="00394EC1">
        <w:t xml:space="preserve"> Все медиа — глобальный просмотр коллекции без фильтров.</w:t>
      </w:r>
    </w:p>
    <w:p w14:paraId="267A331E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⭐</w:t>
      </w:r>
      <w:r w:rsidRPr="00394EC1">
        <w:t xml:space="preserve"> Избранное — автоматический фильтр </w:t>
      </w:r>
      <w:proofErr w:type="spellStart"/>
      <w:r w:rsidRPr="00394EC1">
        <w:t>isFavorite</w:t>
      </w:r>
      <w:proofErr w:type="spellEnd"/>
      <w:r w:rsidRPr="00394EC1">
        <w:t xml:space="preserve">: </w:t>
      </w:r>
      <w:proofErr w:type="spellStart"/>
      <w:r w:rsidRPr="00394EC1">
        <w:t>true</w:t>
      </w:r>
      <w:proofErr w:type="spellEnd"/>
      <w:r w:rsidRPr="00394EC1">
        <w:t>.</w:t>
      </w:r>
    </w:p>
    <w:p w14:paraId="3907C6B6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🕐</w:t>
      </w:r>
      <w:r w:rsidRPr="00394EC1">
        <w:t xml:space="preserve"> Недавние — сортировка по </w:t>
      </w:r>
      <w:proofErr w:type="spellStart"/>
      <w:r w:rsidRPr="00394EC1">
        <w:t>dateAdded</w:t>
      </w:r>
      <w:proofErr w:type="spellEnd"/>
      <w:r w:rsidRPr="00394EC1">
        <w:t xml:space="preserve"> </w:t>
      </w:r>
      <w:proofErr w:type="spellStart"/>
      <w:r w:rsidRPr="00394EC1">
        <w:t>desc</w:t>
      </w:r>
      <w:proofErr w:type="spellEnd"/>
      <w:r w:rsidRPr="00394EC1">
        <w:t>, лимит 50 элементов.</w:t>
      </w:r>
    </w:p>
    <w:p w14:paraId="7A5F1286" w14:textId="77777777" w:rsidR="00394EC1" w:rsidRPr="00394EC1" w:rsidRDefault="00394EC1" w:rsidP="00394EC1">
      <w:pPr>
        <w:numPr>
          <w:ilvl w:val="0"/>
          <w:numId w:val="49"/>
        </w:numPr>
      </w:pPr>
      <w:r w:rsidRPr="00394EC1">
        <w:rPr>
          <w:b/>
          <w:bCs/>
        </w:rPr>
        <w:t xml:space="preserve">Мои </w:t>
      </w:r>
      <w:proofErr w:type="spellStart"/>
      <w:r w:rsidRPr="00394EC1">
        <w:rPr>
          <w:b/>
          <w:bCs/>
        </w:rPr>
        <w:t>Workspaces</w:t>
      </w:r>
      <w:proofErr w:type="spellEnd"/>
      <w:r w:rsidRPr="00394EC1">
        <w:rPr>
          <w:b/>
          <w:bCs/>
        </w:rPr>
        <w:t xml:space="preserve"> (центральный блок):</w:t>
      </w:r>
    </w:p>
    <w:p w14:paraId="2C5699CA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t xml:space="preserve">Отображаются с </w:t>
      </w:r>
      <w:proofErr w:type="spellStart"/>
      <w:r w:rsidRPr="00394EC1">
        <w:t>кастомной</w:t>
      </w:r>
      <w:proofErr w:type="spellEnd"/>
      <w:r w:rsidRPr="00394EC1">
        <w:t xml:space="preserve"> иконкой (эмодзи или SVG) и цветовым акцентом.</w:t>
      </w:r>
    </w:p>
    <w:p w14:paraId="11569EA5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t>При наведении: мягкое свечение (</w:t>
      </w:r>
      <w:proofErr w:type="spellStart"/>
      <w:r w:rsidRPr="00394EC1">
        <w:t>blur</w:t>
      </w:r>
      <w:proofErr w:type="spellEnd"/>
      <w:r w:rsidRPr="00394EC1">
        <w:t xml:space="preserve">-эффект + </w:t>
      </w:r>
      <w:proofErr w:type="spellStart"/>
      <w:r w:rsidRPr="00394EC1">
        <w:t>scale</w:t>
      </w:r>
      <w:proofErr w:type="spellEnd"/>
      <w:r w:rsidRPr="00394EC1">
        <w:t>: 1.02).</w:t>
      </w:r>
    </w:p>
    <w:p w14:paraId="4310E5A0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t>При перетаскивании: физическая анимация с инерцией и «прилипанием» к списку.</w:t>
      </w:r>
    </w:p>
    <w:p w14:paraId="7A46021D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t>Количество элементов: полупрозрачный бейдж в правом верхнем углу карточки.</w:t>
      </w:r>
    </w:p>
    <w:p w14:paraId="6ACC0E50" w14:textId="77777777" w:rsidR="00394EC1" w:rsidRPr="00394EC1" w:rsidRDefault="00394EC1" w:rsidP="00394EC1">
      <w:pPr>
        <w:numPr>
          <w:ilvl w:val="0"/>
          <w:numId w:val="49"/>
        </w:numPr>
      </w:pPr>
      <w:r w:rsidRPr="00394EC1">
        <w:rPr>
          <w:b/>
          <w:bCs/>
        </w:rPr>
        <w:t>Системные разделы (нижний блок):</w:t>
      </w:r>
    </w:p>
    <w:p w14:paraId="314E15F7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rPr>
          <w:rFonts w:ascii="Segoe UI Symbol" w:hAnsi="Segoe UI Symbol" w:cs="Segoe UI Symbol"/>
        </w:rPr>
        <w:t>⚙</w:t>
      </w:r>
      <w:r w:rsidRPr="00394EC1">
        <w:t>️ Настройки — доступ к конфигурации приложения.</w:t>
      </w:r>
    </w:p>
    <w:p w14:paraId="1BAD64CC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❓</w:t>
      </w:r>
      <w:r w:rsidRPr="00394EC1">
        <w:t xml:space="preserve"> Справка — контекстная документация и подсказки.</w:t>
      </w:r>
    </w:p>
    <w:p w14:paraId="6600A532" w14:textId="77777777" w:rsidR="00394EC1" w:rsidRPr="00394EC1" w:rsidRDefault="00394EC1" w:rsidP="00394EC1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🔄</w:t>
      </w:r>
      <w:r w:rsidRPr="00394EC1">
        <w:t xml:space="preserve"> Синхронизация — индикатор статуса облачной синхронизации.</w:t>
      </w:r>
    </w:p>
    <w:p w14:paraId="41CE6D1E" w14:textId="77777777" w:rsidR="00394EC1" w:rsidRPr="00394EC1" w:rsidRDefault="00394EC1" w:rsidP="00394EC1">
      <w:r w:rsidRPr="00394EC1">
        <w:rPr>
          <w:b/>
          <w:bCs/>
        </w:rPr>
        <w:t xml:space="preserve">Правила взаимодействия с </w:t>
      </w:r>
      <w:proofErr w:type="spellStart"/>
      <w:r w:rsidRPr="00394EC1">
        <w:rPr>
          <w:b/>
          <w:bCs/>
        </w:rPr>
        <w:t>Sidebar</w:t>
      </w:r>
      <w:proofErr w:type="spellEnd"/>
      <w:r w:rsidRPr="00394EC1">
        <w:rPr>
          <w:b/>
          <w:bCs/>
        </w:rPr>
        <w:t>:</w:t>
      </w:r>
    </w:p>
    <w:p w14:paraId="273CFEB4" w14:textId="77777777" w:rsidR="00394EC1" w:rsidRPr="00394EC1" w:rsidRDefault="00394EC1" w:rsidP="00394EC1">
      <w:pPr>
        <w:numPr>
          <w:ilvl w:val="0"/>
          <w:numId w:val="50"/>
        </w:numPr>
      </w:pPr>
      <w:r w:rsidRPr="00394EC1">
        <w:t>Клик по элементу навигации мгновенно меняет контент центральной области без перезагрузки интерфейса.</w:t>
      </w:r>
    </w:p>
    <w:p w14:paraId="6A03FAF5" w14:textId="77777777" w:rsidR="00394EC1" w:rsidRPr="00394EC1" w:rsidRDefault="00394EC1" w:rsidP="00394EC1">
      <w:pPr>
        <w:numPr>
          <w:ilvl w:val="0"/>
          <w:numId w:val="50"/>
        </w:numPr>
      </w:pPr>
      <w:r w:rsidRPr="00394EC1">
        <w:t xml:space="preserve">Двойной клик по </w:t>
      </w:r>
      <w:proofErr w:type="spellStart"/>
      <w:r w:rsidRPr="00394EC1">
        <w:t>Workspace</w:t>
      </w:r>
      <w:proofErr w:type="spellEnd"/>
      <w:r w:rsidRPr="00394EC1">
        <w:t xml:space="preserve"> открывает его в режиме редактирования правил.</w:t>
      </w:r>
    </w:p>
    <w:p w14:paraId="35BF725B" w14:textId="77777777" w:rsidR="00394EC1" w:rsidRPr="00394EC1" w:rsidRDefault="00394EC1" w:rsidP="00394EC1">
      <w:pPr>
        <w:numPr>
          <w:ilvl w:val="0"/>
          <w:numId w:val="50"/>
        </w:numPr>
      </w:pPr>
      <w:r w:rsidRPr="00394EC1">
        <w:t xml:space="preserve">Правый клик по </w:t>
      </w:r>
      <w:proofErr w:type="spellStart"/>
      <w:r w:rsidRPr="00394EC1">
        <w:t>Workspace</w:t>
      </w:r>
      <w:proofErr w:type="spellEnd"/>
      <w:r w:rsidRPr="00394EC1">
        <w:t xml:space="preserve"> вызывает контекстное меню: «Редактировать», «Дублировать», «Экспортировать», «Удалить».</w:t>
      </w:r>
    </w:p>
    <w:p w14:paraId="0C92CF60" w14:textId="77777777" w:rsidR="00394EC1" w:rsidRPr="00394EC1" w:rsidRDefault="00394EC1" w:rsidP="00394EC1">
      <w:pPr>
        <w:numPr>
          <w:ilvl w:val="0"/>
          <w:numId w:val="50"/>
        </w:numPr>
      </w:pPr>
      <w:r w:rsidRPr="00394EC1">
        <w:t xml:space="preserve">Перетаскивание </w:t>
      </w:r>
      <w:proofErr w:type="spellStart"/>
      <w:r w:rsidRPr="00394EC1">
        <w:t>Workspace</w:t>
      </w:r>
      <w:proofErr w:type="spellEnd"/>
      <w:r w:rsidRPr="00394EC1">
        <w:t xml:space="preserve"> меняет порядок отображения; изменение сохраняется локально.</w:t>
      </w:r>
    </w:p>
    <w:p w14:paraId="772A3FD5" w14:textId="77777777" w:rsidR="00394EC1" w:rsidRPr="00394EC1" w:rsidRDefault="00394EC1" w:rsidP="00394EC1">
      <w:r w:rsidRPr="00394EC1">
        <w:rPr>
          <w:b/>
          <w:bCs/>
        </w:rPr>
        <w:t>Зона 2: Центральная область (Контентный хаб)</w:t>
      </w:r>
    </w:p>
    <w:p w14:paraId="2ADFC3CB" w14:textId="77777777" w:rsidR="00394EC1" w:rsidRPr="00394EC1" w:rsidRDefault="00394EC1" w:rsidP="00394EC1">
      <w:pPr>
        <w:numPr>
          <w:ilvl w:val="0"/>
          <w:numId w:val="51"/>
        </w:numPr>
      </w:pPr>
      <w:r w:rsidRPr="00394EC1">
        <w:rPr>
          <w:b/>
          <w:bCs/>
        </w:rPr>
        <w:t>Занимает всё оставшееся пространство</w:t>
      </w:r>
      <w:r w:rsidRPr="00394EC1">
        <w:t xml:space="preserve"> после вычета ширины </w:t>
      </w:r>
      <w:proofErr w:type="spellStart"/>
      <w:r w:rsidRPr="00394EC1">
        <w:t>Sidebar</w:t>
      </w:r>
      <w:proofErr w:type="spellEnd"/>
      <w:r w:rsidRPr="00394EC1">
        <w:t xml:space="preserve"> и правой панели.</w:t>
      </w:r>
    </w:p>
    <w:p w14:paraId="65670E7F" w14:textId="77777777" w:rsidR="00394EC1" w:rsidRPr="00394EC1" w:rsidRDefault="00394EC1" w:rsidP="00394EC1">
      <w:pPr>
        <w:numPr>
          <w:ilvl w:val="0"/>
          <w:numId w:val="51"/>
        </w:numPr>
      </w:pPr>
      <w:r w:rsidRPr="00394EC1">
        <w:rPr>
          <w:b/>
          <w:bCs/>
        </w:rPr>
        <w:t>Адаптируется динамически:</w:t>
      </w:r>
      <w:r w:rsidRPr="00394EC1">
        <w:t xml:space="preserve"> при сворачивании панелей расширяется, при открытии — сжимается без перерисовки контента.</w:t>
      </w:r>
    </w:p>
    <w:p w14:paraId="3DA4107A" w14:textId="77777777" w:rsidR="00394EC1" w:rsidRPr="00394EC1" w:rsidRDefault="00394EC1" w:rsidP="00394EC1">
      <w:pPr>
        <w:numPr>
          <w:ilvl w:val="0"/>
          <w:numId w:val="51"/>
        </w:numPr>
      </w:pPr>
      <w:r w:rsidRPr="00394EC1">
        <w:rPr>
          <w:b/>
          <w:bCs/>
        </w:rPr>
        <w:lastRenderedPageBreak/>
        <w:t>Содержит активный вид</w:t>
      </w:r>
      <w:r w:rsidRPr="00394EC1">
        <w:t xml:space="preserve"> в зависимости от выбранного раздела навигации.</w:t>
      </w:r>
    </w:p>
    <w:p w14:paraId="5A18F934" w14:textId="77777777" w:rsidR="00394EC1" w:rsidRPr="00394EC1" w:rsidRDefault="00394EC1" w:rsidP="00394EC1">
      <w:r w:rsidRPr="00394EC1">
        <w:rPr>
          <w:b/>
          <w:bCs/>
        </w:rPr>
        <w:t>Зона 3: Правая контекстная панель (Детали и инструменты)</w:t>
      </w:r>
    </w:p>
    <w:p w14:paraId="0B1D146A" w14:textId="77777777" w:rsidR="00394EC1" w:rsidRPr="00394EC1" w:rsidRDefault="00394EC1" w:rsidP="00394EC1">
      <w:pPr>
        <w:numPr>
          <w:ilvl w:val="0"/>
          <w:numId w:val="52"/>
        </w:numPr>
      </w:pPr>
      <w:r w:rsidRPr="00394EC1">
        <w:rPr>
          <w:b/>
          <w:bCs/>
        </w:rPr>
        <w:t>Ширина:</w:t>
      </w:r>
      <w:r w:rsidRPr="00394EC1">
        <w:t xml:space="preserve"> 280 </w:t>
      </w:r>
      <w:proofErr w:type="spellStart"/>
      <w:r w:rsidRPr="00394EC1">
        <w:t>px</w:t>
      </w:r>
      <w:proofErr w:type="spellEnd"/>
      <w:r w:rsidRPr="00394EC1">
        <w:t xml:space="preserve"> в развёрнутом состоянии, 0 </w:t>
      </w:r>
      <w:proofErr w:type="spellStart"/>
      <w:r w:rsidRPr="00394EC1">
        <w:t>px</w:t>
      </w:r>
      <w:proofErr w:type="spellEnd"/>
      <w:r w:rsidRPr="00394EC1">
        <w:t xml:space="preserve"> в свёрнутом.</w:t>
      </w:r>
    </w:p>
    <w:p w14:paraId="75A4D5C9" w14:textId="77777777" w:rsidR="00394EC1" w:rsidRPr="00394EC1" w:rsidRDefault="00394EC1" w:rsidP="00394EC1">
      <w:pPr>
        <w:numPr>
          <w:ilvl w:val="0"/>
          <w:numId w:val="52"/>
        </w:numPr>
      </w:pPr>
      <w:r w:rsidRPr="00394EC1">
        <w:rPr>
          <w:b/>
          <w:bCs/>
        </w:rPr>
        <w:t>Поведение</w:t>
      </w:r>
      <w:proofErr w:type="gramStart"/>
      <w:r w:rsidRPr="00394EC1">
        <w:rPr>
          <w:b/>
          <w:bCs/>
        </w:rPr>
        <w:t>:</w:t>
      </w:r>
      <w:r w:rsidRPr="00394EC1">
        <w:t xml:space="preserve"> Выезжает</w:t>
      </w:r>
      <w:proofErr w:type="gramEnd"/>
      <w:r w:rsidRPr="00394EC1">
        <w:t xml:space="preserve"> справа при выборе элемента или по явному запросу; скрывается при клике вне области.</w:t>
      </w:r>
    </w:p>
    <w:p w14:paraId="4FAA7176" w14:textId="77777777" w:rsidR="00394EC1" w:rsidRPr="00394EC1" w:rsidRDefault="00394EC1" w:rsidP="00394EC1">
      <w:pPr>
        <w:numPr>
          <w:ilvl w:val="0"/>
          <w:numId w:val="52"/>
        </w:numPr>
      </w:pPr>
      <w:r w:rsidRPr="00394EC1">
        <w:rPr>
          <w:b/>
          <w:bCs/>
        </w:rPr>
        <w:t>Содержимое</w:t>
      </w:r>
      <w:proofErr w:type="gramStart"/>
      <w:r w:rsidRPr="00394EC1">
        <w:rPr>
          <w:b/>
          <w:bCs/>
        </w:rPr>
        <w:t>:</w:t>
      </w:r>
      <w:r w:rsidRPr="00394EC1">
        <w:t xml:space="preserve"> Зависит</w:t>
      </w:r>
      <w:proofErr w:type="gramEnd"/>
      <w:r w:rsidRPr="00394EC1">
        <w:t xml:space="preserve"> от контекста — детали выбранного медиа, список тегов, свойства заметки, настройки фильтра.</w:t>
      </w:r>
    </w:p>
    <w:p w14:paraId="58CF9601" w14:textId="77777777" w:rsidR="00394EC1" w:rsidRPr="00394EC1" w:rsidRDefault="00394EC1" w:rsidP="00394EC1">
      <w:pPr>
        <w:numPr>
          <w:ilvl w:val="0"/>
          <w:numId w:val="52"/>
        </w:numPr>
      </w:pPr>
      <w:r w:rsidRPr="00394EC1">
        <w:rPr>
          <w:b/>
          <w:bCs/>
        </w:rPr>
        <w:t>Скролл:</w:t>
      </w:r>
      <w:r w:rsidRPr="00394EC1">
        <w:t xml:space="preserve"> Независимый от центральной области; контент панели прокручивается отдельно.</w:t>
      </w:r>
    </w:p>
    <w:p w14:paraId="2EBA91E9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 xml:space="preserve">4.3 </w:t>
      </w:r>
      <w:proofErr w:type="spellStart"/>
      <w:r w:rsidRPr="00394EC1">
        <w:rPr>
          <w:b/>
          <w:bCs/>
        </w:rPr>
        <w:t>Дашборд</w:t>
      </w:r>
      <w:proofErr w:type="spellEnd"/>
      <w:r w:rsidRPr="00394EC1">
        <w:rPr>
          <w:b/>
          <w:bCs/>
        </w:rPr>
        <w:t>: Структура и логика блоков</w:t>
      </w:r>
    </w:p>
    <w:p w14:paraId="467C608D" w14:textId="77777777" w:rsidR="00394EC1" w:rsidRPr="00394EC1" w:rsidRDefault="00394EC1" w:rsidP="00394EC1">
      <w:proofErr w:type="spellStart"/>
      <w:r w:rsidRPr="00394EC1">
        <w:t>Дашборд</w:t>
      </w:r>
      <w:proofErr w:type="spellEnd"/>
      <w:r w:rsidRPr="00394EC1">
        <w:t xml:space="preserve"> — это стартовое состояние центральной области при выборе раздела «Главная». Он состоит из модульных блоков, которые загружаются асинхронно и кэшируются для мгновенного отображения при повторном входе.</w:t>
      </w:r>
    </w:p>
    <w:p w14:paraId="2C90D0F3" w14:textId="77777777" w:rsidR="00394EC1" w:rsidRPr="00394EC1" w:rsidRDefault="00394EC1" w:rsidP="00394EC1">
      <w:r w:rsidRPr="00394EC1">
        <w:rPr>
          <w:b/>
          <w:bCs/>
        </w:rPr>
        <w:t>Блок 1: Недавние медиа (горизонтальная карусель)</w:t>
      </w:r>
    </w:p>
    <w:p w14:paraId="4AACB7F1" w14:textId="77777777" w:rsidR="00394EC1" w:rsidRPr="00394EC1" w:rsidRDefault="00394EC1" w:rsidP="00394EC1">
      <w:pPr>
        <w:numPr>
          <w:ilvl w:val="0"/>
          <w:numId w:val="53"/>
        </w:numPr>
      </w:pPr>
      <w:r w:rsidRPr="00394EC1">
        <w:rPr>
          <w:b/>
          <w:bCs/>
        </w:rPr>
        <w:t>Назначение:</w:t>
      </w:r>
      <w:r w:rsidRPr="00394EC1">
        <w:t xml:space="preserve"> Быстрый доступ к последним добавленным или просмотренным файлам.</w:t>
      </w:r>
    </w:p>
    <w:p w14:paraId="5F198532" w14:textId="77777777" w:rsidR="00394EC1" w:rsidRPr="00394EC1" w:rsidRDefault="00394EC1" w:rsidP="00394EC1">
      <w:pPr>
        <w:numPr>
          <w:ilvl w:val="0"/>
          <w:numId w:val="53"/>
        </w:numPr>
      </w:pPr>
      <w:r w:rsidRPr="00394EC1">
        <w:rPr>
          <w:b/>
          <w:bCs/>
        </w:rPr>
        <w:t>Содержимое:</w:t>
      </w:r>
      <w:r w:rsidRPr="00394EC1">
        <w:t xml:space="preserve"> Превью изображений/видео с наложением базовых мета-тегов (тип, дата, количество тегов).</w:t>
      </w:r>
    </w:p>
    <w:p w14:paraId="7117B789" w14:textId="77777777" w:rsidR="00394EC1" w:rsidRPr="00394EC1" w:rsidRDefault="00394EC1" w:rsidP="00394EC1">
      <w:pPr>
        <w:numPr>
          <w:ilvl w:val="0"/>
          <w:numId w:val="53"/>
        </w:numPr>
      </w:pPr>
      <w:r w:rsidRPr="00394EC1">
        <w:rPr>
          <w:b/>
          <w:bCs/>
        </w:rPr>
        <w:t>Логика выборки:</w:t>
      </w:r>
    </w:p>
    <w:p w14:paraId="35E903F2" w14:textId="77777777" w:rsidR="00394EC1" w:rsidRPr="00394EC1" w:rsidRDefault="00394EC1" w:rsidP="00394EC1">
      <w:pPr>
        <w:numPr>
          <w:ilvl w:val="1"/>
          <w:numId w:val="53"/>
        </w:numPr>
      </w:pPr>
      <w:r w:rsidRPr="00394EC1">
        <w:t xml:space="preserve">Сортировка по </w:t>
      </w:r>
      <w:proofErr w:type="spellStart"/>
      <w:r w:rsidRPr="00394EC1">
        <w:t>dateAdded</w:t>
      </w:r>
      <w:proofErr w:type="spellEnd"/>
      <w:r w:rsidRPr="00394EC1">
        <w:t xml:space="preserve"> или </w:t>
      </w:r>
      <w:proofErr w:type="spellStart"/>
      <w:r w:rsidRPr="00394EC1">
        <w:t>lastViewed</w:t>
      </w:r>
      <w:proofErr w:type="spellEnd"/>
      <w:r w:rsidRPr="00394EC1">
        <w:t xml:space="preserve"> (настраивается в настройках).</w:t>
      </w:r>
    </w:p>
    <w:p w14:paraId="47493A73" w14:textId="77777777" w:rsidR="00394EC1" w:rsidRPr="00394EC1" w:rsidRDefault="00394EC1" w:rsidP="00394EC1">
      <w:pPr>
        <w:numPr>
          <w:ilvl w:val="1"/>
          <w:numId w:val="53"/>
        </w:numPr>
      </w:pPr>
      <w:r w:rsidRPr="00394EC1">
        <w:t>Лимит: 12 элементов для десктопа, 6 для узких окон.</w:t>
      </w:r>
    </w:p>
    <w:p w14:paraId="5F5417F4" w14:textId="77777777" w:rsidR="00394EC1" w:rsidRPr="00394EC1" w:rsidRDefault="00394EC1" w:rsidP="00394EC1">
      <w:pPr>
        <w:numPr>
          <w:ilvl w:val="1"/>
          <w:numId w:val="53"/>
        </w:numPr>
      </w:pPr>
      <w:r w:rsidRPr="00394EC1">
        <w:t>Исключаются архивированные и удалённые блоки.</w:t>
      </w:r>
    </w:p>
    <w:p w14:paraId="3827E51A" w14:textId="77777777" w:rsidR="00394EC1" w:rsidRPr="00394EC1" w:rsidRDefault="00394EC1" w:rsidP="00394EC1">
      <w:pPr>
        <w:numPr>
          <w:ilvl w:val="0"/>
          <w:numId w:val="53"/>
        </w:numPr>
      </w:pPr>
      <w:r w:rsidRPr="00394EC1">
        <w:rPr>
          <w:b/>
          <w:bCs/>
        </w:rPr>
        <w:t>Интерактивность:</w:t>
      </w:r>
    </w:p>
    <w:p w14:paraId="6D8CDAC7" w14:textId="77777777" w:rsidR="00394EC1" w:rsidRPr="00394EC1" w:rsidRDefault="00394EC1" w:rsidP="00394EC1">
      <w:pPr>
        <w:numPr>
          <w:ilvl w:val="1"/>
          <w:numId w:val="53"/>
        </w:numPr>
      </w:pPr>
      <w:r w:rsidRPr="00394EC1">
        <w:t>Клик по превью → мгновенный переход в полноэкранный просмотр.</w:t>
      </w:r>
    </w:p>
    <w:p w14:paraId="4FB1F74F" w14:textId="77777777" w:rsidR="00394EC1" w:rsidRPr="00394EC1" w:rsidRDefault="00394EC1" w:rsidP="00394EC1">
      <w:pPr>
        <w:numPr>
          <w:ilvl w:val="1"/>
          <w:numId w:val="53"/>
        </w:numPr>
      </w:pPr>
      <w:proofErr w:type="spellStart"/>
      <w:r w:rsidRPr="00394EC1">
        <w:t>Ховер</w:t>
      </w:r>
      <w:proofErr w:type="spellEnd"/>
      <w:r w:rsidRPr="00394EC1">
        <w:t xml:space="preserve"> → отображение панели быстрых действий (тег, избранное, открыть).</w:t>
      </w:r>
    </w:p>
    <w:p w14:paraId="796964A4" w14:textId="77777777" w:rsidR="00394EC1" w:rsidRPr="00394EC1" w:rsidRDefault="00394EC1" w:rsidP="00394EC1">
      <w:pPr>
        <w:numPr>
          <w:ilvl w:val="1"/>
          <w:numId w:val="53"/>
        </w:numPr>
      </w:pPr>
      <w:proofErr w:type="spellStart"/>
      <w:r w:rsidRPr="00394EC1">
        <w:t>Свайп</w:t>
      </w:r>
      <w:proofErr w:type="spellEnd"/>
      <w:r w:rsidRPr="00394EC1">
        <w:t>/стрелки → навигация по карусели без изменения текущего контекста.</w:t>
      </w:r>
    </w:p>
    <w:p w14:paraId="5B46EAB4" w14:textId="77777777" w:rsidR="00394EC1" w:rsidRPr="00394EC1" w:rsidRDefault="00394EC1" w:rsidP="00394EC1">
      <w:pPr>
        <w:numPr>
          <w:ilvl w:val="0"/>
          <w:numId w:val="53"/>
        </w:numPr>
      </w:pPr>
      <w:r w:rsidRPr="00394EC1">
        <w:rPr>
          <w:b/>
          <w:bCs/>
        </w:rPr>
        <w:t>Анимация появления:</w:t>
      </w:r>
      <w:r w:rsidRPr="00394EC1">
        <w:t xml:space="preserve"> Каскадное появление карточек с задержкой 30 мс между элементами.</w:t>
      </w:r>
    </w:p>
    <w:p w14:paraId="4AA6D06F" w14:textId="77777777" w:rsidR="00394EC1" w:rsidRPr="00394EC1" w:rsidRDefault="00394EC1" w:rsidP="00394EC1">
      <w:r w:rsidRPr="00394EC1">
        <w:rPr>
          <w:b/>
          <w:bCs/>
        </w:rPr>
        <w:t xml:space="preserve">Блок 2: Активные </w:t>
      </w:r>
      <w:proofErr w:type="spellStart"/>
      <w:r w:rsidRPr="00394EC1">
        <w:rPr>
          <w:b/>
          <w:bCs/>
        </w:rPr>
        <w:t>Workspaces</w:t>
      </w:r>
      <w:proofErr w:type="spellEnd"/>
      <w:r w:rsidRPr="00394EC1">
        <w:rPr>
          <w:b/>
          <w:bCs/>
        </w:rPr>
        <w:t xml:space="preserve"> (плиточная сетка)</w:t>
      </w:r>
    </w:p>
    <w:p w14:paraId="7C971261" w14:textId="77777777" w:rsidR="00394EC1" w:rsidRPr="00394EC1" w:rsidRDefault="00394EC1" w:rsidP="00394EC1">
      <w:pPr>
        <w:numPr>
          <w:ilvl w:val="0"/>
          <w:numId w:val="54"/>
        </w:numPr>
      </w:pPr>
      <w:r w:rsidRPr="00394EC1">
        <w:rPr>
          <w:b/>
          <w:bCs/>
        </w:rPr>
        <w:t>Назначение:</w:t>
      </w:r>
      <w:r w:rsidRPr="00394EC1">
        <w:t xml:space="preserve"> Быстрый переход к часто используемым коллекциям.</w:t>
      </w:r>
    </w:p>
    <w:p w14:paraId="4AA90E32" w14:textId="77777777" w:rsidR="00394EC1" w:rsidRPr="00394EC1" w:rsidRDefault="00394EC1" w:rsidP="00394EC1">
      <w:pPr>
        <w:numPr>
          <w:ilvl w:val="0"/>
          <w:numId w:val="54"/>
        </w:numPr>
      </w:pPr>
      <w:r w:rsidRPr="00394EC1">
        <w:rPr>
          <w:b/>
          <w:bCs/>
        </w:rPr>
        <w:lastRenderedPageBreak/>
        <w:t>Содержимое:</w:t>
      </w:r>
      <w:r w:rsidRPr="00394EC1">
        <w:t xml:space="preserve"> Карточка </w:t>
      </w:r>
      <w:proofErr w:type="spellStart"/>
      <w:r w:rsidRPr="00394EC1">
        <w:t>Workspace</w:t>
      </w:r>
      <w:proofErr w:type="spellEnd"/>
      <w:r w:rsidRPr="00394EC1">
        <w:t xml:space="preserve"> содержит:</w:t>
      </w:r>
    </w:p>
    <w:p w14:paraId="529270D9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>Иконку и название.</w:t>
      </w:r>
    </w:p>
    <w:p w14:paraId="5700291F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>Количество элементов (динамически обновляется).</w:t>
      </w:r>
    </w:p>
    <w:p w14:paraId="3C366081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 xml:space="preserve">Цветовой акцент, соответствующий настройкам </w:t>
      </w:r>
      <w:proofErr w:type="spellStart"/>
      <w:r w:rsidRPr="00394EC1">
        <w:t>Workspace</w:t>
      </w:r>
      <w:proofErr w:type="spellEnd"/>
      <w:r w:rsidRPr="00394EC1">
        <w:t>.</w:t>
      </w:r>
    </w:p>
    <w:p w14:paraId="0D211154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>Мини-превью первых 4 элементов коллекции (опционально).</w:t>
      </w:r>
    </w:p>
    <w:p w14:paraId="48A27C89" w14:textId="77777777" w:rsidR="00394EC1" w:rsidRPr="00394EC1" w:rsidRDefault="00394EC1" w:rsidP="00394EC1">
      <w:pPr>
        <w:numPr>
          <w:ilvl w:val="0"/>
          <w:numId w:val="54"/>
        </w:numPr>
      </w:pPr>
      <w:r w:rsidRPr="00394EC1">
        <w:rPr>
          <w:b/>
          <w:bCs/>
        </w:rPr>
        <w:t>Логика отображения:</w:t>
      </w:r>
    </w:p>
    <w:p w14:paraId="1C907661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 xml:space="preserve">По умолчанию: последние 6 использованных </w:t>
      </w:r>
      <w:proofErr w:type="spellStart"/>
      <w:r w:rsidRPr="00394EC1">
        <w:t>Workspace</w:t>
      </w:r>
      <w:proofErr w:type="spellEnd"/>
      <w:r w:rsidRPr="00394EC1">
        <w:t>.</w:t>
      </w:r>
    </w:p>
    <w:p w14:paraId="6D1A1C36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>Сортировка: по частоте доступа или дате последнего изменения.</w:t>
      </w:r>
    </w:p>
    <w:p w14:paraId="1DB92D91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 xml:space="preserve">Пустое состояние: кнопка «Создать первый </w:t>
      </w:r>
      <w:proofErr w:type="spellStart"/>
      <w:r w:rsidRPr="00394EC1">
        <w:t>Workspace</w:t>
      </w:r>
      <w:proofErr w:type="spellEnd"/>
      <w:r w:rsidRPr="00394EC1">
        <w:t>» с мастером настройки.</w:t>
      </w:r>
    </w:p>
    <w:p w14:paraId="6415E785" w14:textId="77777777" w:rsidR="00394EC1" w:rsidRPr="00394EC1" w:rsidRDefault="00394EC1" w:rsidP="00394EC1">
      <w:pPr>
        <w:numPr>
          <w:ilvl w:val="0"/>
          <w:numId w:val="54"/>
        </w:numPr>
      </w:pPr>
      <w:r w:rsidRPr="00394EC1">
        <w:rPr>
          <w:b/>
          <w:bCs/>
        </w:rPr>
        <w:t>Интерактивность:</w:t>
      </w:r>
    </w:p>
    <w:p w14:paraId="375FBCF9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 xml:space="preserve">Клик → открытие </w:t>
      </w:r>
      <w:proofErr w:type="spellStart"/>
      <w:r w:rsidRPr="00394EC1">
        <w:t>Workspace</w:t>
      </w:r>
      <w:proofErr w:type="spellEnd"/>
      <w:r w:rsidRPr="00394EC1">
        <w:t xml:space="preserve"> в центральной области.</w:t>
      </w:r>
    </w:p>
    <w:p w14:paraId="6EE16642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>Правый клик → контекстное меню действий.</w:t>
      </w:r>
    </w:p>
    <w:p w14:paraId="581CEEF5" w14:textId="77777777" w:rsidR="00394EC1" w:rsidRPr="00394EC1" w:rsidRDefault="00394EC1" w:rsidP="00394EC1">
      <w:pPr>
        <w:numPr>
          <w:ilvl w:val="1"/>
          <w:numId w:val="54"/>
        </w:numPr>
      </w:pPr>
      <w:r w:rsidRPr="00394EC1">
        <w:t>Перетаскивание → изменение порядка в списке.</w:t>
      </w:r>
    </w:p>
    <w:p w14:paraId="690805F1" w14:textId="77777777" w:rsidR="00394EC1" w:rsidRPr="00394EC1" w:rsidRDefault="00394EC1" w:rsidP="00394EC1">
      <w:r w:rsidRPr="00394EC1">
        <w:rPr>
          <w:b/>
          <w:bCs/>
        </w:rPr>
        <w:t>Блок 3: Умные рекомендации (опционально, настраиваемо)</w:t>
      </w:r>
    </w:p>
    <w:p w14:paraId="73D8DFB1" w14:textId="77777777" w:rsidR="00394EC1" w:rsidRPr="00394EC1" w:rsidRDefault="00394EC1" w:rsidP="00394EC1">
      <w:pPr>
        <w:numPr>
          <w:ilvl w:val="0"/>
          <w:numId w:val="55"/>
        </w:numPr>
      </w:pPr>
      <w:r w:rsidRPr="00394EC1">
        <w:rPr>
          <w:b/>
          <w:bCs/>
        </w:rPr>
        <w:t>Назначение:</w:t>
      </w:r>
      <w:r w:rsidRPr="00394EC1">
        <w:t xml:space="preserve"> Предложение релевантных действий на основе поведения пользователя.</w:t>
      </w:r>
    </w:p>
    <w:p w14:paraId="620A6DC7" w14:textId="77777777" w:rsidR="00394EC1" w:rsidRPr="00394EC1" w:rsidRDefault="00394EC1" w:rsidP="00394EC1">
      <w:pPr>
        <w:numPr>
          <w:ilvl w:val="0"/>
          <w:numId w:val="55"/>
        </w:numPr>
      </w:pPr>
      <w:r w:rsidRPr="00394EC1">
        <w:rPr>
          <w:b/>
          <w:bCs/>
        </w:rPr>
        <w:t>Логика генерации:</w:t>
      </w:r>
    </w:p>
    <w:p w14:paraId="45225B76" w14:textId="77777777" w:rsidR="00394EC1" w:rsidRPr="00394EC1" w:rsidRDefault="00394EC1" w:rsidP="00394EC1">
      <w:pPr>
        <w:numPr>
          <w:ilvl w:val="1"/>
          <w:numId w:val="55"/>
        </w:numPr>
      </w:pPr>
      <w:r w:rsidRPr="00394EC1">
        <w:t xml:space="preserve">Анализ частоты использования тегов → предложение создать </w:t>
      </w:r>
      <w:proofErr w:type="spellStart"/>
      <w:r w:rsidRPr="00394EC1">
        <w:t>Workspace</w:t>
      </w:r>
      <w:proofErr w:type="spellEnd"/>
      <w:r w:rsidRPr="00394EC1">
        <w:t>.</w:t>
      </w:r>
    </w:p>
    <w:p w14:paraId="521B947C" w14:textId="77777777" w:rsidR="00394EC1" w:rsidRPr="00394EC1" w:rsidRDefault="00394EC1" w:rsidP="00394EC1">
      <w:pPr>
        <w:numPr>
          <w:ilvl w:val="1"/>
          <w:numId w:val="55"/>
        </w:numPr>
      </w:pPr>
      <w:r w:rsidRPr="00394EC1">
        <w:t>Визуальное сходство недавно просмотренных медиа → предложение показать похожие.</w:t>
      </w:r>
    </w:p>
    <w:p w14:paraId="071C31FE" w14:textId="77777777" w:rsidR="00394EC1" w:rsidRPr="00394EC1" w:rsidRDefault="00394EC1" w:rsidP="00394EC1">
      <w:pPr>
        <w:numPr>
          <w:ilvl w:val="1"/>
          <w:numId w:val="55"/>
        </w:numPr>
      </w:pPr>
      <w:r w:rsidRPr="00394EC1">
        <w:t>Период неактивности коллекции → предложение импортировать новую папку.</w:t>
      </w:r>
    </w:p>
    <w:p w14:paraId="5FB681B0" w14:textId="77777777" w:rsidR="00394EC1" w:rsidRPr="00394EC1" w:rsidRDefault="00394EC1" w:rsidP="00394EC1">
      <w:pPr>
        <w:numPr>
          <w:ilvl w:val="0"/>
          <w:numId w:val="55"/>
        </w:numPr>
      </w:pPr>
      <w:r w:rsidRPr="00394EC1">
        <w:rPr>
          <w:b/>
          <w:bCs/>
        </w:rPr>
        <w:t>Формат отображения:</w:t>
      </w:r>
    </w:p>
    <w:p w14:paraId="779A216A" w14:textId="77777777" w:rsidR="00394EC1" w:rsidRPr="00394EC1" w:rsidRDefault="00394EC1" w:rsidP="00394EC1">
      <w:pPr>
        <w:numPr>
          <w:ilvl w:val="1"/>
          <w:numId w:val="55"/>
        </w:numPr>
      </w:pPr>
      <w:r w:rsidRPr="00394EC1">
        <w:t>Карточка с иконкой, заголовком, кратким описанием и двумя кнопками действия.</w:t>
      </w:r>
    </w:p>
    <w:p w14:paraId="6F00CF99" w14:textId="77777777" w:rsidR="00394EC1" w:rsidRPr="00394EC1" w:rsidRDefault="00394EC1" w:rsidP="00394EC1">
      <w:pPr>
        <w:numPr>
          <w:ilvl w:val="1"/>
          <w:numId w:val="55"/>
        </w:numPr>
      </w:pPr>
      <w:r w:rsidRPr="00394EC1">
        <w:t>Пример: «</w:t>
      </w:r>
      <w:r w:rsidRPr="00394EC1">
        <w:rPr>
          <w:rFonts w:ascii="Segoe UI Emoji" w:hAnsi="Segoe UI Emoji" w:cs="Segoe UI Emoji"/>
        </w:rPr>
        <w:t>✨</w:t>
      </w:r>
      <w:r w:rsidRPr="00394EC1">
        <w:t xml:space="preserve"> </w:t>
      </w:r>
      <w:r w:rsidRPr="00394EC1">
        <w:rPr>
          <w:rFonts w:ascii="Aptos" w:hAnsi="Aptos" w:cs="Aptos"/>
        </w:rPr>
        <w:t>Вы</w:t>
      </w:r>
      <w:r w:rsidRPr="00394EC1">
        <w:t xml:space="preserve"> </w:t>
      </w:r>
      <w:r w:rsidRPr="00394EC1">
        <w:rPr>
          <w:rFonts w:ascii="Aptos" w:hAnsi="Aptos" w:cs="Aptos"/>
        </w:rPr>
        <w:t>часто</w:t>
      </w:r>
      <w:r w:rsidRPr="00394EC1">
        <w:t xml:space="preserve"> </w:t>
      </w:r>
      <w:r w:rsidRPr="00394EC1">
        <w:rPr>
          <w:rFonts w:ascii="Aptos" w:hAnsi="Aptos" w:cs="Aptos"/>
        </w:rPr>
        <w:t>открываете</w:t>
      </w:r>
      <w:r w:rsidRPr="00394EC1">
        <w:t xml:space="preserve"> </w:t>
      </w:r>
      <w:r w:rsidRPr="00394EC1">
        <w:rPr>
          <w:rFonts w:ascii="Aptos" w:hAnsi="Aptos" w:cs="Aptos"/>
        </w:rPr>
        <w:t>арты</w:t>
      </w:r>
      <w:r w:rsidRPr="00394EC1">
        <w:t xml:space="preserve"> </w:t>
      </w:r>
      <w:r w:rsidRPr="00394EC1">
        <w:rPr>
          <w:rFonts w:ascii="Aptos" w:hAnsi="Aptos" w:cs="Aptos"/>
        </w:rPr>
        <w:t>с</w:t>
      </w:r>
      <w:r w:rsidRPr="00394EC1">
        <w:t xml:space="preserve"> </w:t>
      </w:r>
      <w:r w:rsidRPr="00394EC1">
        <w:rPr>
          <w:rFonts w:ascii="Aptos" w:hAnsi="Aptos" w:cs="Aptos"/>
        </w:rPr>
        <w:t>тегами</w:t>
      </w:r>
      <w:r w:rsidRPr="00394EC1">
        <w:t xml:space="preserve"> </w:t>
      </w:r>
      <w:proofErr w:type="spellStart"/>
      <w:r w:rsidRPr="00394EC1">
        <w:t>fox</w:t>
      </w:r>
      <w:proofErr w:type="spellEnd"/>
      <w:r w:rsidRPr="00394EC1">
        <w:t xml:space="preserve"> и </w:t>
      </w:r>
      <w:proofErr w:type="spellStart"/>
      <w:r w:rsidRPr="00394EC1">
        <w:t>night</w:t>
      </w:r>
      <w:proofErr w:type="spellEnd"/>
      <w:r w:rsidRPr="00394EC1">
        <w:t xml:space="preserve"> — создать </w:t>
      </w:r>
      <w:proofErr w:type="spellStart"/>
      <w:r w:rsidRPr="00394EC1">
        <w:t>Workspace</w:t>
      </w:r>
      <w:proofErr w:type="spellEnd"/>
      <w:r w:rsidRPr="00394EC1">
        <w:t xml:space="preserve"> "Ночные лисы"?» [Создать] [Не предлагать].</w:t>
      </w:r>
    </w:p>
    <w:p w14:paraId="0D291699" w14:textId="77777777" w:rsidR="00394EC1" w:rsidRPr="00394EC1" w:rsidRDefault="00394EC1" w:rsidP="00394EC1">
      <w:pPr>
        <w:numPr>
          <w:ilvl w:val="0"/>
          <w:numId w:val="55"/>
        </w:numPr>
      </w:pPr>
      <w:r w:rsidRPr="00394EC1">
        <w:rPr>
          <w:b/>
          <w:bCs/>
        </w:rPr>
        <w:t>Управление:</w:t>
      </w:r>
    </w:p>
    <w:p w14:paraId="7C54A25A" w14:textId="77777777" w:rsidR="00394EC1" w:rsidRPr="00394EC1" w:rsidRDefault="00394EC1" w:rsidP="00394EC1">
      <w:pPr>
        <w:numPr>
          <w:ilvl w:val="1"/>
          <w:numId w:val="55"/>
        </w:numPr>
      </w:pPr>
      <w:r w:rsidRPr="00394EC1">
        <w:t>Пользователь может отключить рекомендации в настройках.</w:t>
      </w:r>
    </w:p>
    <w:p w14:paraId="55E54E6E" w14:textId="77777777" w:rsidR="00394EC1" w:rsidRPr="00394EC1" w:rsidRDefault="00394EC1" w:rsidP="00394EC1">
      <w:pPr>
        <w:numPr>
          <w:ilvl w:val="1"/>
          <w:numId w:val="55"/>
        </w:numPr>
      </w:pPr>
      <w:r w:rsidRPr="00394EC1">
        <w:lastRenderedPageBreak/>
        <w:t>Каждая рекомендация имеет кнопку «Не показывать это» для точной настройки алгоритма.</w:t>
      </w:r>
    </w:p>
    <w:p w14:paraId="58FEB5FD" w14:textId="77777777" w:rsidR="00394EC1" w:rsidRPr="00394EC1" w:rsidRDefault="00394EC1" w:rsidP="00394EC1">
      <w:r w:rsidRPr="00394EC1">
        <w:rPr>
          <w:b/>
          <w:bCs/>
        </w:rPr>
        <w:t>Блок 4: Быстрые действия (фиксированная панель)</w:t>
      </w:r>
    </w:p>
    <w:p w14:paraId="3E98978E" w14:textId="77777777" w:rsidR="00394EC1" w:rsidRPr="00394EC1" w:rsidRDefault="00394EC1" w:rsidP="00394EC1">
      <w:pPr>
        <w:numPr>
          <w:ilvl w:val="0"/>
          <w:numId w:val="56"/>
        </w:numPr>
      </w:pPr>
      <w:r w:rsidRPr="00394EC1">
        <w:rPr>
          <w:b/>
          <w:bCs/>
        </w:rPr>
        <w:t>Назначение:</w:t>
      </w:r>
      <w:r w:rsidRPr="00394EC1">
        <w:t xml:space="preserve"> Мгновенный доступ к ключевым операциям без навигации.</w:t>
      </w:r>
    </w:p>
    <w:p w14:paraId="7EFB0AF5" w14:textId="77777777" w:rsidR="00394EC1" w:rsidRPr="00394EC1" w:rsidRDefault="00394EC1" w:rsidP="00394EC1">
      <w:pPr>
        <w:numPr>
          <w:ilvl w:val="0"/>
          <w:numId w:val="56"/>
        </w:numPr>
      </w:pPr>
      <w:r w:rsidRPr="00394EC1">
        <w:rPr>
          <w:b/>
          <w:bCs/>
        </w:rPr>
        <w:t>Содержимое (по умолчанию):</w:t>
      </w:r>
    </w:p>
    <w:p w14:paraId="7FE05A2D" w14:textId="77777777" w:rsidR="00394EC1" w:rsidRPr="00394EC1" w:rsidRDefault="00394EC1" w:rsidP="00394EC1">
      <w:pPr>
        <w:numPr>
          <w:ilvl w:val="1"/>
          <w:numId w:val="56"/>
        </w:numPr>
      </w:pPr>
      <w:r w:rsidRPr="00394EC1">
        <w:rPr>
          <w:rFonts w:ascii="Segoe UI Emoji" w:hAnsi="Segoe UI Emoji" w:cs="Segoe UI Emoji"/>
        </w:rPr>
        <w:t>📁</w:t>
      </w:r>
      <w:r w:rsidRPr="00394EC1">
        <w:t xml:space="preserve"> Импорт папки — выбор корневой директории для сканирования.</w:t>
      </w:r>
    </w:p>
    <w:p w14:paraId="5CF0763E" w14:textId="77777777" w:rsidR="00394EC1" w:rsidRPr="00394EC1" w:rsidRDefault="00394EC1" w:rsidP="00394EC1">
      <w:pPr>
        <w:numPr>
          <w:ilvl w:val="1"/>
          <w:numId w:val="56"/>
        </w:numPr>
      </w:pPr>
      <w:r w:rsidRPr="00394EC1">
        <w:rPr>
          <w:rFonts w:ascii="Segoe UI Emoji" w:hAnsi="Segoe UI Emoji" w:cs="Segoe UI Emoji"/>
        </w:rPr>
        <w:t>✨</w:t>
      </w:r>
      <w:r w:rsidRPr="00394EC1">
        <w:t xml:space="preserve"> Новый </w:t>
      </w:r>
      <w:proofErr w:type="spellStart"/>
      <w:r w:rsidRPr="00394EC1">
        <w:t>Workspace</w:t>
      </w:r>
      <w:proofErr w:type="spellEnd"/>
      <w:r w:rsidRPr="00394EC1">
        <w:t xml:space="preserve"> — запуск мастера создания коллекции.</w:t>
      </w:r>
    </w:p>
    <w:p w14:paraId="0FF51925" w14:textId="77777777" w:rsidR="00394EC1" w:rsidRPr="00394EC1" w:rsidRDefault="00394EC1" w:rsidP="00394EC1">
      <w:pPr>
        <w:numPr>
          <w:ilvl w:val="1"/>
          <w:numId w:val="56"/>
        </w:numPr>
      </w:pPr>
      <w:r w:rsidRPr="00394EC1">
        <w:rPr>
          <w:rFonts w:ascii="Segoe UI Emoji" w:hAnsi="Segoe UI Emoji" w:cs="Segoe UI Emoji"/>
        </w:rPr>
        <w:t>🔍</w:t>
      </w:r>
      <w:r w:rsidRPr="00394EC1">
        <w:t xml:space="preserve"> Глобальный поиск — переход в режим поиска по всей коллекции.</w:t>
      </w:r>
    </w:p>
    <w:p w14:paraId="48D25424" w14:textId="77777777" w:rsidR="00394EC1" w:rsidRPr="00394EC1" w:rsidRDefault="00394EC1" w:rsidP="00394EC1">
      <w:pPr>
        <w:numPr>
          <w:ilvl w:val="1"/>
          <w:numId w:val="56"/>
        </w:numPr>
      </w:pPr>
      <w:r w:rsidRPr="00394EC1">
        <w:rPr>
          <w:rFonts w:ascii="Segoe UI Symbol" w:hAnsi="Segoe UI Symbol" w:cs="Segoe UI Symbol"/>
        </w:rPr>
        <w:t>⚙</w:t>
      </w:r>
      <w:r w:rsidRPr="00394EC1">
        <w:t>️ Настройки — доступ к конфигурации приложения.</w:t>
      </w:r>
    </w:p>
    <w:p w14:paraId="47F2CFA8" w14:textId="77777777" w:rsidR="00394EC1" w:rsidRPr="00394EC1" w:rsidRDefault="00394EC1" w:rsidP="00394EC1">
      <w:pPr>
        <w:numPr>
          <w:ilvl w:val="0"/>
          <w:numId w:val="56"/>
        </w:numPr>
      </w:pPr>
      <w:r w:rsidRPr="00394EC1">
        <w:rPr>
          <w:b/>
          <w:bCs/>
        </w:rPr>
        <w:t>Кастомизация:</w:t>
      </w:r>
    </w:p>
    <w:p w14:paraId="49152D0F" w14:textId="77777777" w:rsidR="00394EC1" w:rsidRPr="00394EC1" w:rsidRDefault="00394EC1" w:rsidP="00394EC1">
      <w:pPr>
        <w:numPr>
          <w:ilvl w:val="1"/>
          <w:numId w:val="56"/>
        </w:numPr>
      </w:pPr>
      <w:r w:rsidRPr="00394EC1">
        <w:t>Пользователь может закрепить до 6 действий в панели.</w:t>
      </w:r>
    </w:p>
    <w:p w14:paraId="4C6E67CC" w14:textId="77777777" w:rsidR="00394EC1" w:rsidRPr="00394EC1" w:rsidRDefault="00394EC1" w:rsidP="00394EC1">
      <w:pPr>
        <w:numPr>
          <w:ilvl w:val="1"/>
          <w:numId w:val="56"/>
        </w:numPr>
      </w:pPr>
      <w:r w:rsidRPr="00394EC1">
        <w:t>Доступные действия: все функции приложения с семантическими иконками.</w:t>
      </w:r>
    </w:p>
    <w:p w14:paraId="4290E4A9" w14:textId="77777777" w:rsidR="00394EC1" w:rsidRPr="00394EC1" w:rsidRDefault="00394EC1" w:rsidP="00394EC1">
      <w:pPr>
        <w:numPr>
          <w:ilvl w:val="0"/>
          <w:numId w:val="56"/>
        </w:numPr>
      </w:pPr>
      <w:r w:rsidRPr="00394EC1">
        <w:rPr>
          <w:b/>
          <w:bCs/>
        </w:rPr>
        <w:t>Интерактивность:</w:t>
      </w:r>
    </w:p>
    <w:p w14:paraId="4BA10248" w14:textId="77777777" w:rsidR="00394EC1" w:rsidRPr="00394EC1" w:rsidRDefault="00394EC1" w:rsidP="00394EC1">
      <w:pPr>
        <w:numPr>
          <w:ilvl w:val="1"/>
          <w:numId w:val="56"/>
        </w:numPr>
      </w:pPr>
      <w:r w:rsidRPr="00394EC1">
        <w:t>Клик → немедленное выполнение действия или переход в соответствующий режим.</w:t>
      </w:r>
    </w:p>
    <w:p w14:paraId="7AE16AA8" w14:textId="77777777" w:rsidR="00394EC1" w:rsidRPr="00394EC1" w:rsidRDefault="00394EC1" w:rsidP="00394EC1">
      <w:pPr>
        <w:numPr>
          <w:ilvl w:val="1"/>
          <w:numId w:val="56"/>
        </w:numPr>
      </w:pPr>
      <w:proofErr w:type="spellStart"/>
      <w:r w:rsidRPr="00394EC1">
        <w:t>Ховер</w:t>
      </w:r>
      <w:proofErr w:type="spellEnd"/>
      <w:r w:rsidRPr="00394EC1">
        <w:t xml:space="preserve"> → всплывающая подсказка с кратким описанием.</w:t>
      </w:r>
    </w:p>
    <w:p w14:paraId="34C59B74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4.4 Статус-бар: Информация в реальном времени</w:t>
      </w:r>
    </w:p>
    <w:p w14:paraId="1BE984B0" w14:textId="77777777" w:rsidR="00394EC1" w:rsidRPr="00394EC1" w:rsidRDefault="00394EC1" w:rsidP="00394EC1">
      <w:r w:rsidRPr="00394EC1">
        <w:t>Статус-бар — это фиксированная горизонтальная полоса в нижней части интерфейса, отображающая системную информацию без перекрытия контента.</w:t>
      </w:r>
    </w:p>
    <w:p w14:paraId="68941BB7" w14:textId="77777777" w:rsidR="00394EC1" w:rsidRPr="00394EC1" w:rsidRDefault="00394EC1" w:rsidP="00394EC1">
      <w:r w:rsidRPr="00394EC1">
        <w:rPr>
          <w:b/>
          <w:bCs/>
        </w:rPr>
        <w:t>Элементы статус-бара (слева направо):</w:t>
      </w:r>
    </w:p>
    <w:p w14:paraId="14F83C23" w14:textId="77777777" w:rsidR="00394EC1" w:rsidRPr="00394EC1" w:rsidRDefault="00394EC1" w:rsidP="00394EC1">
      <w:pPr>
        <w:numPr>
          <w:ilvl w:val="0"/>
          <w:numId w:val="57"/>
        </w:numPr>
      </w:pPr>
      <w:r w:rsidRPr="00394EC1">
        <w:rPr>
          <w:b/>
          <w:bCs/>
        </w:rPr>
        <w:t>Индикатор синхронизации:</w:t>
      </w:r>
    </w:p>
    <w:p w14:paraId="1227B979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rPr>
          <w:rFonts w:ascii="Segoe UI Emoji" w:hAnsi="Segoe UI Emoji" w:cs="Segoe UI Emoji"/>
        </w:rPr>
        <w:t>🔄</w:t>
      </w:r>
      <w:r w:rsidRPr="00394EC1">
        <w:t xml:space="preserve"> «Синхронизировано» — зелёная иконка, анимация пульсации при обновлении.</w:t>
      </w:r>
    </w:p>
    <w:p w14:paraId="1903179F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rPr>
          <w:rFonts w:ascii="Segoe UI Emoji" w:hAnsi="Segoe UI Emoji" w:cs="Segoe UI Emoji"/>
        </w:rPr>
        <w:t>⏳</w:t>
      </w:r>
      <w:r w:rsidRPr="00394EC1">
        <w:t xml:space="preserve"> «Ожидание» — жёлтая иконка, анимация вращения.</w:t>
      </w:r>
    </w:p>
    <w:p w14:paraId="26ADFF3D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rPr>
          <w:rFonts w:ascii="Segoe UI Emoji" w:hAnsi="Segoe UI Emoji" w:cs="Segoe UI Emoji"/>
        </w:rPr>
        <w:t>❌</w:t>
      </w:r>
      <w:r w:rsidRPr="00394EC1">
        <w:t xml:space="preserve"> «Ошибка» — красная иконка, клик открывает детали проблемы.</w:t>
      </w:r>
    </w:p>
    <w:p w14:paraId="7C257DC8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rPr>
          <w:rFonts w:ascii="Segoe UI Emoji" w:hAnsi="Segoe UI Emoji" w:cs="Segoe UI Emoji"/>
        </w:rPr>
        <w:t>🌐</w:t>
      </w:r>
      <w:r w:rsidRPr="00394EC1">
        <w:t xml:space="preserve"> «Офлайн» — серая иконка, отображается при отсутствии соединения.</w:t>
      </w:r>
    </w:p>
    <w:p w14:paraId="45574B74" w14:textId="77777777" w:rsidR="00394EC1" w:rsidRPr="00394EC1" w:rsidRDefault="00394EC1" w:rsidP="00394EC1">
      <w:pPr>
        <w:numPr>
          <w:ilvl w:val="0"/>
          <w:numId w:val="57"/>
        </w:numPr>
      </w:pPr>
      <w:r w:rsidRPr="00394EC1">
        <w:rPr>
          <w:b/>
          <w:bCs/>
        </w:rPr>
        <w:t>Индикатор места на диске:</w:t>
      </w:r>
    </w:p>
    <w:p w14:paraId="40F68D43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t>Прогресс-бар с процентным значением: «42 ГБ свободно из 100 ГБ».</w:t>
      </w:r>
    </w:p>
    <w:p w14:paraId="4D96214D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lastRenderedPageBreak/>
        <w:t>Цветовая индикация: зелёный (&gt;20%), жёлтый (10-20%), красный (&lt;10%).</w:t>
      </w:r>
    </w:p>
    <w:p w14:paraId="13885846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t>Клик → переход в настройки управления кэшем.</w:t>
      </w:r>
    </w:p>
    <w:p w14:paraId="70AF2BFA" w14:textId="77777777" w:rsidR="00394EC1" w:rsidRPr="00394EC1" w:rsidRDefault="00394EC1" w:rsidP="00394EC1">
      <w:pPr>
        <w:numPr>
          <w:ilvl w:val="0"/>
          <w:numId w:val="57"/>
        </w:numPr>
      </w:pPr>
      <w:r w:rsidRPr="00394EC1">
        <w:rPr>
          <w:b/>
          <w:bCs/>
        </w:rPr>
        <w:t>Уведомления:</w:t>
      </w:r>
    </w:p>
    <w:p w14:paraId="0B36F8A7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t>Иконка колокольчика с бейджем количества непрочитанных событий.</w:t>
      </w:r>
    </w:p>
    <w:p w14:paraId="56EDE89F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t>Клик → выпадающий список последних уведомлений (обновления, ошибки, предложения).</w:t>
      </w:r>
    </w:p>
    <w:p w14:paraId="00020052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t>Каждое уведомление имеет кнопку действия или отклонения.</w:t>
      </w:r>
    </w:p>
    <w:p w14:paraId="67D2F41F" w14:textId="77777777" w:rsidR="00394EC1" w:rsidRPr="00394EC1" w:rsidRDefault="00394EC1" w:rsidP="00394EC1">
      <w:pPr>
        <w:numPr>
          <w:ilvl w:val="0"/>
          <w:numId w:val="57"/>
        </w:numPr>
      </w:pPr>
      <w:r w:rsidRPr="00394EC1">
        <w:rPr>
          <w:b/>
          <w:bCs/>
        </w:rPr>
        <w:t>Индикатор производительности (опционально, для режима разработчика):</w:t>
      </w:r>
    </w:p>
    <w:p w14:paraId="22EC3B28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t>FPS-счётчик, использование памяти, время отклика.</w:t>
      </w:r>
    </w:p>
    <w:p w14:paraId="5BA63277" w14:textId="77777777" w:rsidR="00394EC1" w:rsidRPr="00394EC1" w:rsidRDefault="00394EC1" w:rsidP="00394EC1">
      <w:pPr>
        <w:numPr>
          <w:ilvl w:val="1"/>
          <w:numId w:val="57"/>
        </w:numPr>
      </w:pPr>
      <w:r w:rsidRPr="00394EC1">
        <w:t>Скрыт по умолчанию, активируется в настройках.</w:t>
      </w:r>
    </w:p>
    <w:p w14:paraId="11EADD45" w14:textId="77777777" w:rsidR="00394EC1" w:rsidRPr="00394EC1" w:rsidRDefault="00394EC1" w:rsidP="00394EC1">
      <w:r w:rsidRPr="00394EC1">
        <w:rPr>
          <w:b/>
          <w:bCs/>
        </w:rPr>
        <w:t>Правила обновления статус-бара:</w:t>
      </w:r>
    </w:p>
    <w:p w14:paraId="7A3751F7" w14:textId="77777777" w:rsidR="00394EC1" w:rsidRPr="00394EC1" w:rsidRDefault="00394EC1" w:rsidP="00394EC1">
      <w:pPr>
        <w:numPr>
          <w:ilvl w:val="0"/>
          <w:numId w:val="58"/>
        </w:numPr>
      </w:pPr>
      <w:r w:rsidRPr="00394EC1">
        <w:t>Все элементы обновляются реактивно при изменении состояния приложения.</w:t>
      </w:r>
    </w:p>
    <w:p w14:paraId="37506FE2" w14:textId="77777777" w:rsidR="00394EC1" w:rsidRPr="00394EC1" w:rsidRDefault="00394EC1" w:rsidP="00394EC1">
      <w:pPr>
        <w:numPr>
          <w:ilvl w:val="0"/>
          <w:numId w:val="58"/>
        </w:numPr>
      </w:pPr>
      <w:r w:rsidRPr="00394EC1">
        <w:t>Анимации появления/исчезновения элементов используют пружинную физику.</w:t>
      </w:r>
    </w:p>
    <w:p w14:paraId="23E11462" w14:textId="77777777" w:rsidR="00394EC1" w:rsidRPr="00394EC1" w:rsidRDefault="00394EC1" w:rsidP="00394EC1">
      <w:pPr>
        <w:numPr>
          <w:ilvl w:val="0"/>
          <w:numId w:val="58"/>
        </w:numPr>
      </w:pPr>
      <w:r w:rsidRPr="00394EC1">
        <w:t>Клик по любому элементу не прерывает текущий пользовательский поток.</w:t>
      </w:r>
    </w:p>
    <w:p w14:paraId="0CD7C0EE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>4.5 Навигация и управление состоянием</w:t>
      </w:r>
    </w:p>
    <w:p w14:paraId="4C112F52" w14:textId="77777777" w:rsidR="00394EC1" w:rsidRPr="00394EC1" w:rsidRDefault="00394EC1" w:rsidP="00394EC1">
      <w:r w:rsidRPr="00394EC1">
        <w:t>Переходы между разделами и сохранение контекста — критически важны для ощущения «нулевого трения».</w:t>
      </w:r>
    </w:p>
    <w:p w14:paraId="4A5133DB" w14:textId="77777777" w:rsidR="00394EC1" w:rsidRPr="00394EC1" w:rsidRDefault="00394EC1" w:rsidP="00394EC1">
      <w:r w:rsidRPr="00394EC1">
        <w:rPr>
          <w:b/>
          <w:bCs/>
        </w:rPr>
        <w:t>Логика маршрутизации:</w:t>
      </w:r>
    </w:p>
    <w:p w14:paraId="283F34F2" w14:textId="77777777" w:rsidR="00394EC1" w:rsidRPr="00394EC1" w:rsidRDefault="00394EC1" w:rsidP="00394EC1">
      <w:pPr>
        <w:numPr>
          <w:ilvl w:val="0"/>
          <w:numId w:val="59"/>
        </w:numPr>
      </w:pPr>
      <w:r w:rsidRPr="00394EC1">
        <w:t>Главный экран (/) — базовая точка входа.</w:t>
      </w:r>
    </w:p>
    <w:p w14:paraId="1BDF0055" w14:textId="77777777" w:rsidR="00394EC1" w:rsidRPr="00394EC1" w:rsidRDefault="00394EC1" w:rsidP="00394EC1">
      <w:pPr>
        <w:numPr>
          <w:ilvl w:val="0"/>
          <w:numId w:val="59"/>
        </w:numPr>
      </w:pPr>
      <w:proofErr w:type="spellStart"/>
      <w:r w:rsidRPr="00394EC1">
        <w:t>Workspace</w:t>
      </w:r>
      <w:proofErr w:type="spellEnd"/>
      <w:r w:rsidRPr="00394EC1">
        <w:t xml:space="preserve"> (/</w:t>
      </w:r>
      <w:proofErr w:type="spellStart"/>
      <w:r w:rsidRPr="00394EC1">
        <w:t>workspace</w:t>
      </w:r>
      <w:proofErr w:type="spellEnd"/>
      <w:r w:rsidRPr="00394EC1">
        <w:t>/:</w:t>
      </w:r>
      <w:proofErr w:type="spellStart"/>
      <w:r w:rsidRPr="00394EC1">
        <w:t>id</w:t>
      </w:r>
      <w:proofErr w:type="spellEnd"/>
      <w:r w:rsidRPr="00394EC1">
        <w:t>) — открывает коллекцию с сохранёнными фильтрами и режимом отображения.</w:t>
      </w:r>
    </w:p>
    <w:p w14:paraId="551C7D3E" w14:textId="77777777" w:rsidR="00394EC1" w:rsidRPr="00394EC1" w:rsidRDefault="00394EC1" w:rsidP="00394EC1">
      <w:pPr>
        <w:numPr>
          <w:ilvl w:val="0"/>
          <w:numId w:val="59"/>
        </w:numPr>
      </w:pPr>
      <w:r w:rsidRPr="00394EC1">
        <w:t>Полноэкранный просмотр (/media/:</w:t>
      </w:r>
      <w:proofErr w:type="spellStart"/>
      <w:r w:rsidRPr="00394EC1">
        <w:t>id</w:t>
      </w:r>
      <w:proofErr w:type="spellEnd"/>
      <w:r w:rsidRPr="00394EC1">
        <w:t>) — изолированный маршрут с передачей индекса в текущей выборке.</w:t>
      </w:r>
    </w:p>
    <w:p w14:paraId="40FD8E7D" w14:textId="77777777" w:rsidR="00394EC1" w:rsidRPr="00394EC1" w:rsidRDefault="00394EC1" w:rsidP="00394EC1">
      <w:pPr>
        <w:numPr>
          <w:ilvl w:val="0"/>
          <w:numId w:val="59"/>
        </w:numPr>
      </w:pPr>
      <w:r w:rsidRPr="00394EC1">
        <w:t>Настройки (/</w:t>
      </w:r>
      <w:proofErr w:type="spellStart"/>
      <w:r w:rsidRPr="00394EC1">
        <w:t>settings</w:t>
      </w:r>
      <w:proofErr w:type="spellEnd"/>
      <w:r w:rsidRPr="00394EC1">
        <w:t>) — модальный маршрут, не сбрасывающий основной контекст.</w:t>
      </w:r>
    </w:p>
    <w:p w14:paraId="5A501884" w14:textId="77777777" w:rsidR="00394EC1" w:rsidRPr="00394EC1" w:rsidRDefault="00394EC1" w:rsidP="00394EC1">
      <w:r w:rsidRPr="00394EC1">
        <w:rPr>
          <w:b/>
          <w:bCs/>
        </w:rPr>
        <w:t>Управление историей навигации:</w:t>
      </w:r>
    </w:p>
    <w:p w14:paraId="4DC96841" w14:textId="77777777" w:rsidR="00394EC1" w:rsidRPr="00394EC1" w:rsidRDefault="00394EC1" w:rsidP="00394EC1">
      <w:pPr>
        <w:numPr>
          <w:ilvl w:val="0"/>
          <w:numId w:val="60"/>
        </w:numPr>
      </w:pPr>
      <w:r w:rsidRPr="00394EC1">
        <w:t xml:space="preserve">Каждый значимый переход (смена </w:t>
      </w:r>
      <w:proofErr w:type="spellStart"/>
      <w:r w:rsidRPr="00394EC1">
        <w:t>Workspace</w:t>
      </w:r>
      <w:proofErr w:type="spellEnd"/>
      <w:r w:rsidRPr="00394EC1">
        <w:t>, применение сложного фильтра, открытие медиа) создаёт запись в стеке истории.</w:t>
      </w:r>
    </w:p>
    <w:p w14:paraId="42B15975" w14:textId="77777777" w:rsidR="00394EC1" w:rsidRPr="00394EC1" w:rsidRDefault="00394EC1" w:rsidP="00394EC1">
      <w:pPr>
        <w:numPr>
          <w:ilvl w:val="0"/>
          <w:numId w:val="60"/>
        </w:numPr>
      </w:pPr>
      <w:r w:rsidRPr="00394EC1">
        <w:t>Кнопки «Назад»</w:t>
      </w:r>
      <w:proofErr w:type="gramStart"/>
      <w:r w:rsidRPr="00394EC1">
        <w:t>/«</w:t>
      </w:r>
      <w:proofErr w:type="gramEnd"/>
      <w:r w:rsidRPr="00394EC1">
        <w:t>Вперёд» в верхней панели управляют этим стеком, возвращая не просто к предыдущему экрану, а к предыдущему логическому состоянию.</w:t>
      </w:r>
    </w:p>
    <w:p w14:paraId="28C1C129" w14:textId="77777777" w:rsidR="00394EC1" w:rsidRPr="00394EC1" w:rsidRDefault="00394EC1" w:rsidP="00394EC1">
      <w:pPr>
        <w:numPr>
          <w:ilvl w:val="0"/>
          <w:numId w:val="60"/>
        </w:numPr>
      </w:pPr>
      <w:r w:rsidRPr="00394EC1">
        <w:lastRenderedPageBreak/>
        <w:t>При восстановлении сессии (перезапуск приложения) роутер автоматически направляет пользователя в последний активный контекст с восстановленными параметрами.</w:t>
      </w:r>
    </w:p>
    <w:p w14:paraId="2C1C0BB3" w14:textId="77777777" w:rsidR="00394EC1" w:rsidRPr="00394EC1" w:rsidRDefault="00394EC1" w:rsidP="00394EC1">
      <w:r w:rsidRPr="00394EC1">
        <w:rPr>
          <w:b/>
          <w:bCs/>
        </w:rPr>
        <w:t>Сохранение состояния представлений:</w:t>
      </w:r>
    </w:p>
    <w:p w14:paraId="4AF9A8A5" w14:textId="77777777" w:rsidR="00394EC1" w:rsidRPr="00394EC1" w:rsidRDefault="00394EC1" w:rsidP="00394EC1">
      <w:pPr>
        <w:numPr>
          <w:ilvl w:val="0"/>
          <w:numId w:val="61"/>
        </w:numPr>
      </w:pPr>
      <w:r w:rsidRPr="00394EC1">
        <w:t xml:space="preserve">Для каждого </w:t>
      </w:r>
      <w:proofErr w:type="spellStart"/>
      <w:r w:rsidRPr="00394EC1">
        <w:t>Workspace</w:t>
      </w:r>
      <w:proofErr w:type="spellEnd"/>
      <w:r w:rsidRPr="00394EC1">
        <w:t xml:space="preserve"> отдельно сохраняются: активные фильтры, режим сетки, позиция </w:t>
      </w:r>
      <w:proofErr w:type="spellStart"/>
      <w:r w:rsidRPr="00394EC1">
        <w:t>скролла</w:t>
      </w:r>
      <w:proofErr w:type="spellEnd"/>
      <w:r w:rsidRPr="00394EC1">
        <w:t>, закреплённые теги.</w:t>
      </w:r>
    </w:p>
    <w:p w14:paraId="66C79AE1" w14:textId="77777777" w:rsidR="00394EC1" w:rsidRPr="00394EC1" w:rsidRDefault="00394EC1" w:rsidP="00394EC1">
      <w:pPr>
        <w:numPr>
          <w:ilvl w:val="0"/>
          <w:numId w:val="61"/>
        </w:numPr>
      </w:pPr>
      <w:r w:rsidRPr="00394EC1">
        <w:t xml:space="preserve">При возврате в </w:t>
      </w:r>
      <w:proofErr w:type="spellStart"/>
      <w:r w:rsidRPr="00394EC1">
        <w:t>Workspace</w:t>
      </w:r>
      <w:proofErr w:type="spellEnd"/>
      <w:r w:rsidRPr="00394EC1">
        <w:t xml:space="preserve"> после перехода в другой раздел состояние восстанавливается мгновенно, без перезагрузки данных.</w:t>
      </w:r>
    </w:p>
    <w:p w14:paraId="128D9AE2" w14:textId="77777777" w:rsidR="00394EC1" w:rsidRPr="00394EC1" w:rsidRDefault="00394EC1" w:rsidP="00394EC1">
      <w:pPr>
        <w:numPr>
          <w:ilvl w:val="0"/>
          <w:numId w:val="61"/>
        </w:numPr>
      </w:pPr>
      <w:r w:rsidRPr="00394EC1">
        <w:t xml:space="preserve">Изменения состояния (например, добавление тега) применяются реактивно ко всем открытым представлениям этого </w:t>
      </w:r>
      <w:proofErr w:type="spellStart"/>
      <w:r w:rsidRPr="00394EC1">
        <w:t>Workspace</w:t>
      </w:r>
      <w:proofErr w:type="spellEnd"/>
      <w:r w:rsidRPr="00394EC1">
        <w:t>.</w:t>
      </w:r>
    </w:p>
    <w:p w14:paraId="5D7B8E37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 xml:space="preserve">4.6 Анимации и </w:t>
      </w:r>
      <w:proofErr w:type="gramStart"/>
      <w:r w:rsidRPr="00394EC1">
        <w:rPr>
          <w:b/>
          <w:bCs/>
        </w:rPr>
        <w:t>микро-взаимодействия</w:t>
      </w:r>
      <w:proofErr w:type="gramEnd"/>
      <w:r w:rsidRPr="00394EC1">
        <w:rPr>
          <w:b/>
          <w:bCs/>
        </w:rPr>
        <w:t xml:space="preserve"> главного экрана</w:t>
      </w:r>
    </w:p>
    <w:p w14:paraId="680BC412" w14:textId="77777777" w:rsidR="00394EC1" w:rsidRPr="00394EC1" w:rsidRDefault="00394EC1" w:rsidP="00394EC1">
      <w:r w:rsidRPr="00394EC1">
        <w:t>Все переходы и взаимодействия подчиняются единой системе пружинной физики, описанной в Разделе 1.</w:t>
      </w:r>
    </w:p>
    <w:p w14:paraId="266DDC8E" w14:textId="77777777" w:rsidR="00394EC1" w:rsidRPr="00394EC1" w:rsidRDefault="00394EC1" w:rsidP="00394EC1">
      <w:r w:rsidRPr="00394EC1">
        <w:rPr>
          <w:b/>
          <w:bCs/>
        </w:rPr>
        <w:t>Ключевые сценарии анимаций:</w:t>
      </w:r>
    </w:p>
    <w:p w14:paraId="5FB2EA48" w14:textId="77777777" w:rsidR="00394EC1" w:rsidRPr="00394EC1" w:rsidRDefault="00394EC1" w:rsidP="00394EC1">
      <w:pPr>
        <w:numPr>
          <w:ilvl w:val="0"/>
          <w:numId w:val="62"/>
        </w:numPr>
      </w:pPr>
      <w:r w:rsidRPr="00394EC1">
        <w:rPr>
          <w:b/>
          <w:bCs/>
        </w:rPr>
        <w:t xml:space="preserve">Развёртывание/свёртывание </w:t>
      </w:r>
      <w:proofErr w:type="spellStart"/>
      <w:r w:rsidRPr="00394EC1">
        <w:rPr>
          <w:b/>
          <w:bCs/>
        </w:rPr>
        <w:t>Sidebar</w:t>
      </w:r>
      <w:proofErr w:type="spellEnd"/>
      <w:r w:rsidRPr="00394EC1">
        <w:rPr>
          <w:b/>
          <w:bCs/>
        </w:rPr>
        <w:t>:</w:t>
      </w:r>
    </w:p>
    <w:p w14:paraId="6DD2BCEC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 xml:space="preserve">Конфигурация: </w:t>
      </w:r>
      <w:proofErr w:type="spellStart"/>
      <w:r w:rsidRPr="00394EC1">
        <w:t>Stiffness</w:t>
      </w:r>
      <w:proofErr w:type="spellEnd"/>
      <w:r w:rsidRPr="00394EC1">
        <w:t xml:space="preserve">: 200, </w:t>
      </w:r>
      <w:proofErr w:type="spellStart"/>
      <w:r w:rsidRPr="00394EC1">
        <w:t>Damping</w:t>
      </w:r>
      <w:proofErr w:type="spellEnd"/>
      <w:r w:rsidRPr="00394EC1">
        <w:t>: 18, Mass: 1.0.</w:t>
      </w:r>
    </w:p>
    <w:p w14:paraId="48A691BC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>Длительность: 200–300 мс.</w:t>
      </w:r>
    </w:p>
    <w:p w14:paraId="3931B7A2" w14:textId="77777777" w:rsidR="00394EC1" w:rsidRPr="00394EC1" w:rsidRDefault="00394EC1" w:rsidP="00394EC1">
      <w:pPr>
        <w:numPr>
          <w:ilvl w:val="1"/>
          <w:numId w:val="62"/>
        </w:numPr>
      </w:pPr>
      <w:proofErr w:type="spellStart"/>
      <w:r w:rsidRPr="00394EC1">
        <w:t>Прерываемость</w:t>
      </w:r>
      <w:proofErr w:type="spellEnd"/>
      <w:r w:rsidRPr="00394EC1">
        <w:t>: да, анимация мгновенно реагирует на противоположный жест.</w:t>
      </w:r>
    </w:p>
    <w:p w14:paraId="435E8FA1" w14:textId="77777777" w:rsidR="00394EC1" w:rsidRPr="00394EC1" w:rsidRDefault="00394EC1" w:rsidP="00394EC1">
      <w:pPr>
        <w:numPr>
          <w:ilvl w:val="0"/>
          <w:numId w:val="62"/>
        </w:numPr>
      </w:pPr>
      <w:r w:rsidRPr="00394EC1">
        <w:rPr>
          <w:b/>
          <w:bCs/>
        </w:rPr>
        <w:t xml:space="preserve">Появление блоков </w:t>
      </w:r>
      <w:proofErr w:type="spellStart"/>
      <w:r w:rsidRPr="00394EC1">
        <w:rPr>
          <w:b/>
          <w:bCs/>
        </w:rPr>
        <w:t>дашборда</w:t>
      </w:r>
      <w:proofErr w:type="spellEnd"/>
      <w:r w:rsidRPr="00394EC1">
        <w:rPr>
          <w:b/>
          <w:bCs/>
        </w:rPr>
        <w:t>:</w:t>
      </w:r>
    </w:p>
    <w:p w14:paraId="1DB8DBCC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>Каскадное появление с задержкой 30 мс между элементами.</w:t>
      </w:r>
    </w:p>
    <w:p w14:paraId="57D4DF73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 xml:space="preserve">Конфигурация: </w:t>
      </w:r>
      <w:proofErr w:type="spellStart"/>
      <w:r w:rsidRPr="00394EC1">
        <w:t>Stiffness</w:t>
      </w:r>
      <w:proofErr w:type="spellEnd"/>
      <w:r w:rsidRPr="00394EC1">
        <w:t xml:space="preserve">: 250, </w:t>
      </w:r>
      <w:proofErr w:type="spellStart"/>
      <w:r w:rsidRPr="00394EC1">
        <w:t>Damping</w:t>
      </w:r>
      <w:proofErr w:type="spellEnd"/>
      <w:r w:rsidRPr="00394EC1">
        <w:t>: 20, Mass: 1.0.</w:t>
      </w:r>
    </w:p>
    <w:p w14:paraId="1C8D1D6A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>Направление: снизу вверх с лёгким смещением по горизонтали.</w:t>
      </w:r>
    </w:p>
    <w:p w14:paraId="6CAE2ECB" w14:textId="77777777" w:rsidR="00394EC1" w:rsidRPr="00394EC1" w:rsidRDefault="00394EC1" w:rsidP="00394EC1">
      <w:pPr>
        <w:numPr>
          <w:ilvl w:val="0"/>
          <w:numId w:val="62"/>
        </w:numPr>
      </w:pPr>
      <w:r w:rsidRPr="00394EC1">
        <w:rPr>
          <w:b/>
          <w:bCs/>
        </w:rPr>
        <w:t xml:space="preserve">Переключение между </w:t>
      </w:r>
      <w:proofErr w:type="spellStart"/>
      <w:r w:rsidRPr="00394EC1">
        <w:rPr>
          <w:b/>
          <w:bCs/>
        </w:rPr>
        <w:t>Workspaces</w:t>
      </w:r>
      <w:proofErr w:type="spellEnd"/>
      <w:r w:rsidRPr="00394EC1">
        <w:rPr>
          <w:b/>
          <w:bCs/>
        </w:rPr>
        <w:t>:</w:t>
      </w:r>
    </w:p>
    <w:p w14:paraId="7145FFEE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>Плавное затухание текущего контента + появление нового.</w:t>
      </w:r>
    </w:p>
    <w:p w14:paraId="257833BD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 xml:space="preserve">Конфигурация: </w:t>
      </w:r>
      <w:proofErr w:type="spellStart"/>
      <w:r w:rsidRPr="00394EC1">
        <w:t>Stiffness</w:t>
      </w:r>
      <w:proofErr w:type="spellEnd"/>
      <w:r w:rsidRPr="00394EC1">
        <w:t xml:space="preserve">: 150, </w:t>
      </w:r>
      <w:proofErr w:type="spellStart"/>
      <w:r w:rsidRPr="00394EC1">
        <w:t>Damping</w:t>
      </w:r>
      <w:proofErr w:type="spellEnd"/>
      <w:r w:rsidRPr="00394EC1">
        <w:t>: 15, Mass: 1.2.</w:t>
      </w:r>
    </w:p>
    <w:p w14:paraId="0F65B141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>Длительность: 300–400 мс.</w:t>
      </w:r>
    </w:p>
    <w:p w14:paraId="4B4DCB0D" w14:textId="77777777" w:rsidR="00394EC1" w:rsidRPr="00394EC1" w:rsidRDefault="00394EC1" w:rsidP="00394EC1">
      <w:pPr>
        <w:numPr>
          <w:ilvl w:val="0"/>
          <w:numId w:val="62"/>
        </w:numPr>
      </w:pPr>
      <w:proofErr w:type="spellStart"/>
      <w:r w:rsidRPr="00394EC1">
        <w:rPr>
          <w:b/>
          <w:bCs/>
        </w:rPr>
        <w:t>Ховер</w:t>
      </w:r>
      <w:proofErr w:type="spellEnd"/>
      <w:r w:rsidRPr="00394EC1">
        <w:rPr>
          <w:b/>
          <w:bCs/>
        </w:rPr>
        <w:t>-эффекты на карточках:</w:t>
      </w:r>
    </w:p>
    <w:p w14:paraId="027393A8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 xml:space="preserve">Увеличение масштаба: </w:t>
      </w:r>
      <w:proofErr w:type="spellStart"/>
      <w:r w:rsidRPr="00394EC1">
        <w:t>scale</w:t>
      </w:r>
      <w:proofErr w:type="spellEnd"/>
      <w:r w:rsidRPr="00394EC1">
        <w:t>: 1.02.</w:t>
      </w:r>
    </w:p>
    <w:p w14:paraId="26F45705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 xml:space="preserve">Усиление тени: 0 4px 16px </w:t>
      </w:r>
      <w:proofErr w:type="spellStart"/>
      <w:proofErr w:type="gramStart"/>
      <w:r w:rsidRPr="00394EC1">
        <w:t>rgba</w:t>
      </w:r>
      <w:proofErr w:type="spellEnd"/>
      <w:r w:rsidRPr="00394EC1">
        <w:t>(</w:t>
      </w:r>
      <w:proofErr w:type="gramEnd"/>
      <w:r w:rsidRPr="00394EC1">
        <w:t>0,0,0,0.2).</w:t>
      </w:r>
    </w:p>
    <w:p w14:paraId="06BB1D22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>Длительность: 100–150 мс.</w:t>
      </w:r>
    </w:p>
    <w:p w14:paraId="53596250" w14:textId="77777777" w:rsidR="00394EC1" w:rsidRPr="00394EC1" w:rsidRDefault="00394EC1" w:rsidP="00394EC1">
      <w:pPr>
        <w:numPr>
          <w:ilvl w:val="0"/>
          <w:numId w:val="62"/>
        </w:numPr>
      </w:pPr>
      <w:r w:rsidRPr="00394EC1">
        <w:rPr>
          <w:b/>
          <w:bCs/>
        </w:rPr>
        <w:lastRenderedPageBreak/>
        <w:t>Обновление индикаторов статус-бара:</w:t>
      </w:r>
    </w:p>
    <w:p w14:paraId="271D8369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>Плавное изменение цвета и иконки.</w:t>
      </w:r>
    </w:p>
    <w:p w14:paraId="32471FA6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 xml:space="preserve">Конфигурация: </w:t>
      </w:r>
      <w:proofErr w:type="spellStart"/>
      <w:r w:rsidRPr="00394EC1">
        <w:t>Stiffness</w:t>
      </w:r>
      <w:proofErr w:type="spellEnd"/>
      <w:r w:rsidRPr="00394EC1">
        <w:t xml:space="preserve">: 280, </w:t>
      </w:r>
      <w:proofErr w:type="spellStart"/>
      <w:r w:rsidRPr="00394EC1">
        <w:t>Damping</w:t>
      </w:r>
      <w:proofErr w:type="spellEnd"/>
      <w:r w:rsidRPr="00394EC1">
        <w:t>: 22, Mass: 1.0.</w:t>
      </w:r>
    </w:p>
    <w:p w14:paraId="6D95E83C" w14:textId="77777777" w:rsidR="00394EC1" w:rsidRPr="00394EC1" w:rsidRDefault="00394EC1" w:rsidP="00394EC1">
      <w:pPr>
        <w:numPr>
          <w:ilvl w:val="1"/>
          <w:numId w:val="62"/>
        </w:numPr>
      </w:pPr>
      <w:r w:rsidRPr="00394EC1">
        <w:t>Длительность: 100–150 мс.</w:t>
      </w:r>
    </w:p>
    <w:p w14:paraId="2AFB4A32" w14:textId="77777777" w:rsidR="00394EC1" w:rsidRPr="00394EC1" w:rsidRDefault="00394EC1" w:rsidP="00394EC1">
      <w:r w:rsidRPr="00394EC1">
        <w:rPr>
          <w:b/>
          <w:bCs/>
        </w:rPr>
        <w:t>Принципы интерактивности:</w:t>
      </w:r>
    </w:p>
    <w:p w14:paraId="055A3882" w14:textId="77777777" w:rsidR="00394EC1" w:rsidRPr="00394EC1" w:rsidRDefault="00394EC1" w:rsidP="00394EC1">
      <w:pPr>
        <w:numPr>
          <w:ilvl w:val="0"/>
          <w:numId w:val="63"/>
        </w:numPr>
      </w:pPr>
      <w:r w:rsidRPr="00394EC1">
        <w:t xml:space="preserve">Все анимации, кроме операций удаления и системных </w:t>
      </w:r>
      <w:proofErr w:type="spellStart"/>
      <w:r w:rsidRPr="00394EC1">
        <w:t>алертов</w:t>
      </w:r>
      <w:proofErr w:type="spellEnd"/>
      <w:r w:rsidRPr="00394EC1">
        <w:t>, прерываемы.</w:t>
      </w:r>
    </w:p>
    <w:p w14:paraId="71368C9E" w14:textId="77777777" w:rsidR="00394EC1" w:rsidRPr="00394EC1" w:rsidRDefault="00394EC1" w:rsidP="00394EC1">
      <w:pPr>
        <w:numPr>
          <w:ilvl w:val="0"/>
          <w:numId w:val="63"/>
        </w:numPr>
      </w:pPr>
      <w:r w:rsidRPr="00394EC1">
        <w:t>Визуальный вес элементов не «прыгает»; масштабирование при наведении не превышает 1.02.</w:t>
      </w:r>
    </w:p>
    <w:p w14:paraId="54BD8ED8" w14:textId="77777777" w:rsidR="00394EC1" w:rsidRPr="00394EC1" w:rsidRDefault="00394EC1" w:rsidP="00394EC1">
      <w:pPr>
        <w:numPr>
          <w:ilvl w:val="0"/>
          <w:numId w:val="63"/>
        </w:numPr>
      </w:pPr>
      <w:r w:rsidRPr="00394EC1">
        <w:t xml:space="preserve">Курсор меняется на </w:t>
      </w:r>
      <w:proofErr w:type="spellStart"/>
      <w:r w:rsidRPr="00394EC1">
        <w:t>SystemMouseCursors.click</w:t>
      </w:r>
      <w:proofErr w:type="spellEnd"/>
      <w:r w:rsidRPr="00394EC1">
        <w:t xml:space="preserve"> только на активных зонах.</w:t>
      </w:r>
    </w:p>
    <w:p w14:paraId="071DE1A5" w14:textId="77777777" w:rsidR="00394EC1" w:rsidRPr="00394EC1" w:rsidRDefault="00394EC1" w:rsidP="00394EC1">
      <w:pPr>
        <w:numPr>
          <w:ilvl w:val="0"/>
          <w:numId w:val="63"/>
        </w:numPr>
      </w:pPr>
      <w:r w:rsidRPr="00394EC1">
        <w:t>Состояния загрузки отображаются через пульсирующие скелетоны с точной геометрией будущего контента.</w:t>
      </w:r>
    </w:p>
    <w:p w14:paraId="20661D02" w14:textId="77777777" w:rsidR="00394EC1" w:rsidRPr="00394EC1" w:rsidRDefault="00394EC1" w:rsidP="00394EC1">
      <w:pPr>
        <w:rPr>
          <w:b/>
          <w:bCs/>
        </w:rPr>
      </w:pPr>
      <w:r w:rsidRPr="00394EC1">
        <w:rPr>
          <w:b/>
          <w:bCs/>
        </w:rPr>
        <w:t xml:space="preserve">4.7 Жёсткие правила генерации кода (Главный экран и </w:t>
      </w:r>
      <w:proofErr w:type="spellStart"/>
      <w:r w:rsidRPr="00394EC1">
        <w:rPr>
          <w:b/>
          <w:bCs/>
        </w:rPr>
        <w:t>Дашборд</w:t>
      </w:r>
      <w:proofErr w:type="spellEnd"/>
      <w:r w:rsidRPr="00394EC1">
        <w:rPr>
          <w:b/>
          <w:bCs/>
        </w:rPr>
        <w:t>)</w:t>
      </w:r>
    </w:p>
    <w:p w14:paraId="087393B2" w14:textId="77777777" w:rsidR="00394EC1" w:rsidRPr="00394EC1" w:rsidRDefault="00394EC1" w:rsidP="00394EC1">
      <w:r w:rsidRPr="00394EC1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54F5CF75" w14:textId="77777777" w:rsidR="00394EC1" w:rsidRPr="00394EC1" w:rsidRDefault="00394EC1" w:rsidP="00394EC1">
      <w:pPr>
        <w:numPr>
          <w:ilvl w:val="0"/>
          <w:numId w:val="64"/>
        </w:numPr>
      </w:pPr>
      <w:r w:rsidRPr="00394EC1">
        <w:rPr>
          <w:b/>
          <w:bCs/>
        </w:rPr>
        <w:t>Модульность компонентов.</w:t>
      </w:r>
      <w:r w:rsidRPr="00394EC1">
        <w:t xml:space="preserve"> Каждый блок </w:t>
      </w:r>
      <w:proofErr w:type="spellStart"/>
      <w:r w:rsidRPr="00394EC1">
        <w:t>дашборда</w:t>
      </w:r>
      <w:proofErr w:type="spellEnd"/>
      <w:r w:rsidRPr="00394EC1">
        <w:t xml:space="preserve"> (Недавние, </w:t>
      </w:r>
      <w:proofErr w:type="spellStart"/>
      <w:r w:rsidRPr="00394EC1">
        <w:t>Workspaces</w:t>
      </w:r>
      <w:proofErr w:type="spellEnd"/>
      <w:r w:rsidRPr="00394EC1">
        <w:t>, Рекомендации, Быстрые действия) реализуется как независимый виджет с чётким интерфейсом входных данных. Запрещено дублировать логику между блоками.</w:t>
      </w:r>
    </w:p>
    <w:p w14:paraId="75249364" w14:textId="77777777" w:rsidR="00394EC1" w:rsidRPr="00394EC1" w:rsidRDefault="00394EC1" w:rsidP="00394EC1">
      <w:pPr>
        <w:numPr>
          <w:ilvl w:val="0"/>
          <w:numId w:val="64"/>
        </w:numPr>
      </w:pPr>
      <w:r w:rsidRPr="00394EC1">
        <w:rPr>
          <w:b/>
          <w:bCs/>
        </w:rPr>
        <w:t>Реактивное обновление.</w:t>
      </w:r>
      <w:r w:rsidRPr="00394EC1">
        <w:t xml:space="preserve"> Изменение состояния любого блока (добавление медиа, обновление </w:t>
      </w:r>
      <w:proofErr w:type="spellStart"/>
      <w:r w:rsidRPr="00394EC1">
        <w:t>Workspace</w:t>
      </w:r>
      <w:proofErr w:type="spellEnd"/>
      <w:r w:rsidRPr="00394EC1">
        <w:t xml:space="preserve">) автоматически уведомляет все подписанные виджеты. Запрещено ручное обновление через </w:t>
      </w:r>
      <w:proofErr w:type="spellStart"/>
      <w:r w:rsidRPr="00394EC1">
        <w:t>setState</w:t>
      </w:r>
      <w:proofErr w:type="spellEnd"/>
      <w:r w:rsidRPr="00394EC1">
        <w:t xml:space="preserve"> для данных; только через реактивные провайдеры.</w:t>
      </w:r>
    </w:p>
    <w:p w14:paraId="17376602" w14:textId="77777777" w:rsidR="00394EC1" w:rsidRPr="00394EC1" w:rsidRDefault="00394EC1" w:rsidP="00394EC1">
      <w:pPr>
        <w:numPr>
          <w:ilvl w:val="0"/>
          <w:numId w:val="64"/>
        </w:numPr>
      </w:pPr>
      <w:r w:rsidRPr="00394EC1">
        <w:rPr>
          <w:b/>
          <w:bCs/>
        </w:rPr>
        <w:t>Ленивая загрузка контента.</w:t>
      </w:r>
      <w:r w:rsidRPr="00394EC1">
        <w:t xml:space="preserve"> Превью медиа, списки </w:t>
      </w:r>
      <w:proofErr w:type="spellStart"/>
      <w:r w:rsidRPr="00394EC1">
        <w:t>Workspaces</w:t>
      </w:r>
      <w:proofErr w:type="spellEnd"/>
      <w:r w:rsidRPr="00394EC1">
        <w:t xml:space="preserve"> и рекомендации загружаются только при попадании в область видимости (+2 экрана вперёд). </w:t>
      </w:r>
      <w:proofErr w:type="spellStart"/>
      <w:r w:rsidRPr="00394EC1">
        <w:t>Предзагрузка</w:t>
      </w:r>
      <w:proofErr w:type="spellEnd"/>
      <w:r w:rsidRPr="00394EC1">
        <w:t xml:space="preserve"> буфера обязательна для плавного </w:t>
      </w:r>
      <w:proofErr w:type="spellStart"/>
      <w:r w:rsidRPr="00394EC1">
        <w:t>скролла</w:t>
      </w:r>
      <w:proofErr w:type="spellEnd"/>
      <w:r w:rsidRPr="00394EC1">
        <w:t>.</w:t>
      </w:r>
    </w:p>
    <w:p w14:paraId="435105CF" w14:textId="77777777" w:rsidR="00394EC1" w:rsidRPr="00394EC1" w:rsidRDefault="00394EC1" w:rsidP="00394EC1">
      <w:pPr>
        <w:numPr>
          <w:ilvl w:val="0"/>
          <w:numId w:val="64"/>
        </w:numPr>
      </w:pPr>
      <w:r w:rsidRPr="00394EC1">
        <w:rPr>
          <w:b/>
          <w:bCs/>
        </w:rPr>
        <w:t>Кэширование состояний.</w:t>
      </w:r>
      <w:r w:rsidRPr="00394EC1">
        <w:t xml:space="preserve"> Конфигурация каждого </w:t>
      </w:r>
      <w:proofErr w:type="spellStart"/>
      <w:r w:rsidRPr="00394EC1">
        <w:t>Workspace</w:t>
      </w:r>
      <w:proofErr w:type="spellEnd"/>
      <w:r w:rsidRPr="00394EC1">
        <w:t xml:space="preserve"> (фильтры, режим сетки, позиция </w:t>
      </w:r>
      <w:proofErr w:type="spellStart"/>
      <w:r w:rsidRPr="00394EC1">
        <w:t>скролла</w:t>
      </w:r>
      <w:proofErr w:type="spellEnd"/>
      <w:r w:rsidRPr="00394EC1">
        <w:t xml:space="preserve">) сохраняется локально и восстанавливается при возврате. Кэш </w:t>
      </w:r>
      <w:proofErr w:type="spellStart"/>
      <w:r w:rsidRPr="00394EC1">
        <w:t>инвалидируется</w:t>
      </w:r>
      <w:proofErr w:type="spellEnd"/>
      <w:r w:rsidRPr="00394EC1">
        <w:t xml:space="preserve"> только при явном изменении правил </w:t>
      </w:r>
      <w:proofErr w:type="spellStart"/>
      <w:r w:rsidRPr="00394EC1">
        <w:t>Workspace</w:t>
      </w:r>
      <w:proofErr w:type="spellEnd"/>
      <w:r w:rsidRPr="00394EC1">
        <w:t>.</w:t>
      </w:r>
    </w:p>
    <w:p w14:paraId="1658C10D" w14:textId="77777777" w:rsidR="00394EC1" w:rsidRPr="00394EC1" w:rsidRDefault="00394EC1" w:rsidP="00394EC1">
      <w:pPr>
        <w:numPr>
          <w:ilvl w:val="0"/>
          <w:numId w:val="64"/>
        </w:numPr>
      </w:pPr>
      <w:r w:rsidRPr="00394EC1">
        <w:rPr>
          <w:b/>
          <w:bCs/>
        </w:rPr>
        <w:t>Доступность навигации.</w:t>
      </w:r>
      <w:r w:rsidRPr="00394EC1">
        <w:t xml:space="preserve"> Все элементы </w:t>
      </w:r>
      <w:proofErr w:type="spellStart"/>
      <w:r w:rsidRPr="00394EC1">
        <w:t>Sidebar</w:t>
      </w:r>
      <w:proofErr w:type="spellEnd"/>
      <w:r w:rsidRPr="00394EC1">
        <w:t xml:space="preserve">, карточки </w:t>
      </w:r>
      <w:proofErr w:type="spellStart"/>
      <w:r w:rsidRPr="00394EC1">
        <w:t>дашборда</w:t>
      </w:r>
      <w:proofErr w:type="spellEnd"/>
      <w:r w:rsidRPr="00394EC1">
        <w:t xml:space="preserve"> и кнопки быстрых действий содержат семантические метки, поддерживают навигацию с клавиатуры и имеют достаточную контрастность.</w:t>
      </w:r>
    </w:p>
    <w:p w14:paraId="65F2C3F2" w14:textId="77777777" w:rsidR="00394EC1" w:rsidRPr="00394EC1" w:rsidRDefault="00394EC1" w:rsidP="00394EC1">
      <w:pPr>
        <w:numPr>
          <w:ilvl w:val="0"/>
          <w:numId w:val="64"/>
        </w:numPr>
      </w:pPr>
      <w:r w:rsidRPr="00394EC1">
        <w:rPr>
          <w:b/>
          <w:bCs/>
        </w:rPr>
        <w:t>Обработка ошибок рендеринга.</w:t>
      </w:r>
      <w:r w:rsidRPr="00394EC1">
        <w:t xml:space="preserve"> Все внешние изображения и медиа-превью оборачиваются в обработчики ошибок. При невозможности декодирования </w:t>
      </w:r>
      <w:r w:rsidRPr="00394EC1">
        <w:lastRenderedPageBreak/>
        <w:t xml:space="preserve">отображается стандартизированный </w:t>
      </w:r>
      <w:proofErr w:type="spellStart"/>
      <w:r w:rsidRPr="00394EC1">
        <w:t>плейсхолдер</w:t>
      </w:r>
      <w:proofErr w:type="spellEnd"/>
      <w:r w:rsidRPr="00394EC1">
        <w:t xml:space="preserve"> с иконкой типа контента. Блокировка потока недопустима.</w:t>
      </w:r>
    </w:p>
    <w:p w14:paraId="2D540BE8" w14:textId="77777777" w:rsidR="00394EC1" w:rsidRPr="00394EC1" w:rsidRDefault="00394EC1" w:rsidP="00394EC1">
      <w:pPr>
        <w:numPr>
          <w:ilvl w:val="0"/>
          <w:numId w:val="64"/>
        </w:numPr>
      </w:pPr>
      <w:r w:rsidRPr="00394EC1">
        <w:rPr>
          <w:b/>
          <w:bCs/>
        </w:rPr>
        <w:t>Адаптивность макета.</w:t>
      </w:r>
      <w:r w:rsidRPr="00394EC1">
        <w:t xml:space="preserve"> Интерфейс корректно масштабируется при изменении размера окна: при ширине &lt;1280 </w:t>
      </w:r>
      <w:proofErr w:type="spellStart"/>
      <w:r w:rsidRPr="00394EC1">
        <w:t>px</w:t>
      </w:r>
      <w:proofErr w:type="spellEnd"/>
      <w:r w:rsidRPr="00394EC1">
        <w:t xml:space="preserve"> </w:t>
      </w:r>
      <w:proofErr w:type="spellStart"/>
      <w:r w:rsidRPr="00394EC1">
        <w:t>Sidebar</w:t>
      </w:r>
      <w:proofErr w:type="spellEnd"/>
      <w:r w:rsidRPr="00394EC1">
        <w:t xml:space="preserve"> сворачивается по умолчанию, сетка блоков перестраивается в одну колонку.</w:t>
      </w:r>
    </w:p>
    <w:p w14:paraId="0C5999D4" w14:textId="77777777" w:rsidR="00394EC1" w:rsidRPr="00394EC1" w:rsidRDefault="00394EC1" w:rsidP="00394EC1">
      <w:pPr>
        <w:numPr>
          <w:ilvl w:val="0"/>
          <w:numId w:val="64"/>
        </w:numPr>
      </w:pPr>
      <w:r w:rsidRPr="00394EC1">
        <w:rPr>
          <w:b/>
          <w:bCs/>
        </w:rPr>
        <w:t>Изоляция побочных эффектов.</w:t>
      </w:r>
      <w:r w:rsidRPr="00394EC1">
        <w:t xml:space="preserve"> Запросы к файловой системе, базе данных и сети инкапсулированы в репозиториях. Презентационный слой не импортирует пакеты ввода-вывода.</w:t>
      </w:r>
    </w:p>
    <w:p w14:paraId="1F81E73E" w14:textId="77777777" w:rsidR="00702849" w:rsidRDefault="00702849"/>
    <w:p w14:paraId="326E4969" w14:textId="77777777" w:rsidR="00D434E2" w:rsidRDefault="00D434E2"/>
    <w:p w14:paraId="5DC20815" w14:textId="77777777" w:rsidR="00D434E2" w:rsidRPr="00D434E2" w:rsidRDefault="00D434E2" w:rsidP="00D434E2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t>📘</w:t>
      </w:r>
      <w:r w:rsidRPr="00D434E2">
        <w:rPr>
          <w:b/>
          <w:bCs/>
        </w:rPr>
        <w:t xml:space="preserve"> РАЗДЕЛ 5: ГАЛЕРЕЯ, ВИЗУАЛИЗАЦИЯ КОНТЕНТА И СИСТЕМА ФИЛЬТРАЦИИ</w:t>
      </w:r>
    </w:p>
    <w:p w14:paraId="77BCE810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5.1 Философия галереи: «Динамическое представление, а не статичный список»</w:t>
      </w:r>
    </w:p>
    <w:p w14:paraId="251FB73C" w14:textId="77777777" w:rsidR="00D434E2" w:rsidRPr="00D434E2" w:rsidRDefault="00D434E2" w:rsidP="00D434E2">
      <w:r w:rsidRPr="00D434E2">
        <w:t xml:space="preserve">Галерея в GlubLink — это не пассивный </w:t>
      </w:r>
      <w:proofErr w:type="spellStart"/>
      <w:r w:rsidRPr="00D434E2">
        <w:t>просмотрщик</w:t>
      </w:r>
      <w:proofErr w:type="spellEnd"/>
      <w:r w:rsidRPr="00D434E2">
        <w:t xml:space="preserve"> файлов, а вычислительная среда, которая мгновенно реагирует на изменение контекста. Фильтры, сортировка, режимы сетки и выборка контента управляются единым реактивным ядром. Интерфейс никогда не перезагружается; он трансформируется в реальном времени.</w:t>
      </w:r>
    </w:p>
    <w:p w14:paraId="4CC5315E" w14:textId="77777777" w:rsidR="00D434E2" w:rsidRPr="00D434E2" w:rsidRDefault="00D434E2" w:rsidP="00D434E2">
      <w:r w:rsidRPr="00D434E2">
        <w:rPr>
          <w:b/>
          <w:bCs/>
        </w:rPr>
        <w:t>Мандаты галереи:</w:t>
      </w:r>
    </w:p>
    <w:p w14:paraId="4403C24F" w14:textId="77777777" w:rsidR="00D434E2" w:rsidRPr="00D434E2" w:rsidRDefault="00D434E2" w:rsidP="00D434E2">
      <w:pPr>
        <w:numPr>
          <w:ilvl w:val="0"/>
          <w:numId w:val="65"/>
        </w:numPr>
      </w:pPr>
      <w:r w:rsidRPr="00D434E2">
        <w:rPr>
          <w:b/>
          <w:bCs/>
        </w:rPr>
        <w:t>Нулевая перезагрузка.</w:t>
      </w:r>
      <w:r w:rsidRPr="00D434E2">
        <w:t xml:space="preserve"> Применение фильтров, смена </w:t>
      </w:r>
      <w:proofErr w:type="spellStart"/>
      <w:r w:rsidRPr="00D434E2">
        <w:t>Workspace</w:t>
      </w:r>
      <w:proofErr w:type="spellEnd"/>
      <w:r w:rsidRPr="00D434E2">
        <w:t xml:space="preserve"> или переключение режима сетки не вызывает уничтожения и пересоздания виджетов. Происходит только пересчёт видимого набора и плавная анимация трансформации.</w:t>
      </w:r>
    </w:p>
    <w:p w14:paraId="5F421E66" w14:textId="77777777" w:rsidR="00D434E2" w:rsidRPr="00D434E2" w:rsidRDefault="00D434E2" w:rsidP="00D434E2">
      <w:pPr>
        <w:numPr>
          <w:ilvl w:val="0"/>
          <w:numId w:val="65"/>
        </w:numPr>
      </w:pPr>
      <w:r w:rsidRPr="00D434E2">
        <w:rPr>
          <w:b/>
          <w:bCs/>
        </w:rPr>
        <w:t>Контекстная релевантность.</w:t>
      </w:r>
      <w:r w:rsidRPr="00D434E2">
        <w:t xml:space="preserve"> Правая панель, закреплённые теги и подсказки поиска отображают только те данные, которые существуют в текущей выборке. Пустые состояния заменяются конкретными действиями.</w:t>
      </w:r>
    </w:p>
    <w:p w14:paraId="069516C2" w14:textId="77777777" w:rsidR="00D434E2" w:rsidRPr="00D434E2" w:rsidRDefault="00D434E2" w:rsidP="00D434E2">
      <w:pPr>
        <w:numPr>
          <w:ilvl w:val="0"/>
          <w:numId w:val="65"/>
        </w:numPr>
      </w:pPr>
      <w:r w:rsidRPr="00D434E2">
        <w:rPr>
          <w:b/>
          <w:bCs/>
        </w:rPr>
        <w:t>Предсказуемая иерархия.</w:t>
      </w:r>
      <w:r w:rsidRPr="00D434E2">
        <w:t xml:space="preserve"> Логическая навигация (хлебные крошки) заменяет физические пути. Пользователь перемещается по смыслу коллекции, а не по структуре диска.</w:t>
      </w:r>
    </w:p>
    <w:p w14:paraId="2096D2F1" w14:textId="77777777" w:rsidR="00D434E2" w:rsidRPr="00D434E2" w:rsidRDefault="00D434E2" w:rsidP="00D434E2">
      <w:pPr>
        <w:numPr>
          <w:ilvl w:val="0"/>
          <w:numId w:val="65"/>
        </w:numPr>
      </w:pPr>
      <w:r w:rsidRPr="00D434E2">
        <w:rPr>
          <w:b/>
          <w:bCs/>
        </w:rPr>
        <w:t>Инструменты под рукой.</w:t>
      </w:r>
      <w:r w:rsidRPr="00D434E2">
        <w:t xml:space="preserve"> Быстрые фильтры, переключение вида и поиск расположены в зоне естественного внимания. Сложные настройки скрыты, но доступны в один клик.</w:t>
      </w:r>
    </w:p>
    <w:p w14:paraId="55271F72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5.2 Верхняя панель управления: Навигация, Хлебные крошки, Инструменты</w:t>
      </w:r>
    </w:p>
    <w:p w14:paraId="58EE4595" w14:textId="77777777" w:rsidR="00D434E2" w:rsidRPr="00D434E2" w:rsidRDefault="00D434E2" w:rsidP="00D434E2">
      <w:r w:rsidRPr="00D434E2">
        <w:t>Верхняя панель фиксирована в вертикальном положении, адаптивна к ширине окна и содержит только элементы, влияющие на текущий контекст отображения.</w:t>
      </w:r>
    </w:p>
    <w:p w14:paraId="47F057EB" w14:textId="77777777" w:rsidR="00D434E2" w:rsidRPr="00D434E2" w:rsidRDefault="00D434E2" w:rsidP="00D434E2">
      <w:r w:rsidRPr="00D434E2">
        <w:rPr>
          <w:b/>
          <w:bCs/>
        </w:rPr>
        <w:t>Структурные зоны панели:</w:t>
      </w:r>
    </w:p>
    <w:p w14:paraId="6A69B6B3" w14:textId="77777777" w:rsidR="00D434E2" w:rsidRPr="00D434E2" w:rsidRDefault="00D434E2" w:rsidP="00D434E2">
      <w:pPr>
        <w:numPr>
          <w:ilvl w:val="0"/>
          <w:numId w:val="66"/>
        </w:numPr>
      </w:pPr>
      <w:r w:rsidRPr="00D434E2">
        <w:rPr>
          <w:b/>
          <w:bCs/>
        </w:rPr>
        <w:lastRenderedPageBreak/>
        <w:t>История навигации:</w:t>
      </w:r>
      <w:r w:rsidRPr="00D434E2">
        <w:t xml:space="preserve"> Кнопки «Назад» и «Вперёд» управляют стеком состояний. Активны только при наличии записи в истории. Состояние кнопки (активна/приглушена) меняется мгновенно.</w:t>
      </w:r>
    </w:p>
    <w:p w14:paraId="7492D32E" w14:textId="77777777" w:rsidR="00D434E2" w:rsidRPr="00D434E2" w:rsidRDefault="00D434E2" w:rsidP="00D434E2">
      <w:pPr>
        <w:numPr>
          <w:ilvl w:val="0"/>
          <w:numId w:val="66"/>
        </w:numPr>
      </w:pPr>
      <w:r w:rsidRPr="00D434E2">
        <w:rPr>
          <w:b/>
          <w:bCs/>
        </w:rPr>
        <w:t>Логический путь (Хлебные крошки)</w:t>
      </w:r>
      <w:proofErr w:type="gramStart"/>
      <w:r w:rsidRPr="00D434E2">
        <w:rPr>
          <w:b/>
          <w:bCs/>
        </w:rPr>
        <w:t>:</w:t>
      </w:r>
      <w:r w:rsidRPr="00D434E2">
        <w:t xml:space="preserve"> Отображает</w:t>
      </w:r>
      <w:proofErr w:type="gramEnd"/>
      <w:r w:rsidRPr="00D434E2">
        <w:t xml:space="preserve"> иерархию текущего </w:t>
      </w:r>
      <w:proofErr w:type="spellStart"/>
      <w:r w:rsidRPr="00D434E2">
        <w:t>Workspace</w:t>
      </w:r>
      <w:proofErr w:type="spellEnd"/>
      <w:r w:rsidRPr="00D434E2">
        <w:t xml:space="preserve"> или выборки. Элементы пути интерактивны: клик мгновенно сбрасывает фильтры до выбранного уровня. Не показывает физические директории.</w:t>
      </w:r>
    </w:p>
    <w:p w14:paraId="3FBC89F7" w14:textId="77777777" w:rsidR="00D434E2" w:rsidRPr="00D434E2" w:rsidRDefault="00D434E2" w:rsidP="00D434E2">
      <w:pPr>
        <w:numPr>
          <w:ilvl w:val="0"/>
          <w:numId w:val="66"/>
        </w:numPr>
      </w:pPr>
      <w:r w:rsidRPr="00D434E2">
        <w:rPr>
          <w:b/>
          <w:bCs/>
        </w:rPr>
        <w:t xml:space="preserve">Закреплённые теги (Quick </w:t>
      </w:r>
      <w:proofErr w:type="spellStart"/>
      <w:r w:rsidRPr="00D434E2">
        <w:rPr>
          <w:b/>
          <w:bCs/>
        </w:rPr>
        <w:t>Filters</w:t>
      </w:r>
      <w:proofErr w:type="spellEnd"/>
      <w:r w:rsidRPr="00D434E2">
        <w:rPr>
          <w:b/>
          <w:bCs/>
        </w:rPr>
        <w:t>):</w:t>
      </w:r>
      <w:r w:rsidRPr="00D434E2">
        <w:t xml:space="preserve"> Горизонтальный </w:t>
      </w:r>
      <w:proofErr w:type="spellStart"/>
      <w:r w:rsidRPr="00D434E2">
        <w:t>скроллируемый</w:t>
      </w:r>
      <w:proofErr w:type="spellEnd"/>
      <w:r w:rsidRPr="00D434E2">
        <w:t xml:space="preserve"> контейнер. Содержит чипы с цветовым кодированием категорий. Клик по чипу устанавливает фильтр. Кнопка «+» справа конвертирует текущий поисковый запрос в закрепленный тег (активна только при наличии текста в поиске).</w:t>
      </w:r>
    </w:p>
    <w:p w14:paraId="3F05A51E" w14:textId="77777777" w:rsidR="00D434E2" w:rsidRPr="00D434E2" w:rsidRDefault="00D434E2" w:rsidP="00D434E2">
      <w:pPr>
        <w:numPr>
          <w:ilvl w:val="0"/>
          <w:numId w:val="66"/>
        </w:numPr>
      </w:pPr>
      <w:r w:rsidRPr="00D434E2">
        <w:rPr>
          <w:b/>
          <w:bCs/>
        </w:rPr>
        <w:t>Поисковая строка:</w:t>
      </w:r>
      <w:r w:rsidRPr="00D434E2">
        <w:t xml:space="preserve"> Универсальный ввод с поддержкой операторов, визуализацией чипов и </w:t>
      </w:r>
      <w:proofErr w:type="spellStart"/>
      <w:r w:rsidRPr="00D434E2">
        <w:t>автодополнением</w:t>
      </w:r>
      <w:proofErr w:type="spellEnd"/>
      <w:r w:rsidRPr="00D434E2">
        <w:t>. Занимает всё доступное пространство между закреплёнными тегами и настройками вида.</w:t>
      </w:r>
    </w:p>
    <w:p w14:paraId="569C4850" w14:textId="77777777" w:rsidR="00D434E2" w:rsidRPr="00D434E2" w:rsidRDefault="00D434E2" w:rsidP="00D434E2">
      <w:pPr>
        <w:numPr>
          <w:ilvl w:val="0"/>
          <w:numId w:val="66"/>
        </w:numPr>
      </w:pPr>
      <w:r w:rsidRPr="00D434E2">
        <w:rPr>
          <w:b/>
          <w:bCs/>
        </w:rPr>
        <w:t>Настройки вида и Действия:</w:t>
      </w:r>
      <w:r w:rsidRPr="00D434E2">
        <w:t xml:space="preserve"> Иконки переключения сетки, сортировки, импорта и обновления. Сгруппированы справа. При наведении показывают </w:t>
      </w:r>
      <w:proofErr w:type="spellStart"/>
      <w:r w:rsidRPr="00D434E2">
        <w:t>Tooltip</w:t>
      </w:r>
      <w:proofErr w:type="spellEnd"/>
      <w:r w:rsidRPr="00D434E2">
        <w:t>.</w:t>
      </w:r>
    </w:p>
    <w:p w14:paraId="448F0BCA" w14:textId="77777777" w:rsidR="00D434E2" w:rsidRPr="00D434E2" w:rsidRDefault="00D434E2" w:rsidP="00D434E2">
      <w:r w:rsidRPr="00D434E2">
        <w:rPr>
          <w:b/>
          <w:bCs/>
        </w:rPr>
        <w:t>Поведение панели:</w:t>
      </w:r>
    </w:p>
    <w:p w14:paraId="3EC41F59" w14:textId="77777777" w:rsidR="00D434E2" w:rsidRPr="00D434E2" w:rsidRDefault="00D434E2" w:rsidP="00D434E2">
      <w:pPr>
        <w:numPr>
          <w:ilvl w:val="0"/>
          <w:numId w:val="67"/>
        </w:numPr>
      </w:pPr>
      <w:r w:rsidRPr="00D434E2">
        <w:t xml:space="preserve">Панель не скрывается при </w:t>
      </w:r>
      <w:proofErr w:type="spellStart"/>
      <w:r w:rsidRPr="00D434E2">
        <w:t>скролле</w:t>
      </w:r>
      <w:proofErr w:type="spellEnd"/>
      <w:r w:rsidRPr="00D434E2">
        <w:t xml:space="preserve"> контента, чтобы сохранить контекст управления.</w:t>
      </w:r>
    </w:p>
    <w:p w14:paraId="04F36071" w14:textId="77777777" w:rsidR="00D434E2" w:rsidRPr="00D434E2" w:rsidRDefault="00D434E2" w:rsidP="00D434E2">
      <w:pPr>
        <w:numPr>
          <w:ilvl w:val="0"/>
          <w:numId w:val="67"/>
        </w:numPr>
      </w:pPr>
      <w:r w:rsidRPr="00D434E2">
        <w:t>При сужении окна &lt;1024px элементы группируются в выпадающее меню «</w:t>
      </w:r>
      <w:r w:rsidRPr="00D434E2">
        <w:rPr>
          <w:rFonts w:ascii="Cambria Math" w:hAnsi="Cambria Math" w:cs="Cambria Math"/>
        </w:rPr>
        <w:t>⋮</w:t>
      </w:r>
      <w:r w:rsidRPr="00D434E2">
        <w:rPr>
          <w:rFonts w:ascii="Aptos" w:hAnsi="Aptos" w:cs="Aptos"/>
        </w:rPr>
        <w:t>»</w:t>
      </w:r>
      <w:r w:rsidRPr="00D434E2">
        <w:t>.</w:t>
      </w:r>
    </w:p>
    <w:p w14:paraId="07C790FE" w14:textId="77777777" w:rsidR="00D434E2" w:rsidRPr="00D434E2" w:rsidRDefault="00D434E2" w:rsidP="00D434E2">
      <w:pPr>
        <w:numPr>
          <w:ilvl w:val="0"/>
          <w:numId w:val="67"/>
        </w:numPr>
      </w:pPr>
      <w:r w:rsidRPr="00D434E2">
        <w:t xml:space="preserve">Состояние панели (активные фильтры, выбранный режим сетки) сохраняется в конфигурации </w:t>
      </w:r>
      <w:proofErr w:type="spellStart"/>
      <w:r w:rsidRPr="00D434E2">
        <w:t>Workspace</w:t>
      </w:r>
      <w:proofErr w:type="spellEnd"/>
      <w:r w:rsidRPr="00D434E2">
        <w:t xml:space="preserve"> и восстанавливается при возврате.</w:t>
      </w:r>
    </w:p>
    <w:p w14:paraId="0E120DC2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 xml:space="preserve">5.3 Визуальный </w:t>
      </w:r>
      <w:proofErr w:type="spellStart"/>
      <w:r w:rsidRPr="00D434E2">
        <w:rPr>
          <w:b/>
          <w:bCs/>
        </w:rPr>
        <w:t>билдер</w:t>
      </w:r>
      <w:proofErr w:type="spellEnd"/>
      <w:r w:rsidRPr="00D434E2">
        <w:rPr>
          <w:b/>
          <w:bCs/>
        </w:rPr>
        <w:t xml:space="preserve"> фильтров и Умный поиск</w:t>
      </w:r>
    </w:p>
    <w:p w14:paraId="65A688C4" w14:textId="77777777" w:rsidR="00D434E2" w:rsidRPr="00D434E2" w:rsidRDefault="00D434E2" w:rsidP="00D434E2">
      <w:r w:rsidRPr="00D434E2">
        <w:t>Поисковая строка — это не просто текстовое поле, а парсер логических выражений, который мгновенно преобразует ввод в визуальные токены и передаёт структурированный запрос в ядро выборки.</w:t>
      </w:r>
    </w:p>
    <w:p w14:paraId="40D9B75F" w14:textId="77777777" w:rsidR="00D434E2" w:rsidRPr="00D434E2" w:rsidRDefault="00D434E2" w:rsidP="00D434E2">
      <w:r w:rsidRPr="00D434E2">
        <w:rPr>
          <w:b/>
          <w:bCs/>
        </w:rPr>
        <w:t xml:space="preserve">Логика </w:t>
      </w:r>
      <w:proofErr w:type="spellStart"/>
      <w:r w:rsidRPr="00D434E2">
        <w:rPr>
          <w:b/>
          <w:bCs/>
        </w:rPr>
        <w:t>парсинга</w:t>
      </w:r>
      <w:proofErr w:type="spellEnd"/>
      <w:r w:rsidRPr="00D434E2">
        <w:rPr>
          <w:b/>
          <w:bCs/>
        </w:rPr>
        <w:t xml:space="preserve"> и визуализации:</w:t>
      </w:r>
    </w:p>
    <w:p w14:paraId="7B5C8E20" w14:textId="77777777" w:rsidR="00D434E2" w:rsidRPr="00D434E2" w:rsidRDefault="00D434E2" w:rsidP="00D434E2">
      <w:pPr>
        <w:numPr>
          <w:ilvl w:val="0"/>
          <w:numId w:val="68"/>
        </w:numPr>
      </w:pPr>
      <w:r w:rsidRPr="00D434E2">
        <w:rPr>
          <w:b/>
          <w:bCs/>
        </w:rPr>
        <w:t>Позитивные теги:</w:t>
      </w:r>
      <w:r w:rsidRPr="00D434E2">
        <w:t xml:space="preserve"> Ввод </w:t>
      </w:r>
      <w:proofErr w:type="spellStart"/>
      <w:r w:rsidRPr="00D434E2">
        <w:t>fox</w:t>
      </w:r>
      <w:proofErr w:type="spellEnd"/>
      <w:r w:rsidRPr="00D434E2">
        <w:t xml:space="preserve"> → отображается синий чип [</w:t>
      </w:r>
      <w:proofErr w:type="spellStart"/>
      <w:r w:rsidRPr="00D434E2">
        <w:t>fox</w:t>
      </w:r>
      <w:proofErr w:type="spellEnd"/>
      <w:r w:rsidRPr="00D434E2">
        <w:t>].</w:t>
      </w:r>
    </w:p>
    <w:p w14:paraId="28C560EE" w14:textId="77777777" w:rsidR="00D434E2" w:rsidRPr="00D434E2" w:rsidRDefault="00D434E2" w:rsidP="00D434E2">
      <w:pPr>
        <w:numPr>
          <w:ilvl w:val="0"/>
          <w:numId w:val="68"/>
        </w:numPr>
      </w:pPr>
      <w:r w:rsidRPr="00D434E2">
        <w:rPr>
          <w:b/>
          <w:bCs/>
        </w:rPr>
        <w:t>Негативные теги:</w:t>
      </w:r>
      <w:r w:rsidRPr="00D434E2">
        <w:t xml:space="preserve"> Ввод -</w:t>
      </w:r>
      <w:proofErr w:type="spellStart"/>
      <w:r w:rsidRPr="00D434E2">
        <w:t>sketch</w:t>
      </w:r>
      <w:proofErr w:type="spellEnd"/>
      <w:r w:rsidRPr="00D434E2">
        <w:t xml:space="preserve"> → отображается красный зачёркнутый чип [-</w:t>
      </w:r>
      <w:proofErr w:type="spellStart"/>
      <w:r w:rsidRPr="00D434E2">
        <w:t>sketch</w:t>
      </w:r>
      <w:proofErr w:type="spellEnd"/>
      <w:r w:rsidRPr="00D434E2">
        <w:t>].</w:t>
      </w:r>
    </w:p>
    <w:p w14:paraId="37245551" w14:textId="77777777" w:rsidR="00D434E2" w:rsidRPr="00D434E2" w:rsidRDefault="00D434E2" w:rsidP="00D434E2">
      <w:pPr>
        <w:numPr>
          <w:ilvl w:val="0"/>
          <w:numId w:val="68"/>
        </w:numPr>
      </w:pPr>
      <w:r w:rsidRPr="00D434E2">
        <w:rPr>
          <w:b/>
          <w:bCs/>
        </w:rPr>
        <w:t>Логическое ИЛИ:</w:t>
      </w:r>
      <w:r w:rsidRPr="00D434E2">
        <w:t xml:space="preserve"> Ввод (</w:t>
      </w:r>
      <w:proofErr w:type="spellStart"/>
      <w:r w:rsidRPr="00D434E2">
        <w:t>zara</w:t>
      </w:r>
      <w:proofErr w:type="spellEnd"/>
      <w:r w:rsidRPr="00D434E2">
        <w:t xml:space="preserve"> || </w:t>
      </w:r>
      <w:proofErr w:type="spellStart"/>
      <w:r w:rsidRPr="00D434E2">
        <w:t>rex</w:t>
      </w:r>
      <w:proofErr w:type="spellEnd"/>
      <w:r w:rsidRPr="00D434E2">
        <w:t>) → отображается фиолетовый групповой чип [(</w:t>
      </w:r>
      <w:proofErr w:type="spellStart"/>
      <w:r w:rsidRPr="00D434E2">
        <w:t>zara</w:t>
      </w:r>
      <w:proofErr w:type="spellEnd"/>
      <w:r w:rsidRPr="00D434E2">
        <w:t xml:space="preserve"> || </w:t>
      </w:r>
      <w:proofErr w:type="spellStart"/>
      <w:r w:rsidRPr="00D434E2">
        <w:t>rex</w:t>
      </w:r>
      <w:proofErr w:type="spellEnd"/>
      <w:r w:rsidRPr="00D434E2">
        <w:t>)].</w:t>
      </w:r>
    </w:p>
    <w:p w14:paraId="07E9C983" w14:textId="77777777" w:rsidR="00D434E2" w:rsidRPr="00D434E2" w:rsidRDefault="00D434E2" w:rsidP="00D434E2">
      <w:pPr>
        <w:numPr>
          <w:ilvl w:val="0"/>
          <w:numId w:val="68"/>
        </w:numPr>
      </w:pPr>
      <w:r w:rsidRPr="00D434E2">
        <w:rPr>
          <w:b/>
          <w:bCs/>
        </w:rPr>
        <w:t>Вложенность и скобки:</w:t>
      </w:r>
      <w:r w:rsidRPr="00D434E2">
        <w:t xml:space="preserve"> Парсер поддерживает приоритет операций. Ошибки синтаксиса подсвечиваются мягким предупреждением без блокировки ввода.</w:t>
      </w:r>
    </w:p>
    <w:p w14:paraId="2EE46C33" w14:textId="77777777" w:rsidR="00D434E2" w:rsidRPr="00D434E2" w:rsidRDefault="00D434E2" w:rsidP="00D434E2">
      <w:pPr>
        <w:numPr>
          <w:ilvl w:val="0"/>
          <w:numId w:val="68"/>
        </w:numPr>
      </w:pPr>
      <w:r w:rsidRPr="00D434E2">
        <w:rPr>
          <w:b/>
          <w:bCs/>
        </w:rPr>
        <w:lastRenderedPageBreak/>
        <w:t>Мгновенная конвертация:</w:t>
      </w:r>
      <w:r w:rsidRPr="00D434E2">
        <w:t xml:space="preserve"> Каждый символ ввода </w:t>
      </w:r>
      <w:proofErr w:type="spellStart"/>
      <w:r w:rsidRPr="00D434E2">
        <w:t>триггерит</w:t>
      </w:r>
      <w:proofErr w:type="spellEnd"/>
      <w:r w:rsidRPr="00D434E2">
        <w:t xml:space="preserve"> пересчёт токенов. Запрос применяется к выборке в реальном времени (</w:t>
      </w:r>
      <w:proofErr w:type="spellStart"/>
      <w:r w:rsidRPr="00D434E2">
        <w:t>дебаунс</w:t>
      </w:r>
      <w:proofErr w:type="spellEnd"/>
      <w:r w:rsidRPr="00D434E2">
        <w:t xml:space="preserve"> 150 мс для оптимизации).</w:t>
      </w:r>
    </w:p>
    <w:p w14:paraId="0C17B08E" w14:textId="77777777" w:rsidR="00D434E2" w:rsidRPr="00D434E2" w:rsidRDefault="00D434E2" w:rsidP="00D434E2">
      <w:proofErr w:type="spellStart"/>
      <w:r w:rsidRPr="00D434E2">
        <w:rPr>
          <w:b/>
          <w:bCs/>
        </w:rPr>
        <w:t>Автодополнение</w:t>
      </w:r>
      <w:proofErr w:type="spellEnd"/>
      <w:r w:rsidRPr="00D434E2">
        <w:rPr>
          <w:b/>
          <w:bCs/>
        </w:rPr>
        <w:t xml:space="preserve"> и контекстные подсказки:</w:t>
      </w:r>
    </w:p>
    <w:p w14:paraId="03DCEAC4" w14:textId="77777777" w:rsidR="00D434E2" w:rsidRPr="00D434E2" w:rsidRDefault="00D434E2" w:rsidP="00D434E2">
      <w:pPr>
        <w:numPr>
          <w:ilvl w:val="0"/>
          <w:numId w:val="69"/>
        </w:numPr>
      </w:pPr>
      <w:r w:rsidRPr="00D434E2">
        <w:t>При вводе ≥2 символов открывается оверлей с предложениями.</w:t>
      </w:r>
    </w:p>
    <w:p w14:paraId="4D271700" w14:textId="77777777" w:rsidR="00D434E2" w:rsidRPr="00D434E2" w:rsidRDefault="00D434E2" w:rsidP="00D434E2">
      <w:pPr>
        <w:numPr>
          <w:ilvl w:val="0"/>
          <w:numId w:val="69"/>
        </w:numPr>
      </w:pPr>
      <w:r w:rsidRPr="00D434E2">
        <w:t xml:space="preserve">Приоритет выдачи: теги из User </w:t>
      </w:r>
      <w:proofErr w:type="spellStart"/>
      <w:r w:rsidRPr="00D434E2">
        <w:t>Cache</w:t>
      </w:r>
      <w:proofErr w:type="spellEnd"/>
      <w:r w:rsidRPr="00D434E2">
        <w:t xml:space="preserve"> → теги из Core </w:t>
      </w:r>
      <w:proofErr w:type="spellStart"/>
      <w:r w:rsidRPr="00D434E2">
        <w:t>Tags</w:t>
      </w:r>
      <w:proofErr w:type="spellEnd"/>
      <w:r w:rsidRPr="00D434E2">
        <w:t xml:space="preserve"> → теги из текущей выборки → предложение поиска в API.</w:t>
      </w:r>
    </w:p>
    <w:p w14:paraId="6FAA44DF" w14:textId="77777777" w:rsidR="00D434E2" w:rsidRPr="00D434E2" w:rsidRDefault="00D434E2" w:rsidP="00D434E2">
      <w:pPr>
        <w:numPr>
          <w:ilvl w:val="0"/>
          <w:numId w:val="69"/>
        </w:numPr>
      </w:pPr>
      <w:r w:rsidRPr="00D434E2">
        <w:t>Каждый вариант отображает иконку категории, название и счётчик использования в коллекции.</w:t>
      </w:r>
    </w:p>
    <w:p w14:paraId="72211219" w14:textId="77777777" w:rsidR="00D434E2" w:rsidRPr="00D434E2" w:rsidRDefault="00D434E2" w:rsidP="00D434E2">
      <w:pPr>
        <w:numPr>
          <w:ilvl w:val="0"/>
          <w:numId w:val="69"/>
        </w:numPr>
      </w:pPr>
      <w:r w:rsidRPr="00D434E2">
        <w:t>Выбор варианта клавиатурой (стрелки + Enter) или кликом мгновенно формирует чип и обновляет запрос.</w:t>
      </w:r>
    </w:p>
    <w:p w14:paraId="79C04948" w14:textId="77777777" w:rsidR="00D434E2" w:rsidRPr="00D434E2" w:rsidRDefault="00D434E2" w:rsidP="00D434E2">
      <w:r w:rsidRPr="00D434E2">
        <w:rPr>
          <w:b/>
          <w:bCs/>
        </w:rPr>
        <w:t>Функция «</w:t>
      </w:r>
      <w:r w:rsidRPr="00D434E2">
        <w:rPr>
          <w:rFonts w:ascii="Segoe UI Emoji" w:hAnsi="Segoe UI Emoji" w:cs="Segoe UI Emoji"/>
          <w:b/>
          <w:bCs/>
        </w:rPr>
        <w:t>✨</w:t>
      </w:r>
      <w:r w:rsidRPr="00D434E2">
        <w:rPr>
          <w:b/>
          <w:bCs/>
        </w:rPr>
        <w:t xml:space="preserve"> </w:t>
      </w:r>
      <w:r w:rsidRPr="00D434E2">
        <w:rPr>
          <w:rFonts w:ascii="Aptos" w:hAnsi="Aptos" w:cs="Aptos"/>
          <w:b/>
          <w:bCs/>
        </w:rPr>
        <w:t>Авто</w:t>
      </w:r>
      <w:r w:rsidRPr="00D434E2">
        <w:rPr>
          <w:b/>
          <w:bCs/>
        </w:rPr>
        <w:t>-</w:t>
      </w:r>
      <w:r w:rsidRPr="00D434E2">
        <w:rPr>
          <w:rFonts w:ascii="Aptos" w:hAnsi="Aptos" w:cs="Aptos"/>
          <w:b/>
          <w:bCs/>
        </w:rPr>
        <w:t>настройка»</w:t>
      </w:r>
      <w:r w:rsidRPr="00D434E2">
        <w:rPr>
          <w:b/>
          <w:bCs/>
        </w:rPr>
        <w:t>:</w:t>
      </w:r>
    </w:p>
    <w:p w14:paraId="60C84744" w14:textId="77777777" w:rsidR="00D434E2" w:rsidRPr="00D434E2" w:rsidRDefault="00D434E2" w:rsidP="00D434E2">
      <w:pPr>
        <w:numPr>
          <w:ilvl w:val="0"/>
          <w:numId w:val="70"/>
        </w:numPr>
      </w:pPr>
      <w:r w:rsidRPr="00D434E2">
        <w:t>Кнопка доступна в настройках вида. Анализирует текущую выборку и предлагает готовые комбинации фильтров на основе частоты тегов, визуального сходства или метаданных.</w:t>
      </w:r>
    </w:p>
    <w:p w14:paraId="7E62DC22" w14:textId="77777777" w:rsidR="00D434E2" w:rsidRPr="00D434E2" w:rsidRDefault="00D434E2" w:rsidP="00D434E2">
      <w:pPr>
        <w:numPr>
          <w:ilvl w:val="0"/>
          <w:numId w:val="70"/>
        </w:numPr>
      </w:pPr>
      <w:r w:rsidRPr="00D434E2">
        <w:t>Предложение отображается как модальная подсказка над панелью. Кнопки: «Применить», «Игнорировать», «Показать логику выбора».</w:t>
      </w:r>
    </w:p>
    <w:p w14:paraId="31A3FBCA" w14:textId="77777777" w:rsidR="00D434E2" w:rsidRPr="00D434E2" w:rsidRDefault="00D434E2" w:rsidP="00D434E2">
      <w:pPr>
        <w:numPr>
          <w:ilvl w:val="0"/>
          <w:numId w:val="70"/>
        </w:numPr>
      </w:pPr>
      <w:r w:rsidRPr="00D434E2">
        <w:t xml:space="preserve">Действие не изменяет правила </w:t>
      </w:r>
      <w:proofErr w:type="spellStart"/>
      <w:r w:rsidRPr="00D434E2">
        <w:t>Workspace</w:t>
      </w:r>
      <w:proofErr w:type="spellEnd"/>
      <w:r w:rsidRPr="00D434E2">
        <w:t>, только текущий сеанс фильтрации.</w:t>
      </w:r>
    </w:p>
    <w:p w14:paraId="7AFF3C89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5.4 Сетка контента: Режимы отображения и Логика рендеринга</w:t>
      </w:r>
    </w:p>
    <w:p w14:paraId="2CC250E7" w14:textId="77777777" w:rsidR="00D434E2" w:rsidRPr="00D434E2" w:rsidRDefault="00D434E2" w:rsidP="00D434E2">
      <w:r w:rsidRPr="00D434E2">
        <w:t xml:space="preserve">Сетка — это виртуализированный контейнер, который вычисляет позицию и размер элементов только для видимой области экрана. Переключение режимов мгновенно пересчитывает геометрию без потери позиции </w:t>
      </w:r>
      <w:proofErr w:type="spellStart"/>
      <w:r w:rsidRPr="00D434E2">
        <w:t>скролла</w:t>
      </w:r>
      <w:proofErr w:type="spellEnd"/>
      <w:r w:rsidRPr="00D434E2">
        <w:t>.</w:t>
      </w:r>
    </w:p>
    <w:p w14:paraId="35A66E95" w14:textId="77777777" w:rsidR="00D434E2" w:rsidRPr="00D434E2" w:rsidRDefault="00D434E2" w:rsidP="00D434E2">
      <w:r w:rsidRPr="00D434E2">
        <w:rPr>
          <w:b/>
          <w:bCs/>
        </w:rPr>
        <w:t>Поддерживаемые режимы:</w:t>
      </w:r>
    </w:p>
    <w:p w14:paraId="4CED1A9A" w14:textId="77777777" w:rsidR="00D434E2" w:rsidRPr="00D434E2" w:rsidRDefault="00D434E2" w:rsidP="00D434E2">
      <w:pPr>
        <w:numPr>
          <w:ilvl w:val="0"/>
          <w:numId w:val="71"/>
        </w:numPr>
      </w:pPr>
      <w:r w:rsidRPr="00D434E2">
        <w:rPr>
          <w:b/>
          <w:bCs/>
        </w:rPr>
        <w:t>Masonry (Кирпичная кладка):</w:t>
      </w:r>
      <w:r w:rsidRPr="00D434E2">
        <w:t xml:space="preserve"> Элементы выстраиваются в колонки. Высота карточки пропорциональна исходному соотношению сторон. Оптимально для смешанного контента.</w:t>
      </w:r>
    </w:p>
    <w:p w14:paraId="3F2262EF" w14:textId="77777777" w:rsidR="00D434E2" w:rsidRPr="00D434E2" w:rsidRDefault="00D434E2" w:rsidP="00D434E2">
      <w:pPr>
        <w:numPr>
          <w:ilvl w:val="0"/>
          <w:numId w:val="71"/>
        </w:numPr>
      </w:pPr>
      <w:r w:rsidRPr="00D434E2">
        <w:rPr>
          <w:b/>
          <w:bCs/>
        </w:rPr>
        <w:t>Justified (Выровненные ряды):</w:t>
      </w:r>
      <w:r w:rsidRPr="00D434E2">
        <w:t xml:space="preserve"> Элементы группируются в строки фиксированной целевой высоты. Ширина масштабируется для заполнения пространства. Последняя строка не растягивается.</w:t>
      </w:r>
    </w:p>
    <w:p w14:paraId="253A2E43" w14:textId="77777777" w:rsidR="00D434E2" w:rsidRPr="00D434E2" w:rsidRDefault="00D434E2" w:rsidP="00D434E2">
      <w:pPr>
        <w:numPr>
          <w:ilvl w:val="0"/>
          <w:numId w:val="71"/>
        </w:numPr>
      </w:pPr>
      <w:r w:rsidRPr="00D434E2">
        <w:rPr>
          <w:b/>
          <w:bCs/>
        </w:rPr>
        <w:t>List (Детальный список):</w:t>
      </w:r>
      <w:r w:rsidRPr="00D434E2">
        <w:t xml:space="preserve"> Вертикальная компоновка. Каждая строка содержит мини-превью, название, тип, дату и чипы основных тегов. Оптимально для поиска и анализа метаданных.</w:t>
      </w:r>
    </w:p>
    <w:p w14:paraId="440D8619" w14:textId="77777777" w:rsidR="00D434E2" w:rsidRPr="00D434E2" w:rsidRDefault="00D434E2" w:rsidP="00D434E2">
      <w:pPr>
        <w:numPr>
          <w:ilvl w:val="0"/>
          <w:numId w:val="71"/>
        </w:numPr>
      </w:pPr>
      <w:proofErr w:type="spellStart"/>
      <w:r w:rsidRPr="00D434E2">
        <w:rPr>
          <w:b/>
          <w:bCs/>
        </w:rPr>
        <w:t>Timeline</w:t>
      </w:r>
      <w:proofErr w:type="spellEnd"/>
      <w:r w:rsidRPr="00D434E2">
        <w:rPr>
          <w:b/>
          <w:bCs/>
        </w:rPr>
        <w:t xml:space="preserve"> (Хронология):</w:t>
      </w:r>
      <w:r w:rsidRPr="00D434E2">
        <w:t xml:space="preserve"> Горизонтальная или вертикальная лента. Группировка по датам (год → месяц → день). Визуальные разделители с индикатором количества элементов.</w:t>
      </w:r>
    </w:p>
    <w:p w14:paraId="55DE4B0B" w14:textId="77777777" w:rsidR="00D434E2" w:rsidRPr="00D434E2" w:rsidRDefault="00D434E2" w:rsidP="00D434E2">
      <w:r w:rsidRPr="00D434E2">
        <w:rPr>
          <w:b/>
          <w:bCs/>
        </w:rPr>
        <w:lastRenderedPageBreak/>
        <w:t>Стратегия виртуализации и загрузки:</w:t>
      </w:r>
    </w:p>
    <w:p w14:paraId="4BF1B64B" w14:textId="77777777" w:rsidR="00D434E2" w:rsidRPr="00D434E2" w:rsidRDefault="00D434E2" w:rsidP="00D434E2">
      <w:pPr>
        <w:numPr>
          <w:ilvl w:val="0"/>
          <w:numId w:val="72"/>
        </w:numPr>
      </w:pPr>
      <w:r w:rsidRPr="00D434E2">
        <w:t xml:space="preserve">Рендеринг ограничен только видимым </w:t>
      </w:r>
      <w:proofErr w:type="spellStart"/>
      <w:r w:rsidRPr="00D434E2">
        <w:t>viewport</w:t>
      </w:r>
      <w:proofErr w:type="spellEnd"/>
      <w:r w:rsidRPr="00D434E2">
        <w:t xml:space="preserve"> + буфер +2 экрана вперёд и назад.</w:t>
      </w:r>
    </w:p>
    <w:p w14:paraId="12EB3829" w14:textId="77777777" w:rsidR="00D434E2" w:rsidRPr="00D434E2" w:rsidRDefault="00D434E2" w:rsidP="00D434E2">
      <w:pPr>
        <w:numPr>
          <w:ilvl w:val="0"/>
          <w:numId w:val="72"/>
        </w:numPr>
      </w:pPr>
      <w:r w:rsidRPr="00D434E2">
        <w:t xml:space="preserve">При быстром </w:t>
      </w:r>
      <w:proofErr w:type="spellStart"/>
      <w:r w:rsidRPr="00D434E2">
        <w:t>скролле</w:t>
      </w:r>
      <w:proofErr w:type="spellEnd"/>
      <w:r w:rsidRPr="00D434E2">
        <w:t xml:space="preserve"> </w:t>
      </w:r>
      <w:proofErr w:type="spellStart"/>
      <w:r w:rsidRPr="00D434E2">
        <w:t>предзагрузка</w:t>
      </w:r>
      <w:proofErr w:type="spellEnd"/>
      <w:r w:rsidRPr="00D434E2">
        <w:t xml:space="preserve"> останавливается; ресурсы направляются на отрисовку видимых элементов.</w:t>
      </w:r>
    </w:p>
    <w:p w14:paraId="64D6395C" w14:textId="77777777" w:rsidR="00D434E2" w:rsidRPr="00D434E2" w:rsidRDefault="00D434E2" w:rsidP="00D434E2">
      <w:pPr>
        <w:numPr>
          <w:ilvl w:val="0"/>
          <w:numId w:val="72"/>
        </w:numPr>
      </w:pPr>
      <w:r w:rsidRPr="00D434E2">
        <w:t xml:space="preserve">Запрос следующей порции данных происходит при достижении порога </w:t>
      </w:r>
      <w:proofErr w:type="spellStart"/>
      <w:r w:rsidRPr="00D434E2">
        <w:t>maxScrollExtent</w:t>
      </w:r>
      <w:proofErr w:type="spellEnd"/>
      <w:r w:rsidRPr="00D434E2">
        <w:t xml:space="preserve"> - 500px.</w:t>
      </w:r>
    </w:p>
    <w:p w14:paraId="09636EAB" w14:textId="77777777" w:rsidR="00D434E2" w:rsidRPr="00D434E2" w:rsidRDefault="00D434E2" w:rsidP="00D434E2">
      <w:pPr>
        <w:numPr>
          <w:ilvl w:val="0"/>
          <w:numId w:val="72"/>
        </w:numPr>
      </w:pPr>
      <w:r w:rsidRPr="00D434E2">
        <w:t>Анимация фильтрации: несоответствующие элементы плавно уменьшаются и исчезают, соответствующие появляются с каскадной задержкой 30 мс.</w:t>
      </w:r>
    </w:p>
    <w:p w14:paraId="46994D58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5.5 Карточка медиа-блока: Состояния, Индикаторы, Взаимодействие</w:t>
      </w:r>
    </w:p>
    <w:p w14:paraId="0238FDCB" w14:textId="77777777" w:rsidR="00D434E2" w:rsidRPr="00D434E2" w:rsidRDefault="00D434E2" w:rsidP="00D434E2">
      <w:r w:rsidRPr="00D434E2">
        <w:t>Карточка — это изолированный виджет, управляемый состоянием блока. Он не хранит данные, только отображает их и транслирует события.</w:t>
      </w:r>
    </w:p>
    <w:p w14:paraId="5F6CF989" w14:textId="77777777" w:rsidR="00D434E2" w:rsidRPr="00D434E2" w:rsidRDefault="00D434E2" w:rsidP="00D434E2">
      <w:r w:rsidRPr="00D434E2">
        <w:rPr>
          <w:b/>
          <w:bCs/>
        </w:rPr>
        <w:t>Визуальная структура карточки:</w:t>
      </w:r>
    </w:p>
    <w:p w14:paraId="72ADDDBA" w14:textId="77777777" w:rsidR="00D434E2" w:rsidRPr="00D434E2" w:rsidRDefault="00D434E2" w:rsidP="00D434E2">
      <w:pPr>
        <w:numPr>
          <w:ilvl w:val="0"/>
          <w:numId w:val="73"/>
        </w:numPr>
      </w:pPr>
      <w:r w:rsidRPr="00D434E2">
        <w:rPr>
          <w:b/>
          <w:bCs/>
        </w:rPr>
        <w:t>Контейнер:</w:t>
      </w:r>
      <w:r w:rsidRPr="00D434E2">
        <w:t xml:space="preserve"> Скругление 8px, фон поверхности, тень при наведении.</w:t>
      </w:r>
    </w:p>
    <w:p w14:paraId="13201B10" w14:textId="77777777" w:rsidR="00D434E2" w:rsidRPr="00D434E2" w:rsidRDefault="00D434E2" w:rsidP="00D434E2">
      <w:pPr>
        <w:numPr>
          <w:ilvl w:val="0"/>
          <w:numId w:val="73"/>
        </w:numPr>
      </w:pPr>
      <w:r w:rsidRPr="00D434E2">
        <w:rPr>
          <w:b/>
          <w:bCs/>
        </w:rPr>
        <w:t>Превью</w:t>
      </w:r>
      <w:proofErr w:type="gramStart"/>
      <w:r w:rsidRPr="00D434E2">
        <w:rPr>
          <w:b/>
          <w:bCs/>
        </w:rPr>
        <w:t>:</w:t>
      </w:r>
      <w:r w:rsidRPr="00D434E2">
        <w:t xml:space="preserve"> Занимает</w:t>
      </w:r>
      <w:proofErr w:type="gramEnd"/>
      <w:r w:rsidRPr="00D434E2">
        <w:t xml:space="preserve"> основную площадь. Загружается асинхронно с приоритетом в зависимости от видимости.</w:t>
      </w:r>
    </w:p>
    <w:p w14:paraId="51BAFD44" w14:textId="77777777" w:rsidR="00D434E2" w:rsidRPr="00D434E2" w:rsidRDefault="00D434E2" w:rsidP="00D434E2">
      <w:pPr>
        <w:numPr>
          <w:ilvl w:val="0"/>
          <w:numId w:val="73"/>
        </w:numPr>
      </w:pPr>
      <w:r w:rsidRPr="00D434E2">
        <w:rPr>
          <w:b/>
          <w:bCs/>
        </w:rPr>
        <w:t>Индикатор типа:</w:t>
      </w:r>
      <w:r w:rsidRPr="00D434E2">
        <w:t xml:space="preserve"> Маленькая полупрозрачная плашка в нижнем левом углу (</w:t>
      </w:r>
      <w:r w:rsidRPr="00D434E2">
        <w:rPr>
          <w:rFonts w:ascii="Segoe UI Symbol" w:hAnsi="Segoe UI Symbol" w:cs="Segoe UI Symbol"/>
        </w:rPr>
        <w:t>🖼</w:t>
      </w:r>
      <w:r w:rsidRPr="00D434E2">
        <w:t xml:space="preserve">️, </w:t>
      </w:r>
      <w:r w:rsidRPr="00D434E2">
        <w:rPr>
          <w:rFonts w:ascii="Segoe UI Symbol" w:hAnsi="Segoe UI Symbol" w:cs="Segoe UI Symbol"/>
        </w:rPr>
        <w:t>🎞</w:t>
      </w:r>
      <w:r w:rsidRPr="00D434E2">
        <w:t xml:space="preserve">️, </w:t>
      </w:r>
      <w:r w:rsidRPr="00D434E2">
        <w:rPr>
          <w:rFonts w:ascii="Segoe UI Emoji" w:hAnsi="Segoe UI Emoji" w:cs="Segoe UI Emoji"/>
        </w:rPr>
        <w:t>🎬</w:t>
      </w:r>
      <w:r w:rsidRPr="00D434E2">
        <w:t>). Цвет соответствует категории контента.</w:t>
      </w:r>
    </w:p>
    <w:p w14:paraId="0D930C59" w14:textId="77777777" w:rsidR="00D434E2" w:rsidRPr="00D434E2" w:rsidRDefault="00D434E2" w:rsidP="00D434E2">
      <w:pPr>
        <w:numPr>
          <w:ilvl w:val="0"/>
          <w:numId w:val="73"/>
        </w:numPr>
      </w:pPr>
      <w:r w:rsidRPr="00D434E2">
        <w:rPr>
          <w:b/>
          <w:bCs/>
        </w:rPr>
        <w:t>Состояние выделения</w:t>
      </w:r>
      <w:proofErr w:type="gramStart"/>
      <w:r w:rsidRPr="00D434E2">
        <w:rPr>
          <w:b/>
          <w:bCs/>
        </w:rPr>
        <w:t>:</w:t>
      </w:r>
      <w:r w:rsidRPr="00D434E2">
        <w:t xml:space="preserve"> При</w:t>
      </w:r>
      <w:proofErr w:type="gramEnd"/>
      <w:r w:rsidRPr="00D434E2">
        <w:t xml:space="preserve"> клике появляется полупрозрачный оверлей с галочкой. Рамка акцентного цвета 2px.</w:t>
      </w:r>
    </w:p>
    <w:p w14:paraId="5D4D625C" w14:textId="77777777" w:rsidR="00D434E2" w:rsidRPr="00D434E2" w:rsidRDefault="00D434E2" w:rsidP="00D434E2">
      <w:pPr>
        <w:numPr>
          <w:ilvl w:val="0"/>
          <w:numId w:val="73"/>
        </w:numPr>
      </w:pPr>
      <w:r w:rsidRPr="00D434E2">
        <w:rPr>
          <w:b/>
          <w:bCs/>
        </w:rPr>
        <w:t>Панель быстрых действий</w:t>
      </w:r>
      <w:proofErr w:type="gramStart"/>
      <w:r w:rsidRPr="00D434E2">
        <w:rPr>
          <w:b/>
          <w:bCs/>
        </w:rPr>
        <w:t>:</w:t>
      </w:r>
      <w:r w:rsidRPr="00D434E2">
        <w:t xml:space="preserve"> Появляется</w:t>
      </w:r>
      <w:proofErr w:type="gramEnd"/>
      <w:r w:rsidRPr="00D434E2">
        <w:t xml:space="preserve"> при наведении (Desktop) или долгом нажатии (Touch). Содержит: «Добавить тег», «В избранное», «Открыть». Анимация появления: </w:t>
      </w:r>
      <w:proofErr w:type="spellStart"/>
      <w:r w:rsidRPr="00D434E2">
        <w:t>Fade</w:t>
      </w:r>
      <w:proofErr w:type="spellEnd"/>
      <w:r w:rsidRPr="00D434E2">
        <w:t xml:space="preserve"> + </w:t>
      </w:r>
      <w:proofErr w:type="spellStart"/>
      <w:r w:rsidRPr="00D434E2">
        <w:t>Slide</w:t>
      </w:r>
      <w:proofErr w:type="spellEnd"/>
      <w:r w:rsidRPr="00D434E2">
        <w:t xml:space="preserve"> снизу, длительность 150 мс.</w:t>
      </w:r>
    </w:p>
    <w:p w14:paraId="7CC34DD1" w14:textId="77777777" w:rsidR="00D434E2" w:rsidRPr="00D434E2" w:rsidRDefault="00D434E2" w:rsidP="00D434E2">
      <w:r w:rsidRPr="00D434E2">
        <w:rPr>
          <w:b/>
          <w:bCs/>
        </w:rPr>
        <w:t>Стратегия загрузки изображений:</w:t>
      </w:r>
    </w:p>
    <w:p w14:paraId="6B8D486E" w14:textId="77777777" w:rsidR="00D434E2" w:rsidRPr="00D434E2" w:rsidRDefault="00D434E2" w:rsidP="00D434E2">
      <w:pPr>
        <w:numPr>
          <w:ilvl w:val="0"/>
          <w:numId w:val="74"/>
        </w:numPr>
      </w:pPr>
      <w:r w:rsidRPr="00D434E2">
        <w:rPr>
          <w:b/>
          <w:bCs/>
        </w:rPr>
        <w:t>Кэш L1 (RAM):</w:t>
      </w:r>
      <w:r w:rsidRPr="00D434E2">
        <w:t xml:space="preserve"> Декодированные байты для текущего экрана. Лимит: 50 элементов.</w:t>
      </w:r>
    </w:p>
    <w:p w14:paraId="26208765" w14:textId="77777777" w:rsidR="00D434E2" w:rsidRPr="00D434E2" w:rsidRDefault="00D434E2" w:rsidP="00D434E2">
      <w:pPr>
        <w:numPr>
          <w:ilvl w:val="0"/>
          <w:numId w:val="74"/>
        </w:numPr>
      </w:pPr>
      <w:r w:rsidRPr="00D434E2">
        <w:rPr>
          <w:b/>
          <w:bCs/>
        </w:rPr>
        <w:t>Кэш L2 (Disk):</w:t>
      </w:r>
      <w:r w:rsidRPr="00D434E2">
        <w:t xml:space="preserve"> Сжатые превью </w:t>
      </w:r>
      <w:proofErr w:type="spellStart"/>
      <w:r w:rsidRPr="00D434E2">
        <w:t>WebP</w:t>
      </w:r>
      <w:proofErr w:type="spellEnd"/>
      <w:r w:rsidRPr="00D434E2">
        <w:t xml:space="preserve"> 80%, размер ~320x240. Лимит: 500 МБ, эвикция по LRU.</w:t>
      </w:r>
    </w:p>
    <w:p w14:paraId="48F6E2AA" w14:textId="77777777" w:rsidR="00D434E2" w:rsidRPr="00D434E2" w:rsidRDefault="00D434E2" w:rsidP="00D434E2">
      <w:pPr>
        <w:numPr>
          <w:ilvl w:val="0"/>
          <w:numId w:val="74"/>
        </w:numPr>
      </w:pPr>
      <w:proofErr w:type="spellStart"/>
      <w:r w:rsidRPr="00D434E2">
        <w:rPr>
          <w:b/>
          <w:bCs/>
        </w:rPr>
        <w:t>Fallback</w:t>
      </w:r>
      <w:proofErr w:type="spellEnd"/>
      <w:r w:rsidRPr="00D434E2">
        <w:rPr>
          <w:b/>
          <w:bCs/>
        </w:rPr>
        <w:t>:</w:t>
      </w:r>
      <w:r w:rsidRPr="00D434E2">
        <w:t xml:space="preserve"> Оригинальный файл с </w:t>
      </w:r>
      <w:proofErr w:type="spellStart"/>
      <w:r w:rsidRPr="00D434E2">
        <w:t>cacheWidth</w:t>
      </w:r>
      <w:proofErr w:type="spellEnd"/>
      <w:r w:rsidRPr="00D434E2">
        <w:t>/</w:t>
      </w:r>
      <w:proofErr w:type="spellStart"/>
      <w:r w:rsidRPr="00D434E2">
        <w:t>cacheHeight</w:t>
      </w:r>
      <w:proofErr w:type="spellEnd"/>
      <w:r w:rsidRPr="00D434E2">
        <w:t>. Используется только при промахе кэшей.</w:t>
      </w:r>
    </w:p>
    <w:p w14:paraId="42627DB5" w14:textId="77777777" w:rsidR="00D434E2" w:rsidRPr="00D434E2" w:rsidRDefault="00D434E2" w:rsidP="00D434E2">
      <w:pPr>
        <w:numPr>
          <w:ilvl w:val="0"/>
          <w:numId w:val="74"/>
        </w:numPr>
      </w:pPr>
      <w:r w:rsidRPr="00D434E2">
        <w:rPr>
          <w:b/>
          <w:bCs/>
        </w:rPr>
        <w:t>Обработка ошибок</w:t>
      </w:r>
      <w:proofErr w:type="gramStart"/>
      <w:r w:rsidRPr="00D434E2">
        <w:rPr>
          <w:b/>
          <w:bCs/>
        </w:rPr>
        <w:t>:</w:t>
      </w:r>
      <w:r w:rsidRPr="00D434E2">
        <w:t xml:space="preserve"> При</w:t>
      </w:r>
      <w:proofErr w:type="gramEnd"/>
      <w:r w:rsidRPr="00D434E2">
        <w:t xml:space="preserve"> невозможности декодирования отображается стандартизированный </w:t>
      </w:r>
      <w:proofErr w:type="spellStart"/>
      <w:r w:rsidRPr="00D434E2">
        <w:t>плейсхолдер</w:t>
      </w:r>
      <w:proofErr w:type="spellEnd"/>
      <w:r w:rsidRPr="00D434E2">
        <w:t xml:space="preserve"> с иконкой типа. Повторные запросы блокируются для этого пути.</w:t>
      </w:r>
    </w:p>
    <w:p w14:paraId="577D5C73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5.6 Правая контекстная панель: Теги, Детали, Быстрые действия</w:t>
      </w:r>
    </w:p>
    <w:p w14:paraId="7F507D7E" w14:textId="77777777" w:rsidR="00D434E2" w:rsidRPr="00D434E2" w:rsidRDefault="00D434E2" w:rsidP="00D434E2">
      <w:r w:rsidRPr="00D434E2">
        <w:lastRenderedPageBreak/>
        <w:t>Панель выезжает справа при выборе элемента или по явному запросу. Содержит только релевантный контексту контент. Ширина фиксирована 280px. Скролл независим.</w:t>
      </w:r>
    </w:p>
    <w:p w14:paraId="4DEB432F" w14:textId="77777777" w:rsidR="00D434E2" w:rsidRPr="00D434E2" w:rsidRDefault="00D434E2" w:rsidP="00D434E2">
      <w:r w:rsidRPr="00D434E2">
        <w:rPr>
          <w:b/>
          <w:bCs/>
        </w:rPr>
        <w:t>Содержимое панели (по умолчанию):</w:t>
      </w:r>
    </w:p>
    <w:p w14:paraId="557D3804" w14:textId="77777777" w:rsidR="00D434E2" w:rsidRPr="00D434E2" w:rsidRDefault="00D434E2" w:rsidP="00D434E2">
      <w:pPr>
        <w:numPr>
          <w:ilvl w:val="0"/>
          <w:numId w:val="75"/>
        </w:numPr>
      </w:pPr>
      <w:r w:rsidRPr="00D434E2">
        <w:rPr>
          <w:b/>
          <w:bCs/>
        </w:rPr>
        <w:t>Поисковая строка панели</w:t>
      </w:r>
      <w:proofErr w:type="gramStart"/>
      <w:r w:rsidRPr="00D434E2">
        <w:rPr>
          <w:b/>
          <w:bCs/>
        </w:rPr>
        <w:t>:</w:t>
      </w:r>
      <w:r w:rsidRPr="00D434E2">
        <w:t xml:space="preserve"> Дублирует</w:t>
      </w:r>
      <w:proofErr w:type="gramEnd"/>
      <w:r w:rsidRPr="00D434E2">
        <w:t xml:space="preserve"> логику глобального поиска, но ограничена контекстом текущего блока или выборки.</w:t>
      </w:r>
    </w:p>
    <w:p w14:paraId="3FDAD868" w14:textId="77777777" w:rsidR="00D434E2" w:rsidRPr="00D434E2" w:rsidRDefault="00D434E2" w:rsidP="00D434E2">
      <w:pPr>
        <w:numPr>
          <w:ilvl w:val="0"/>
          <w:numId w:val="75"/>
        </w:numPr>
      </w:pPr>
      <w:r w:rsidRPr="00D434E2">
        <w:rPr>
          <w:b/>
          <w:bCs/>
        </w:rPr>
        <w:t>Контекстные теги</w:t>
      </w:r>
      <w:proofErr w:type="gramStart"/>
      <w:r w:rsidRPr="00D434E2">
        <w:rPr>
          <w:b/>
          <w:bCs/>
        </w:rPr>
        <w:t>:</w:t>
      </w:r>
      <w:r w:rsidRPr="00D434E2">
        <w:t xml:space="preserve"> Отображаются</w:t>
      </w:r>
      <w:proofErr w:type="gramEnd"/>
      <w:r w:rsidRPr="00D434E2">
        <w:t xml:space="preserve"> только теги, присутствующие в текущей видимой выборке или у выбранного блока. Сортировка: по частоте → по алфавиту → по категории.</w:t>
      </w:r>
    </w:p>
    <w:p w14:paraId="49ACD749" w14:textId="77777777" w:rsidR="00D434E2" w:rsidRPr="00D434E2" w:rsidRDefault="00D434E2" w:rsidP="00D434E2">
      <w:pPr>
        <w:numPr>
          <w:ilvl w:val="0"/>
          <w:numId w:val="75"/>
        </w:numPr>
      </w:pPr>
      <w:r w:rsidRPr="00D434E2">
        <w:rPr>
          <w:b/>
          <w:bCs/>
        </w:rPr>
        <w:t>Визуальные индикаторы тегов:</w:t>
      </w:r>
      <w:r w:rsidRPr="00D434E2">
        <w:t xml:space="preserve"> Цветной квадрат категории + название + счётчик. Клик по названию добавляет тег в поисковый запрос. Клик по счётчику открывает детальную статистику.</w:t>
      </w:r>
    </w:p>
    <w:p w14:paraId="06CBECA1" w14:textId="77777777" w:rsidR="00D434E2" w:rsidRPr="00D434E2" w:rsidRDefault="00D434E2" w:rsidP="00D434E2">
      <w:pPr>
        <w:numPr>
          <w:ilvl w:val="0"/>
          <w:numId w:val="75"/>
        </w:numPr>
      </w:pPr>
      <w:r w:rsidRPr="00D434E2">
        <w:rPr>
          <w:b/>
          <w:bCs/>
        </w:rPr>
        <w:t>Меню настроек (</w:t>
      </w:r>
      <w:r w:rsidRPr="00D434E2">
        <w:rPr>
          <w:rFonts w:ascii="Segoe UI Symbol" w:hAnsi="Segoe UI Symbol" w:cs="Segoe UI Symbol"/>
          <w:b/>
          <w:bCs/>
        </w:rPr>
        <w:t>⚙</w:t>
      </w:r>
      <w:r w:rsidRPr="00D434E2">
        <w:rPr>
          <w:b/>
          <w:bCs/>
        </w:rPr>
        <w:t>️)</w:t>
      </w:r>
      <w:proofErr w:type="gramStart"/>
      <w:r w:rsidRPr="00D434E2">
        <w:rPr>
          <w:b/>
          <w:bCs/>
        </w:rPr>
        <w:t>:</w:t>
      </w:r>
      <w:r w:rsidRPr="00D434E2">
        <w:t xml:space="preserve"> Раскрывается</w:t>
      </w:r>
      <w:proofErr w:type="gramEnd"/>
      <w:r w:rsidRPr="00D434E2">
        <w:t xml:space="preserve"> по клику. Содержит: сортировка, фильтры по категориям (чекбоксы), размер шрифта, управление отображением.</w:t>
      </w:r>
    </w:p>
    <w:p w14:paraId="58419F8C" w14:textId="77777777" w:rsidR="00D434E2" w:rsidRPr="00D434E2" w:rsidRDefault="00D434E2" w:rsidP="00D434E2">
      <w:pPr>
        <w:numPr>
          <w:ilvl w:val="0"/>
          <w:numId w:val="75"/>
        </w:numPr>
      </w:pPr>
      <w:r w:rsidRPr="00D434E2">
        <w:rPr>
          <w:b/>
          <w:bCs/>
        </w:rPr>
        <w:t>Кнопка «Управление всеми тегами»</w:t>
      </w:r>
      <w:proofErr w:type="gramStart"/>
      <w:r w:rsidRPr="00D434E2">
        <w:rPr>
          <w:b/>
          <w:bCs/>
        </w:rPr>
        <w:t>:</w:t>
      </w:r>
      <w:r w:rsidRPr="00D434E2">
        <w:t xml:space="preserve"> Открывает</w:t>
      </w:r>
      <w:proofErr w:type="gramEnd"/>
      <w:r w:rsidRPr="00D434E2">
        <w:t xml:space="preserve"> модальный диалог полного редактора тегов (создание, редактирование, слияние, удаление).</w:t>
      </w:r>
    </w:p>
    <w:p w14:paraId="6892AD80" w14:textId="77777777" w:rsidR="00D434E2" w:rsidRPr="00D434E2" w:rsidRDefault="00D434E2" w:rsidP="00D434E2">
      <w:r w:rsidRPr="00D434E2">
        <w:rPr>
          <w:b/>
          <w:bCs/>
        </w:rPr>
        <w:t>Поведение панели:</w:t>
      </w:r>
    </w:p>
    <w:p w14:paraId="5E16FA10" w14:textId="77777777" w:rsidR="00D434E2" w:rsidRPr="00D434E2" w:rsidRDefault="00D434E2" w:rsidP="00D434E2">
      <w:pPr>
        <w:numPr>
          <w:ilvl w:val="0"/>
          <w:numId w:val="76"/>
        </w:numPr>
      </w:pPr>
      <w:r w:rsidRPr="00D434E2">
        <w:t>Автоматически скрывается при клике вне области или смене фокуса.</w:t>
      </w:r>
    </w:p>
    <w:p w14:paraId="32842D9A" w14:textId="77777777" w:rsidR="00D434E2" w:rsidRPr="00D434E2" w:rsidRDefault="00D434E2" w:rsidP="00D434E2">
      <w:pPr>
        <w:numPr>
          <w:ilvl w:val="0"/>
          <w:numId w:val="76"/>
        </w:numPr>
      </w:pPr>
      <w:r w:rsidRPr="00D434E2">
        <w:t xml:space="preserve">При переключении </w:t>
      </w:r>
      <w:proofErr w:type="spellStart"/>
      <w:r w:rsidRPr="00D434E2">
        <w:t>Workspace</w:t>
      </w:r>
      <w:proofErr w:type="spellEnd"/>
      <w:r w:rsidRPr="00D434E2">
        <w:t xml:space="preserve"> сохраняет своё состояние (свёрнута/развёрнута), но очищает контент.</w:t>
      </w:r>
    </w:p>
    <w:p w14:paraId="13D6351B" w14:textId="77777777" w:rsidR="00D434E2" w:rsidRPr="00D434E2" w:rsidRDefault="00D434E2" w:rsidP="00D434E2">
      <w:pPr>
        <w:numPr>
          <w:ilvl w:val="0"/>
          <w:numId w:val="76"/>
        </w:numPr>
      </w:pPr>
      <w:r w:rsidRPr="00D434E2">
        <w:t xml:space="preserve">Не блокирует основной интерфейс. Все операции внутри панели </w:t>
      </w:r>
      <w:proofErr w:type="spellStart"/>
      <w:r w:rsidRPr="00D434E2">
        <w:t>реактивны</w:t>
      </w:r>
      <w:proofErr w:type="spellEnd"/>
      <w:r w:rsidRPr="00D434E2">
        <w:t>.</w:t>
      </w:r>
    </w:p>
    <w:p w14:paraId="1BBFFD37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5.7 Жёсткие правила генерации кода (Галерея и Фильтрация)</w:t>
      </w:r>
    </w:p>
    <w:p w14:paraId="2F61E77F" w14:textId="77777777" w:rsidR="00D434E2" w:rsidRPr="00D434E2" w:rsidRDefault="00D434E2" w:rsidP="00D434E2">
      <w:r w:rsidRPr="00D434E2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59FAB5AC" w14:textId="77777777" w:rsidR="00D434E2" w:rsidRPr="00D434E2" w:rsidRDefault="00D434E2" w:rsidP="00D434E2">
      <w:pPr>
        <w:numPr>
          <w:ilvl w:val="0"/>
          <w:numId w:val="77"/>
        </w:numPr>
      </w:pPr>
      <w:r w:rsidRPr="00D434E2">
        <w:rPr>
          <w:b/>
          <w:bCs/>
        </w:rPr>
        <w:t>Единый источник состояния фильтрации.</w:t>
      </w:r>
      <w:r w:rsidRPr="00D434E2">
        <w:t xml:space="preserve"> Запрос поиска, активные теги, режим сетки и сортировка хранятся в одном реактивном провайдере. Виджеты только подписываются на изменения. Запрещено дублировать логику фильтрации в UI-слое.</w:t>
      </w:r>
    </w:p>
    <w:p w14:paraId="02186CB7" w14:textId="77777777" w:rsidR="00D434E2" w:rsidRPr="00D434E2" w:rsidRDefault="00D434E2" w:rsidP="00D434E2">
      <w:pPr>
        <w:numPr>
          <w:ilvl w:val="0"/>
          <w:numId w:val="77"/>
        </w:numPr>
      </w:pPr>
      <w:r w:rsidRPr="00D434E2">
        <w:rPr>
          <w:b/>
          <w:bCs/>
        </w:rPr>
        <w:t>Парсер запросов изолирован от UI.</w:t>
      </w:r>
      <w:r w:rsidRPr="00D434E2">
        <w:t xml:space="preserve"> Логика разбора строки (-тег, ||, ()) реализуется как чистая функция в доменном слое. Результат передаётся в виде структуры токенов, а не строк.</w:t>
      </w:r>
    </w:p>
    <w:p w14:paraId="7E0F6B2A" w14:textId="77777777" w:rsidR="00D434E2" w:rsidRPr="00D434E2" w:rsidRDefault="00D434E2" w:rsidP="00D434E2">
      <w:pPr>
        <w:numPr>
          <w:ilvl w:val="0"/>
          <w:numId w:val="77"/>
        </w:numPr>
      </w:pPr>
      <w:r w:rsidRPr="00D434E2">
        <w:rPr>
          <w:b/>
          <w:bCs/>
        </w:rPr>
        <w:t>Виртуализация обязательна для любых списков.</w:t>
      </w:r>
      <w:r w:rsidRPr="00D434E2">
        <w:t xml:space="preserve"> Использование </w:t>
      </w:r>
      <w:proofErr w:type="spellStart"/>
      <w:proofErr w:type="gramStart"/>
      <w:r w:rsidRPr="00D434E2">
        <w:t>ListView</w:t>
      </w:r>
      <w:proofErr w:type="spellEnd"/>
      <w:r w:rsidRPr="00D434E2">
        <w:t>(</w:t>
      </w:r>
      <w:proofErr w:type="spellStart"/>
      <w:proofErr w:type="gramEnd"/>
      <w:r w:rsidRPr="00D434E2">
        <w:t>children</w:t>
      </w:r>
      <w:proofErr w:type="spellEnd"/>
      <w:r w:rsidRPr="00D434E2">
        <w:t xml:space="preserve">: [...]) запрещено. Только </w:t>
      </w:r>
      <w:proofErr w:type="spellStart"/>
      <w:r w:rsidRPr="00D434E2">
        <w:t>ListView.builder</w:t>
      </w:r>
      <w:proofErr w:type="spellEnd"/>
      <w:r w:rsidRPr="00D434E2">
        <w:t xml:space="preserve">, </w:t>
      </w:r>
      <w:proofErr w:type="spellStart"/>
      <w:r w:rsidRPr="00D434E2">
        <w:t>SliverGrid</w:t>
      </w:r>
      <w:proofErr w:type="spellEnd"/>
      <w:r w:rsidRPr="00D434E2">
        <w:t xml:space="preserve"> или </w:t>
      </w:r>
      <w:proofErr w:type="spellStart"/>
      <w:r w:rsidRPr="00D434E2">
        <w:t>кастомные</w:t>
      </w:r>
      <w:proofErr w:type="spellEnd"/>
      <w:r w:rsidRPr="00D434E2">
        <w:t xml:space="preserve"> </w:t>
      </w:r>
      <w:proofErr w:type="spellStart"/>
      <w:r w:rsidRPr="00D434E2">
        <w:t>виртуализированные</w:t>
      </w:r>
      <w:proofErr w:type="spellEnd"/>
      <w:r w:rsidRPr="00D434E2">
        <w:t xml:space="preserve"> делегаты. </w:t>
      </w:r>
      <w:proofErr w:type="spellStart"/>
      <w:r w:rsidRPr="00D434E2">
        <w:t>itemExtent</w:t>
      </w:r>
      <w:proofErr w:type="spellEnd"/>
      <w:r w:rsidRPr="00D434E2">
        <w:t xml:space="preserve"> и </w:t>
      </w:r>
      <w:proofErr w:type="spellStart"/>
      <w:r w:rsidRPr="00D434E2">
        <w:t>cacheExtent</w:t>
      </w:r>
      <w:proofErr w:type="spellEnd"/>
      <w:r w:rsidRPr="00D434E2">
        <w:t xml:space="preserve"> должны быть явно заданы.</w:t>
      </w:r>
    </w:p>
    <w:p w14:paraId="308F1D6D" w14:textId="77777777" w:rsidR="00D434E2" w:rsidRPr="00D434E2" w:rsidRDefault="00D434E2" w:rsidP="00D434E2">
      <w:pPr>
        <w:numPr>
          <w:ilvl w:val="0"/>
          <w:numId w:val="77"/>
        </w:numPr>
      </w:pPr>
      <w:r w:rsidRPr="00D434E2">
        <w:rPr>
          <w:b/>
          <w:bCs/>
        </w:rPr>
        <w:lastRenderedPageBreak/>
        <w:t>Кэширование превью строго иерархично.</w:t>
      </w:r>
      <w:r w:rsidRPr="00D434E2">
        <w:t xml:space="preserve"> Прямое чтение оригиналов с диска в UI-потоке запрещено. Все изображения проходят через 3-уровневый кэш. Ошибки декодирования кэшируются отдельно для предотвращения цикличных запросов.</w:t>
      </w:r>
    </w:p>
    <w:p w14:paraId="7D68B00B" w14:textId="77777777" w:rsidR="00D434E2" w:rsidRPr="00D434E2" w:rsidRDefault="00D434E2" w:rsidP="00D434E2">
      <w:pPr>
        <w:numPr>
          <w:ilvl w:val="0"/>
          <w:numId w:val="77"/>
        </w:numPr>
      </w:pPr>
      <w:r w:rsidRPr="00D434E2">
        <w:rPr>
          <w:b/>
          <w:bCs/>
        </w:rPr>
        <w:t>Анимации фильтрации не должны вызывать перестройку дерева.</w:t>
      </w:r>
      <w:r w:rsidRPr="00D434E2">
        <w:t xml:space="preserve"> Изменение видимости элементов реализуется через </w:t>
      </w:r>
      <w:proofErr w:type="spellStart"/>
      <w:r w:rsidRPr="00D434E2">
        <w:t>Opacity</w:t>
      </w:r>
      <w:proofErr w:type="spellEnd"/>
      <w:r w:rsidRPr="00D434E2">
        <w:t xml:space="preserve">, </w:t>
      </w:r>
      <w:proofErr w:type="spellStart"/>
      <w:r w:rsidRPr="00D434E2">
        <w:t>Transform.scale</w:t>
      </w:r>
      <w:proofErr w:type="spellEnd"/>
      <w:r w:rsidRPr="00D434E2">
        <w:t xml:space="preserve"> или </w:t>
      </w:r>
      <w:proofErr w:type="spellStart"/>
      <w:r w:rsidRPr="00D434E2">
        <w:t>кастомные</w:t>
      </w:r>
      <w:proofErr w:type="spellEnd"/>
      <w:r w:rsidRPr="00D434E2">
        <w:t xml:space="preserve"> </w:t>
      </w:r>
      <w:proofErr w:type="spellStart"/>
      <w:r w:rsidRPr="00D434E2">
        <w:t>Sliver</w:t>
      </w:r>
      <w:proofErr w:type="spellEnd"/>
      <w:r w:rsidRPr="00D434E2">
        <w:t>-анимации. Запрещено удалять виджеты из дерева и добавлять их заново при фильтрации.</w:t>
      </w:r>
    </w:p>
    <w:p w14:paraId="343680D8" w14:textId="77777777" w:rsidR="00D434E2" w:rsidRPr="00D434E2" w:rsidRDefault="00D434E2" w:rsidP="00D434E2">
      <w:pPr>
        <w:numPr>
          <w:ilvl w:val="0"/>
          <w:numId w:val="77"/>
        </w:numPr>
      </w:pPr>
      <w:r w:rsidRPr="00D434E2">
        <w:rPr>
          <w:b/>
          <w:bCs/>
        </w:rPr>
        <w:t>Правая панель не должна хранить состояние тегов.</w:t>
      </w:r>
      <w:r w:rsidRPr="00D434E2">
        <w:t xml:space="preserve"> Теги запрашиваются реактивно из пула, отфильтрованного по текущей выборке. Сортировка и фильтрация категорий применяются на лету.</w:t>
      </w:r>
    </w:p>
    <w:p w14:paraId="29F9B935" w14:textId="77777777" w:rsidR="00D434E2" w:rsidRPr="00D434E2" w:rsidRDefault="00D434E2" w:rsidP="00D434E2">
      <w:pPr>
        <w:numPr>
          <w:ilvl w:val="0"/>
          <w:numId w:val="77"/>
        </w:numPr>
      </w:pPr>
      <w:r w:rsidRPr="00D434E2">
        <w:rPr>
          <w:b/>
          <w:bCs/>
        </w:rPr>
        <w:t xml:space="preserve">Обработка </w:t>
      </w:r>
      <w:proofErr w:type="spellStart"/>
      <w:r w:rsidRPr="00D434E2">
        <w:rPr>
          <w:b/>
          <w:bCs/>
        </w:rPr>
        <w:t>скролла</w:t>
      </w:r>
      <w:proofErr w:type="spellEnd"/>
      <w:r w:rsidRPr="00D434E2">
        <w:rPr>
          <w:b/>
          <w:bCs/>
        </w:rPr>
        <w:t xml:space="preserve"> оптимизирована.</w:t>
      </w:r>
      <w:r w:rsidRPr="00D434E2">
        <w:t xml:space="preserve"> Загрузка следующей страницы происходит только при достижении порога. Быстрый скролл приостанавливает тяжёлые операции. </w:t>
      </w:r>
      <w:proofErr w:type="spellStart"/>
      <w:r w:rsidRPr="00D434E2">
        <w:t>ScrollController</w:t>
      </w:r>
      <w:proofErr w:type="spellEnd"/>
      <w:r w:rsidRPr="00D434E2">
        <w:t xml:space="preserve"> не должен создавать новые объекты при каждом кадре.</w:t>
      </w:r>
    </w:p>
    <w:p w14:paraId="6C42FED1" w14:textId="77777777" w:rsidR="00D434E2" w:rsidRPr="00D434E2" w:rsidRDefault="00D434E2" w:rsidP="00D434E2">
      <w:pPr>
        <w:numPr>
          <w:ilvl w:val="0"/>
          <w:numId w:val="77"/>
        </w:numPr>
      </w:pPr>
      <w:r w:rsidRPr="00D434E2">
        <w:rPr>
          <w:b/>
          <w:bCs/>
        </w:rPr>
        <w:t>Доступность сетки.</w:t>
      </w:r>
      <w:r w:rsidRPr="00D434E2">
        <w:t xml:space="preserve"> Каждая карточка содержит </w:t>
      </w:r>
      <w:proofErr w:type="spellStart"/>
      <w:r w:rsidRPr="00D434E2">
        <w:t>Semantics</w:t>
      </w:r>
      <w:proofErr w:type="spellEnd"/>
      <w:r w:rsidRPr="00D434E2">
        <w:t xml:space="preserve"> с описанием типа, тегов и действия. Навигация стрелками клавиатуры перемещает фокус по видимым элементам сетки. Фокус видимый и контрастный.</w:t>
      </w:r>
    </w:p>
    <w:p w14:paraId="57117482" w14:textId="77777777" w:rsidR="00D434E2" w:rsidRDefault="00D434E2" w:rsidP="00D434E2">
      <w:pPr>
        <w:rPr>
          <w:rFonts w:cs="Segoe UI Emoji"/>
          <w:b/>
          <w:bCs/>
        </w:rPr>
      </w:pPr>
    </w:p>
    <w:p w14:paraId="10B29119" w14:textId="77777777" w:rsidR="00D434E2" w:rsidRDefault="00D434E2" w:rsidP="00D434E2">
      <w:pPr>
        <w:rPr>
          <w:rFonts w:cs="Segoe UI Emoji"/>
          <w:b/>
          <w:bCs/>
        </w:rPr>
      </w:pPr>
    </w:p>
    <w:p w14:paraId="5A14D7A6" w14:textId="53AF8C9F" w:rsidR="00D434E2" w:rsidRPr="00D434E2" w:rsidRDefault="00D434E2" w:rsidP="00D434E2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t>📘</w:t>
      </w:r>
      <w:r w:rsidRPr="00D434E2">
        <w:rPr>
          <w:b/>
          <w:bCs/>
        </w:rPr>
        <w:t xml:space="preserve"> РАЗДЕЛ 6: ПОЛНОЭКРАННЫЙ ПРОСМОТР МЕДИА (IMMERSIVE VIEW) И УПРАВЛЕНИЕ ФОКУСОМ</w:t>
      </w:r>
    </w:p>
    <w:p w14:paraId="6CA1D7B0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6.1 Философия режима: «Контент — центр вселенной»</w:t>
      </w:r>
    </w:p>
    <w:p w14:paraId="17DC79B8" w14:textId="77777777" w:rsidR="00D434E2" w:rsidRPr="00D434E2" w:rsidRDefault="00D434E2" w:rsidP="00D434E2">
      <w:r w:rsidRPr="00D434E2">
        <w:t>Полноэкранный просмотр в GlubLink — это изолированная среда фокуса, где интерфейс полностью подчиняется медиафайлу. Пользователь не «переходит» в другой экран, он погружается в текущий контекст галереи без потери позиции и фильтров.</w:t>
      </w:r>
    </w:p>
    <w:p w14:paraId="00364836" w14:textId="77777777" w:rsidR="00D434E2" w:rsidRPr="00D434E2" w:rsidRDefault="00D434E2" w:rsidP="00D434E2">
      <w:r w:rsidRPr="00D434E2">
        <w:rPr>
          <w:b/>
          <w:bCs/>
        </w:rPr>
        <w:t>Жёсткие мандаты:</w:t>
      </w:r>
    </w:p>
    <w:p w14:paraId="3D7CF438" w14:textId="77777777" w:rsidR="00D434E2" w:rsidRPr="00D434E2" w:rsidRDefault="00D434E2" w:rsidP="00D434E2">
      <w:pPr>
        <w:numPr>
          <w:ilvl w:val="0"/>
          <w:numId w:val="78"/>
        </w:numPr>
      </w:pPr>
      <w:r w:rsidRPr="00D434E2">
        <w:rPr>
          <w:b/>
          <w:bCs/>
        </w:rPr>
        <w:t>Нулевой разрыв контекста.</w:t>
      </w:r>
      <w:r w:rsidRPr="00D434E2">
        <w:t xml:space="preserve"> Открытие </w:t>
      </w:r>
      <w:proofErr w:type="spellStart"/>
      <w:r w:rsidRPr="00D434E2">
        <w:t>фуллскрина</w:t>
      </w:r>
      <w:proofErr w:type="spellEnd"/>
      <w:r w:rsidRPr="00D434E2">
        <w:t xml:space="preserve"> не сбрасывает активные фильтры, порядок сортировки или позицию в списке галереи. Возврат назад мгновенно восстанавливает сетку в точности до пикселя </w:t>
      </w:r>
      <w:proofErr w:type="spellStart"/>
      <w:r w:rsidRPr="00D434E2">
        <w:t>скролла</w:t>
      </w:r>
      <w:proofErr w:type="spellEnd"/>
      <w:r w:rsidRPr="00D434E2">
        <w:t>.</w:t>
      </w:r>
    </w:p>
    <w:p w14:paraId="7DB1CF73" w14:textId="77777777" w:rsidR="00D434E2" w:rsidRPr="00D434E2" w:rsidRDefault="00D434E2" w:rsidP="00D434E2">
      <w:pPr>
        <w:numPr>
          <w:ilvl w:val="0"/>
          <w:numId w:val="78"/>
        </w:numPr>
      </w:pPr>
      <w:r w:rsidRPr="00D434E2">
        <w:rPr>
          <w:b/>
          <w:bCs/>
        </w:rPr>
        <w:t>Интерфейс по запросу.</w:t>
      </w:r>
      <w:r w:rsidRPr="00D434E2">
        <w:t xml:space="preserve"> Все панели управления, навигация и метаданные по умолчанию скрыты или прозрачны. Они появляются только при наведении курсора, касании или явном действии.</w:t>
      </w:r>
    </w:p>
    <w:p w14:paraId="29706577" w14:textId="77777777" w:rsidR="00D434E2" w:rsidRPr="00D434E2" w:rsidRDefault="00D434E2" w:rsidP="00D434E2">
      <w:pPr>
        <w:numPr>
          <w:ilvl w:val="0"/>
          <w:numId w:val="78"/>
        </w:numPr>
      </w:pPr>
      <w:r w:rsidRPr="00D434E2">
        <w:rPr>
          <w:b/>
          <w:bCs/>
        </w:rPr>
        <w:lastRenderedPageBreak/>
        <w:t>Непрерывный поток.</w:t>
      </w:r>
      <w:r w:rsidRPr="00D434E2">
        <w:t xml:space="preserve"> Навигация между файлами происходит внутри текущей выборки (</w:t>
      </w:r>
      <w:proofErr w:type="spellStart"/>
      <w:r w:rsidRPr="00D434E2">
        <w:t>Workspace</w:t>
      </w:r>
      <w:proofErr w:type="spellEnd"/>
      <w:r w:rsidRPr="00D434E2">
        <w:t>/поиск). Приложение не требует возврата в галерею для просмотра следующего элемента.</w:t>
      </w:r>
    </w:p>
    <w:p w14:paraId="57F15547" w14:textId="77777777" w:rsidR="00D434E2" w:rsidRPr="00D434E2" w:rsidRDefault="00D434E2" w:rsidP="00D434E2">
      <w:pPr>
        <w:numPr>
          <w:ilvl w:val="0"/>
          <w:numId w:val="78"/>
        </w:numPr>
      </w:pPr>
      <w:r w:rsidRPr="00D434E2">
        <w:rPr>
          <w:b/>
          <w:bCs/>
        </w:rPr>
        <w:t>Безопасность состояния.</w:t>
      </w:r>
      <w:r w:rsidRPr="00D434E2">
        <w:t xml:space="preserve"> Любое изменение в режиме просмотра (добавление тега, удаление файла, создание связи) мгновенно отражается в галерее и базе данных без перезагрузки экранов.</w:t>
      </w:r>
    </w:p>
    <w:p w14:paraId="606176D5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6.2 Архитектура интерфейса: Зонирование и Слои</w:t>
      </w:r>
    </w:p>
    <w:p w14:paraId="1618B4C1" w14:textId="77777777" w:rsidR="00D434E2" w:rsidRPr="00D434E2" w:rsidRDefault="00D434E2" w:rsidP="00D434E2">
      <w:r w:rsidRPr="00D434E2">
        <w:t>Экран строится по принципу многослойного оверлея. Центральный слой всегда занят контентом, остальные слои позиционируются относительно границ окна и управляются состоянием видимости.</w:t>
      </w:r>
    </w:p>
    <w:p w14:paraId="4CDB0EC1" w14:textId="77777777" w:rsidR="00D434E2" w:rsidRPr="00D434E2" w:rsidRDefault="00D434E2" w:rsidP="00D434E2">
      <w:r w:rsidRPr="00D434E2">
        <w:rPr>
          <w:b/>
          <w:bCs/>
        </w:rPr>
        <w:t>Структурные зоны:</w:t>
      </w:r>
    </w:p>
    <w:p w14:paraId="0AD1D643" w14:textId="77777777" w:rsidR="00D434E2" w:rsidRPr="00D434E2" w:rsidRDefault="00D434E2" w:rsidP="00D434E2">
      <w:pPr>
        <w:numPr>
          <w:ilvl w:val="0"/>
          <w:numId w:val="79"/>
        </w:numPr>
      </w:pPr>
      <w:r w:rsidRPr="00D434E2">
        <w:rPr>
          <w:b/>
          <w:bCs/>
        </w:rPr>
        <w:t>Центральный слой (</w:t>
      </w:r>
      <w:proofErr w:type="spellStart"/>
      <w:r w:rsidRPr="00D434E2">
        <w:rPr>
          <w:b/>
          <w:bCs/>
        </w:rPr>
        <w:t>Canvas</w:t>
      </w:r>
      <w:proofErr w:type="spellEnd"/>
      <w:r w:rsidRPr="00D434E2">
        <w:rPr>
          <w:b/>
          <w:bCs/>
        </w:rPr>
        <w:t>).</w:t>
      </w:r>
      <w:r w:rsidRPr="00D434E2">
        <w:t xml:space="preserve"> Занимает 100% области. Содержит рендер медиа с поддержкой масштабирования. Фон слоя — нейтральный, адаптивный к теме (#121212 / #F5F5F7).</w:t>
      </w:r>
    </w:p>
    <w:p w14:paraId="2F157B25" w14:textId="77777777" w:rsidR="00D434E2" w:rsidRPr="00D434E2" w:rsidRDefault="00D434E2" w:rsidP="00D434E2">
      <w:pPr>
        <w:numPr>
          <w:ilvl w:val="0"/>
          <w:numId w:val="79"/>
        </w:numPr>
      </w:pPr>
      <w:r w:rsidRPr="00D434E2">
        <w:rPr>
          <w:b/>
          <w:bCs/>
        </w:rPr>
        <w:t>Верхний оверлей.</w:t>
      </w:r>
      <w:r w:rsidRPr="00D434E2">
        <w:t xml:space="preserve"> Фиксированная полоса сверху. Содержит хлебные крошки (логический путь в выборке), счётчик позиции (34 / 128), кнопку закрытия и индикатор типа файла.</w:t>
      </w:r>
    </w:p>
    <w:p w14:paraId="6621F3C2" w14:textId="77777777" w:rsidR="00D434E2" w:rsidRPr="00D434E2" w:rsidRDefault="00D434E2" w:rsidP="00D434E2">
      <w:pPr>
        <w:numPr>
          <w:ilvl w:val="0"/>
          <w:numId w:val="79"/>
        </w:numPr>
      </w:pPr>
      <w:r w:rsidRPr="00D434E2">
        <w:rPr>
          <w:b/>
          <w:bCs/>
        </w:rPr>
        <w:t>Нижний оверлей.</w:t>
      </w:r>
      <w:r w:rsidRPr="00D434E2">
        <w:t xml:space="preserve"> Фиксированная полоса снизу. Содержит слайдер зума, кнопки быстрого действия (копировать путь, чистый режим, добавить в коллекцию).</w:t>
      </w:r>
    </w:p>
    <w:p w14:paraId="3F9157F5" w14:textId="77777777" w:rsidR="00D434E2" w:rsidRPr="00D434E2" w:rsidRDefault="00D434E2" w:rsidP="00D434E2">
      <w:pPr>
        <w:numPr>
          <w:ilvl w:val="0"/>
          <w:numId w:val="79"/>
        </w:numPr>
      </w:pPr>
      <w:r w:rsidRPr="00D434E2">
        <w:rPr>
          <w:b/>
          <w:bCs/>
        </w:rPr>
        <w:t>Правый оверлей.</w:t>
      </w:r>
      <w:r w:rsidRPr="00D434E2">
        <w:t xml:space="preserve"> Контекстная панель деталей. Выезжает справа. Содержит вкладки: Теги, Информация, Связи. Ширина фиксирована (300 </w:t>
      </w:r>
      <w:proofErr w:type="spellStart"/>
      <w:r w:rsidRPr="00D434E2">
        <w:t>px</w:t>
      </w:r>
      <w:proofErr w:type="spellEnd"/>
      <w:r w:rsidRPr="00D434E2">
        <w:t>), скролл независим.</w:t>
      </w:r>
    </w:p>
    <w:p w14:paraId="45E81CDB" w14:textId="77777777" w:rsidR="00D434E2" w:rsidRPr="00D434E2" w:rsidRDefault="00D434E2" w:rsidP="00D434E2">
      <w:pPr>
        <w:numPr>
          <w:ilvl w:val="0"/>
          <w:numId w:val="79"/>
        </w:numPr>
      </w:pPr>
      <w:r w:rsidRPr="00D434E2">
        <w:rPr>
          <w:b/>
          <w:bCs/>
        </w:rPr>
        <w:t>Навигационные якоря.</w:t>
      </w:r>
      <w:r w:rsidRPr="00D434E2">
        <w:t xml:space="preserve"> Полупрозрачные зоны слева и справа от центра (ширина 15% окна). Реагируют на клик/</w:t>
      </w:r>
      <w:proofErr w:type="spellStart"/>
      <w:r w:rsidRPr="00D434E2">
        <w:t>свайп</w:t>
      </w:r>
      <w:proofErr w:type="spellEnd"/>
      <w:r w:rsidRPr="00D434E2">
        <w:t xml:space="preserve"> для перехода к предыдущему/следующему элементу.</w:t>
      </w:r>
    </w:p>
    <w:p w14:paraId="74A7E901" w14:textId="77777777" w:rsidR="00D434E2" w:rsidRPr="00D434E2" w:rsidRDefault="00D434E2" w:rsidP="00D434E2">
      <w:r w:rsidRPr="00D434E2">
        <w:rPr>
          <w:b/>
          <w:bCs/>
        </w:rPr>
        <w:t>Правила композиции:</w:t>
      </w:r>
    </w:p>
    <w:p w14:paraId="68A2B755" w14:textId="77777777" w:rsidR="00D434E2" w:rsidRPr="00D434E2" w:rsidRDefault="00D434E2" w:rsidP="00D434E2">
      <w:pPr>
        <w:numPr>
          <w:ilvl w:val="0"/>
          <w:numId w:val="80"/>
        </w:numPr>
      </w:pPr>
      <w:r w:rsidRPr="00D434E2">
        <w:t>Оверлеи не перекрывают центральную область медиа при масштабе &gt;1.0×.</w:t>
      </w:r>
    </w:p>
    <w:p w14:paraId="45602E57" w14:textId="77777777" w:rsidR="00D434E2" w:rsidRPr="00D434E2" w:rsidRDefault="00D434E2" w:rsidP="00D434E2">
      <w:pPr>
        <w:numPr>
          <w:ilvl w:val="0"/>
          <w:numId w:val="80"/>
        </w:numPr>
      </w:pPr>
      <w:r w:rsidRPr="00D434E2">
        <w:t>При изменении размера окна оверлеи адаптивно пересчитывают отступы, но сохраняют пропорции.</w:t>
      </w:r>
    </w:p>
    <w:p w14:paraId="15DEA01E" w14:textId="77777777" w:rsidR="00D434E2" w:rsidRPr="00D434E2" w:rsidRDefault="00D434E2" w:rsidP="00D434E2">
      <w:pPr>
        <w:numPr>
          <w:ilvl w:val="0"/>
          <w:numId w:val="80"/>
        </w:numPr>
      </w:pPr>
      <w:r w:rsidRPr="00D434E2">
        <w:t>Все текстовые элементы оверлеев имеют контрастный фон или тень для читаемости на любом изображении.</w:t>
      </w:r>
    </w:p>
    <w:p w14:paraId="18B15094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6.3 Чистый режим (</w:t>
      </w:r>
      <w:proofErr w:type="spellStart"/>
      <w:r w:rsidRPr="00D434E2">
        <w:rPr>
          <w:b/>
          <w:bCs/>
        </w:rPr>
        <w:t>Clean</w:t>
      </w:r>
      <w:proofErr w:type="spellEnd"/>
      <w:r w:rsidRPr="00D434E2">
        <w:rPr>
          <w:b/>
          <w:bCs/>
        </w:rPr>
        <w:t xml:space="preserve"> Mode) и Управление вниманием</w:t>
      </w:r>
    </w:p>
    <w:p w14:paraId="656D01A6" w14:textId="77777777" w:rsidR="00D434E2" w:rsidRPr="00D434E2" w:rsidRDefault="00D434E2" w:rsidP="00D434E2">
      <w:r w:rsidRPr="00D434E2">
        <w:t>Чистый режим — это состояние минимальной когнитивной нагрузки. Интерфейс отступает, оставляя пользователя наедине с контентом.</w:t>
      </w:r>
    </w:p>
    <w:p w14:paraId="21E52CE0" w14:textId="77777777" w:rsidR="00D434E2" w:rsidRPr="00D434E2" w:rsidRDefault="00D434E2" w:rsidP="00D434E2">
      <w:r w:rsidRPr="00D434E2">
        <w:rPr>
          <w:b/>
          <w:bCs/>
        </w:rPr>
        <w:lastRenderedPageBreak/>
        <w:t>Логика переключения:</w:t>
      </w:r>
    </w:p>
    <w:p w14:paraId="6FF7529B" w14:textId="77777777" w:rsidR="00D434E2" w:rsidRPr="00D434E2" w:rsidRDefault="00D434E2" w:rsidP="00D434E2">
      <w:pPr>
        <w:numPr>
          <w:ilvl w:val="0"/>
          <w:numId w:val="81"/>
        </w:numPr>
      </w:pPr>
      <w:r w:rsidRPr="00D434E2">
        <w:rPr>
          <w:b/>
          <w:bCs/>
        </w:rPr>
        <w:t>Активация:</w:t>
      </w:r>
      <w:r w:rsidRPr="00D434E2">
        <w:t xml:space="preserve"> Клик по кнопке «Чистый экран» или нажатие F/F11.</w:t>
      </w:r>
    </w:p>
    <w:p w14:paraId="7E28FE37" w14:textId="77777777" w:rsidR="00D434E2" w:rsidRPr="00D434E2" w:rsidRDefault="00D434E2" w:rsidP="00D434E2">
      <w:pPr>
        <w:numPr>
          <w:ilvl w:val="0"/>
          <w:numId w:val="81"/>
        </w:numPr>
      </w:pPr>
      <w:r w:rsidRPr="00D434E2">
        <w:rPr>
          <w:b/>
          <w:bCs/>
        </w:rPr>
        <w:t>Поведение:</w:t>
      </w:r>
      <w:r w:rsidRPr="00D434E2">
        <w:t xml:space="preserve"> Верхний, нижний и правый оверлеи плавно исчезают. Остаются только навигационные якоря (полупрозрачные) и курсор.</w:t>
      </w:r>
    </w:p>
    <w:p w14:paraId="05AD7234" w14:textId="77777777" w:rsidR="00D434E2" w:rsidRPr="00D434E2" w:rsidRDefault="00D434E2" w:rsidP="00D434E2">
      <w:pPr>
        <w:numPr>
          <w:ilvl w:val="0"/>
          <w:numId w:val="81"/>
        </w:numPr>
      </w:pPr>
      <w:r w:rsidRPr="00D434E2">
        <w:rPr>
          <w:b/>
          <w:bCs/>
        </w:rPr>
        <w:t>Пробуждение:</w:t>
      </w:r>
      <w:r w:rsidRPr="00D434E2">
        <w:t xml:space="preserve"> Движение мыши, касание трекпада или нажатие любой клавиши мгновенно возвращает оверлеи с анимацией появления.</w:t>
      </w:r>
    </w:p>
    <w:p w14:paraId="6A02EFDB" w14:textId="77777777" w:rsidR="00D434E2" w:rsidRPr="00D434E2" w:rsidRDefault="00D434E2" w:rsidP="00D434E2">
      <w:pPr>
        <w:numPr>
          <w:ilvl w:val="0"/>
          <w:numId w:val="81"/>
        </w:numPr>
      </w:pPr>
      <w:r w:rsidRPr="00D434E2">
        <w:rPr>
          <w:b/>
          <w:bCs/>
        </w:rPr>
        <w:t>Автоматическое скрытие</w:t>
      </w:r>
      <w:proofErr w:type="gramStart"/>
      <w:r w:rsidRPr="00D434E2">
        <w:rPr>
          <w:b/>
          <w:bCs/>
        </w:rPr>
        <w:t>:</w:t>
      </w:r>
      <w:r w:rsidRPr="00D434E2">
        <w:t xml:space="preserve"> Если</w:t>
      </w:r>
      <w:proofErr w:type="gramEnd"/>
      <w:r w:rsidRPr="00D434E2">
        <w:t xml:space="preserve"> пользователь не взаимодействует с интерфейсом 2 секунды, оверлеи скрываются обратно.</w:t>
      </w:r>
    </w:p>
    <w:p w14:paraId="0DB8A2E4" w14:textId="77777777" w:rsidR="00D434E2" w:rsidRPr="00D434E2" w:rsidRDefault="00D434E2" w:rsidP="00D434E2">
      <w:pPr>
        <w:numPr>
          <w:ilvl w:val="0"/>
          <w:numId w:val="81"/>
        </w:numPr>
      </w:pPr>
      <w:r w:rsidRPr="00D434E2">
        <w:rPr>
          <w:b/>
          <w:bCs/>
        </w:rPr>
        <w:t>Выход из режима:</w:t>
      </w:r>
      <w:r w:rsidRPr="00D434E2">
        <w:t xml:space="preserve"> Любое нажатие клавиши, не привязанной к навигации/зуму, или клик вне якорей отключает </w:t>
      </w:r>
      <w:proofErr w:type="spellStart"/>
      <w:r w:rsidRPr="00D434E2">
        <w:t>Clean</w:t>
      </w:r>
      <w:proofErr w:type="spellEnd"/>
      <w:r w:rsidRPr="00D434E2">
        <w:t xml:space="preserve"> Mode.</w:t>
      </w:r>
    </w:p>
    <w:p w14:paraId="7F4DC1BE" w14:textId="77777777" w:rsidR="00D434E2" w:rsidRPr="00D434E2" w:rsidRDefault="00D434E2" w:rsidP="00D434E2">
      <w:r w:rsidRPr="00D434E2">
        <w:rPr>
          <w:b/>
          <w:bCs/>
        </w:rPr>
        <w:t>Принципы реализации:</w:t>
      </w:r>
    </w:p>
    <w:p w14:paraId="650E89B6" w14:textId="77777777" w:rsidR="00D434E2" w:rsidRPr="00D434E2" w:rsidRDefault="00D434E2" w:rsidP="00D434E2">
      <w:pPr>
        <w:numPr>
          <w:ilvl w:val="0"/>
          <w:numId w:val="82"/>
        </w:numPr>
      </w:pPr>
      <w:r w:rsidRPr="00D434E2">
        <w:t xml:space="preserve">Скрытие реализуется через </w:t>
      </w:r>
      <w:proofErr w:type="spellStart"/>
      <w:r w:rsidRPr="00D434E2">
        <w:t>AnimatedOpacity</w:t>
      </w:r>
      <w:proofErr w:type="spellEnd"/>
      <w:r w:rsidRPr="00D434E2">
        <w:t xml:space="preserve"> + </w:t>
      </w:r>
      <w:proofErr w:type="spellStart"/>
      <w:r w:rsidRPr="00D434E2">
        <w:t>Transform.translate</w:t>
      </w:r>
      <w:proofErr w:type="spellEnd"/>
      <w:r w:rsidRPr="00D434E2">
        <w:t>. Запрещено удалять виджеты из дерева.</w:t>
      </w:r>
    </w:p>
    <w:p w14:paraId="79C5F656" w14:textId="77777777" w:rsidR="00D434E2" w:rsidRPr="00D434E2" w:rsidRDefault="00D434E2" w:rsidP="00D434E2">
      <w:pPr>
        <w:numPr>
          <w:ilvl w:val="0"/>
          <w:numId w:val="82"/>
        </w:numPr>
      </w:pPr>
      <w:r w:rsidRPr="00D434E2">
        <w:t xml:space="preserve">Состояние </w:t>
      </w:r>
      <w:proofErr w:type="spellStart"/>
      <w:r w:rsidRPr="00D434E2">
        <w:t>Clean</w:t>
      </w:r>
      <w:proofErr w:type="spellEnd"/>
      <w:r w:rsidRPr="00D434E2">
        <w:t xml:space="preserve"> Mode хранится локально в маршруте, не влияет на глобальные настройки приложения.</w:t>
      </w:r>
    </w:p>
    <w:p w14:paraId="3A883EAC" w14:textId="77777777" w:rsidR="00D434E2" w:rsidRPr="00D434E2" w:rsidRDefault="00D434E2" w:rsidP="00D434E2">
      <w:pPr>
        <w:numPr>
          <w:ilvl w:val="0"/>
          <w:numId w:val="82"/>
        </w:numPr>
      </w:pPr>
      <w:r w:rsidRPr="00D434E2">
        <w:t>В режиме недоступны контекстные меню, перетаскивание файлов и модальные диалоги.</w:t>
      </w:r>
    </w:p>
    <w:p w14:paraId="17D92906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 xml:space="preserve">6.4 Масштабирование и Панорамирование (Zoom &amp; </w:t>
      </w:r>
      <w:proofErr w:type="spellStart"/>
      <w:r w:rsidRPr="00D434E2">
        <w:rPr>
          <w:b/>
          <w:bCs/>
        </w:rPr>
        <w:t>Pan</w:t>
      </w:r>
      <w:proofErr w:type="spellEnd"/>
      <w:r w:rsidRPr="00D434E2">
        <w:rPr>
          <w:b/>
          <w:bCs/>
        </w:rPr>
        <w:t>)</w:t>
      </w:r>
    </w:p>
    <w:p w14:paraId="01078B2C" w14:textId="77777777" w:rsidR="00D434E2" w:rsidRPr="00D434E2" w:rsidRDefault="00D434E2" w:rsidP="00D434E2">
      <w:r w:rsidRPr="00D434E2">
        <w:t>Механика просмотра должна ощущаться тактильно и физически. Запрещено использовать линейное масштабирование или резкие скачки.</w:t>
      </w:r>
    </w:p>
    <w:p w14:paraId="1972CF1C" w14:textId="77777777" w:rsidR="00D434E2" w:rsidRPr="00D434E2" w:rsidRDefault="00D434E2" w:rsidP="00D434E2">
      <w:r w:rsidRPr="00D434E2">
        <w:rPr>
          <w:b/>
          <w:bCs/>
        </w:rPr>
        <w:t>Параметры зума:</w:t>
      </w:r>
    </w:p>
    <w:p w14:paraId="64801A85" w14:textId="77777777" w:rsidR="00D434E2" w:rsidRPr="00D434E2" w:rsidRDefault="00D434E2" w:rsidP="00D434E2">
      <w:pPr>
        <w:numPr>
          <w:ilvl w:val="0"/>
          <w:numId w:val="83"/>
        </w:numPr>
      </w:pPr>
      <w:r w:rsidRPr="00D434E2">
        <w:t>Диапазон: 0.5× (обзор) → 5.0× (детализация).</w:t>
      </w:r>
    </w:p>
    <w:p w14:paraId="2186523F" w14:textId="77777777" w:rsidR="00D434E2" w:rsidRPr="00D434E2" w:rsidRDefault="00D434E2" w:rsidP="00D434E2">
      <w:pPr>
        <w:numPr>
          <w:ilvl w:val="0"/>
          <w:numId w:val="83"/>
        </w:numPr>
      </w:pPr>
      <w:r w:rsidRPr="00D434E2">
        <w:t xml:space="preserve">Точка сброса: 1.0× (оригинальный размер) или </w:t>
      </w:r>
      <w:proofErr w:type="spellStart"/>
      <w:r w:rsidRPr="00D434E2">
        <w:t>Fit</w:t>
      </w:r>
      <w:proofErr w:type="spellEnd"/>
      <w:r w:rsidRPr="00D434E2">
        <w:t xml:space="preserve"> </w:t>
      </w:r>
      <w:proofErr w:type="spellStart"/>
      <w:r w:rsidRPr="00D434E2">
        <w:t>to</w:t>
      </w:r>
      <w:proofErr w:type="spellEnd"/>
      <w:r w:rsidRPr="00D434E2">
        <w:t xml:space="preserve"> </w:t>
      </w:r>
      <w:proofErr w:type="spellStart"/>
      <w:r w:rsidRPr="00D434E2">
        <w:t>Screen</w:t>
      </w:r>
      <w:proofErr w:type="spellEnd"/>
      <w:r w:rsidRPr="00D434E2">
        <w:t xml:space="preserve"> (вписывание в окно).</w:t>
      </w:r>
    </w:p>
    <w:p w14:paraId="390E08AA" w14:textId="77777777" w:rsidR="00D434E2" w:rsidRPr="00D434E2" w:rsidRDefault="00D434E2" w:rsidP="00D434E2">
      <w:pPr>
        <w:numPr>
          <w:ilvl w:val="0"/>
          <w:numId w:val="83"/>
        </w:numPr>
      </w:pPr>
      <w:r w:rsidRPr="00D434E2">
        <w:t xml:space="preserve">Двойной клик: Мгновенный переход в 1.0× с фокусом на точку клика. Повторный двойной клик возвращает к </w:t>
      </w:r>
      <w:proofErr w:type="spellStart"/>
      <w:r w:rsidRPr="00D434E2">
        <w:t>Fit</w:t>
      </w:r>
      <w:proofErr w:type="spellEnd"/>
      <w:r w:rsidRPr="00D434E2">
        <w:t xml:space="preserve"> </w:t>
      </w:r>
      <w:proofErr w:type="spellStart"/>
      <w:r w:rsidRPr="00D434E2">
        <w:t>to</w:t>
      </w:r>
      <w:proofErr w:type="spellEnd"/>
      <w:r w:rsidRPr="00D434E2">
        <w:t xml:space="preserve"> </w:t>
      </w:r>
      <w:proofErr w:type="spellStart"/>
      <w:r w:rsidRPr="00D434E2">
        <w:t>Screen</w:t>
      </w:r>
      <w:proofErr w:type="spellEnd"/>
      <w:r w:rsidRPr="00D434E2">
        <w:t>.</w:t>
      </w:r>
    </w:p>
    <w:p w14:paraId="6A6F2A10" w14:textId="77777777" w:rsidR="00D434E2" w:rsidRPr="00D434E2" w:rsidRDefault="00D434E2" w:rsidP="00D434E2">
      <w:r w:rsidRPr="00D434E2">
        <w:rPr>
          <w:b/>
          <w:bCs/>
        </w:rPr>
        <w:t>Механика взаимодействия:</w:t>
      </w:r>
    </w:p>
    <w:p w14:paraId="45AD8C84" w14:textId="77777777" w:rsidR="00D434E2" w:rsidRPr="00D434E2" w:rsidRDefault="00D434E2" w:rsidP="00D434E2">
      <w:pPr>
        <w:numPr>
          <w:ilvl w:val="0"/>
          <w:numId w:val="84"/>
        </w:numPr>
      </w:pPr>
      <w:r w:rsidRPr="00D434E2">
        <w:rPr>
          <w:b/>
          <w:bCs/>
        </w:rPr>
        <w:t>Колесо мыши:</w:t>
      </w:r>
      <w:r w:rsidRPr="00D434E2">
        <w:t xml:space="preserve"> Зум выполняется строго в точку нахождения курсора. Шаг изменения: 0.1× с инерционным затуханием.</w:t>
      </w:r>
    </w:p>
    <w:p w14:paraId="2DF48297" w14:textId="77777777" w:rsidR="00D434E2" w:rsidRPr="00D434E2" w:rsidRDefault="00D434E2" w:rsidP="00D434E2">
      <w:pPr>
        <w:numPr>
          <w:ilvl w:val="0"/>
          <w:numId w:val="84"/>
        </w:numPr>
      </w:pPr>
      <w:r w:rsidRPr="00D434E2">
        <w:rPr>
          <w:b/>
          <w:bCs/>
        </w:rPr>
        <w:t>Трекпад:</w:t>
      </w:r>
      <w:r w:rsidRPr="00D434E2">
        <w:t xml:space="preserve"> Поддержка жестов масштабирования (</w:t>
      </w:r>
      <w:proofErr w:type="spellStart"/>
      <w:r w:rsidRPr="00D434E2">
        <w:t>pinch-to-zoom</w:t>
      </w:r>
      <w:proofErr w:type="spellEnd"/>
      <w:r w:rsidRPr="00D434E2">
        <w:t>) и панорамирования (</w:t>
      </w:r>
      <w:proofErr w:type="spellStart"/>
      <w:r w:rsidRPr="00D434E2">
        <w:t>two-finger</w:t>
      </w:r>
      <w:proofErr w:type="spellEnd"/>
      <w:r w:rsidRPr="00D434E2">
        <w:t xml:space="preserve"> </w:t>
      </w:r>
      <w:proofErr w:type="spellStart"/>
      <w:r w:rsidRPr="00D434E2">
        <w:t>scroll</w:t>
      </w:r>
      <w:proofErr w:type="spellEnd"/>
      <w:r w:rsidRPr="00D434E2">
        <w:t>) нативными средствами ОС.</w:t>
      </w:r>
    </w:p>
    <w:p w14:paraId="18429E25" w14:textId="77777777" w:rsidR="00D434E2" w:rsidRPr="00D434E2" w:rsidRDefault="00D434E2" w:rsidP="00D434E2">
      <w:pPr>
        <w:numPr>
          <w:ilvl w:val="0"/>
          <w:numId w:val="84"/>
        </w:numPr>
      </w:pPr>
      <w:r w:rsidRPr="00D434E2">
        <w:rPr>
          <w:b/>
          <w:bCs/>
        </w:rPr>
        <w:t>Перетаскивание</w:t>
      </w:r>
      <w:proofErr w:type="gramStart"/>
      <w:r w:rsidRPr="00D434E2">
        <w:rPr>
          <w:b/>
          <w:bCs/>
        </w:rPr>
        <w:t>:</w:t>
      </w:r>
      <w:r w:rsidRPr="00D434E2">
        <w:t xml:space="preserve"> Доступно</w:t>
      </w:r>
      <w:proofErr w:type="gramEnd"/>
      <w:r w:rsidRPr="00D434E2">
        <w:t xml:space="preserve"> только при масштабе &gt;1.0×. Курсор меняется на </w:t>
      </w:r>
      <w:proofErr w:type="spellStart"/>
      <w:r w:rsidRPr="00D434E2">
        <w:t>grab</w:t>
      </w:r>
      <w:proofErr w:type="spellEnd"/>
      <w:r w:rsidRPr="00D434E2">
        <w:t>/</w:t>
      </w:r>
      <w:proofErr w:type="spellStart"/>
      <w:r w:rsidRPr="00D434E2">
        <w:t>grabbing</w:t>
      </w:r>
      <w:proofErr w:type="spellEnd"/>
      <w:r w:rsidRPr="00D434E2">
        <w:t>. Границы панорамирования ограничены размером изображения.</w:t>
      </w:r>
    </w:p>
    <w:p w14:paraId="4EB9A943" w14:textId="77777777" w:rsidR="00D434E2" w:rsidRPr="00D434E2" w:rsidRDefault="00D434E2" w:rsidP="00D434E2">
      <w:pPr>
        <w:numPr>
          <w:ilvl w:val="0"/>
          <w:numId w:val="84"/>
        </w:numPr>
      </w:pPr>
      <w:r w:rsidRPr="00D434E2">
        <w:rPr>
          <w:b/>
          <w:bCs/>
        </w:rPr>
        <w:lastRenderedPageBreak/>
        <w:t>Инерция</w:t>
      </w:r>
      <w:proofErr w:type="gramStart"/>
      <w:r w:rsidRPr="00D434E2">
        <w:rPr>
          <w:b/>
          <w:bCs/>
        </w:rPr>
        <w:t>:</w:t>
      </w:r>
      <w:r w:rsidRPr="00D434E2">
        <w:t xml:space="preserve"> При</w:t>
      </w:r>
      <w:proofErr w:type="gramEnd"/>
      <w:r w:rsidRPr="00D434E2">
        <w:t xml:space="preserve"> быстром </w:t>
      </w:r>
      <w:proofErr w:type="spellStart"/>
      <w:r w:rsidRPr="00D434E2">
        <w:t>свайпе</w:t>
      </w:r>
      <w:proofErr w:type="spellEnd"/>
      <w:r w:rsidRPr="00D434E2">
        <w:t xml:space="preserve"> или прокрутке изображение продолжает движение с плавным затуханием. Запрещено резкое торможение.</w:t>
      </w:r>
    </w:p>
    <w:p w14:paraId="439F558B" w14:textId="77777777" w:rsidR="00D434E2" w:rsidRPr="00D434E2" w:rsidRDefault="00D434E2" w:rsidP="00D434E2">
      <w:r w:rsidRPr="00D434E2">
        <w:rPr>
          <w:b/>
          <w:bCs/>
        </w:rPr>
        <w:t>Обработка состояний загрузки:</w:t>
      </w:r>
    </w:p>
    <w:p w14:paraId="52A1860B" w14:textId="77777777" w:rsidR="00D434E2" w:rsidRPr="00D434E2" w:rsidRDefault="00D434E2" w:rsidP="00D434E2">
      <w:pPr>
        <w:numPr>
          <w:ilvl w:val="0"/>
          <w:numId w:val="85"/>
        </w:numPr>
      </w:pPr>
      <w:r w:rsidRPr="00D434E2">
        <w:t>До полной декодировки отображается скелетон с точными пропорциями (рассчитывается из метаданных EXIF или эвристики типа файла).</w:t>
      </w:r>
    </w:p>
    <w:p w14:paraId="19A037F4" w14:textId="77777777" w:rsidR="00D434E2" w:rsidRPr="00D434E2" w:rsidRDefault="00D434E2" w:rsidP="00D434E2">
      <w:pPr>
        <w:numPr>
          <w:ilvl w:val="0"/>
          <w:numId w:val="85"/>
        </w:numPr>
      </w:pPr>
      <w:r w:rsidRPr="00D434E2">
        <w:t xml:space="preserve">При ошибке чтения файла показывается стандартизированный </w:t>
      </w:r>
      <w:proofErr w:type="spellStart"/>
      <w:r w:rsidRPr="00D434E2">
        <w:t>плейсхолдер</w:t>
      </w:r>
      <w:proofErr w:type="spellEnd"/>
      <w:r w:rsidRPr="00D434E2">
        <w:t xml:space="preserve"> с типом контента и кнопкой «Повторить».</w:t>
      </w:r>
    </w:p>
    <w:p w14:paraId="328F4AF5" w14:textId="77777777" w:rsidR="00D434E2" w:rsidRPr="00D434E2" w:rsidRDefault="00D434E2" w:rsidP="00D434E2">
      <w:pPr>
        <w:numPr>
          <w:ilvl w:val="0"/>
          <w:numId w:val="85"/>
        </w:numPr>
      </w:pPr>
      <w:r w:rsidRPr="00D434E2">
        <w:t>Блокировка интерфейса во время декодирования запрещена. Используется асинхронная загрузка в изоляте.</w:t>
      </w:r>
    </w:p>
    <w:p w14:paraId="3E3B5F23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6.5 Навигация в потоке</w:t>
      </w:r>
    </w:p>
    <w:p w14:paraId="06BD9C28" w14:textId="77777777" w:rsidR="00D434E2" w:rsidRPr="00D434E2" w:rsidRDefault="00D434E2" w:rsidP="00D434E2">
      <w:r w:rsidRPr="00D434E2">
        <w:t xml:space="preserve">Переход между элементами не должен прерывать фокус. Система навигации интегрирована в маршрут </w:t>
      </w:r>
      <w:proofErr w:type="spellStart"/>
      <w:r w:rsidRPr="00D434E2">
        <w:t>фуллскрина</w:t>
      </w:r>
      <w:proofErr w:type="spellEnd"/>
      <w:r w:rsidRPr="00D434E2">
        <w:t xml:space="preserve"> и управляется единым контроллером выборки.</w:t>
      </w:r>
    </w:p>
    <w:p w14:paraId="331C6739" w14:textId="77777777" w:rsidR="00D434E2" w:rsidRPr="00D434E2" w:rsidRDefault="00D434E2" w:rsidP="00D434E2">
      <w:r w:rsidRPr="00D434E2">
        <w:rPr>
          <w:b/>
          <w:bCs/>
        </w:rPr>
        <w:t>Способы навигации:</w:t>
      </w:r>
    </w:p>
    <w:p w14:paraId="63B0D47D" w14:textId="77777777" w:rsidR="00D434E2" w:rsidRPr="00D434E2" w:rsidRDefault="00D434E2" w:rsidP="00D434E2">
      <w:pPr>
        <w:numPr>
          <w:ilvl w:val="0"/>
          <w:numId w:val="86"/>
        </w:numPr>
      </w:pPr>
      <w:r w:rsidRPr="00D434E2">
        <w:rPr>
          <w:b/>
          <w:bCs/>
        </w:rPr>
        <w:t>Клавиатура:</w:t>
      </w:r>
      <w:r w:rsidRPr="00D434E2">
        <w:t xml:space="preserve"> ← / → — предыдущий/следующий элемент. </w:t>
      </w:r>
      <w:proofErr w:type="spellStart"/>
      <w:r w:rsidRPr="00D434E2">
        <w:t>Esc</w:t>
      </w:r>
      <w:proofErr w:type="spellEnd"/>
      <w:r w:rsidRPr="00D434E2">
        <w:t xml:space="preserve"> — возврат в галерею.</w:t>
      </w:r>
    </w:p>
    <w:p w14:paraId="11D4B700" w14:textId="77777777" w:rsidR="00D434E2" w:rsidRPr="00D434E2" w:rsidRDefault="00D434E2" w:rsidP="00D434E2">
      <w:pPr>
        <w:numPr>
          <w:ilvl w:val="0"/>
          <w:numId w:val="86"/>
        </w:numPr>
      </w:pPr>
      <w:r w:rsidRPr="00D434E2">
        <w:rPr>
          <w:b/>
          <w:bCs/>
        </w:rPr>
        <w:t>Мышь/Тачпад:</w:t>
      </w:r>
      <w:r w:rsidRPr="00D434E2">
        <w:t xml:space="preserve"> </w:t>
      </w:r>
      <w:proofErr w:type="spellStart"/>
      <w:r w:rsidRPr="00D434E2">
        <w:t>Свайп</w:t>
      </w:r>
      <w:proofErr w:type="spellEnd"/>
      <w:r w:rsidRPr="00D434E2">
        <w:t xml:space="preserve"> влево/вправо, вертикальная прокрутка (если включено в настройках), клик по навигационным якорям.</w:t>
      </w:r>
    </w:p>
    <w:p w14:paraId="287D2A95" w14:textId="77777777" w:rsidR="00D434E2" w:rsidRPr="00D434E2" w:rsidRDefault="00D434E2" w:rsidP="00D434E2">
      <w:pPr>
        <w:numPr>
          <w:ilvl w:val="0"/>
          <w:numId w:val="86"/>
        </w:numPr>
      </w:pPr>
      <w:r w:rsidRPr="00D434E2">
        <w:rPr>
          <w:b/>
          <w:bCs/>
        </w:rPr>
        <w:t>Сенсор:</w:t>
      </w:r>
      <w:r w:rsidRPr="00D434E2">
        <w:t xml:space="preserve"> Горизонтальный </w:t>
      </w:r>
      <w:proofErr w:type="spellStart"/>
      <w:r w:rsidRPr="00D434E2">
        <w:t>свайп</w:t>
      </w:r>
      <w:proofErr w:type="spellEnd"/>
      <w:r w:rsidRPr="00D434E2">
        <w:t xml:space="preserve"> пальцем.</w:t>
      </w:r>
    </w:p>
    <w:p w14:paraId="64D756B7" w14:textId="77777777" w:rsidR="00D434E2" w:rsidRPr="00D434E2" w:rsidRDefault="00D434E2" w:rsidP="00D434E2">
      <w:r w:rsidRPr="00D434E2">
        <w:rPr>
          <w:b/>
          <w:bCs/>
        </w:rPr>
        <w:t>Логика переходов:</w:t>
      </w:r>
    </w:p>
    <w:p w14:paraId="34269A59" w14:textId="77777777" w:rsidR="00D434E2" w:rsidRPr="00D434E2" w:rsidRDefault="00D434E2" w:rsidP="00D434E2">
      <w:pPr>
        <w:numPr>
          <w:ilvl w:val="0"/>
          <w:numId w:val="87"/>
        </w:numPr>
      </w:pPr>
      <w:r w:rsidRPr="00D434E2">
        <w:t>Навигация происходит внутри текущей выборки (отфильтрованной галереи). Если выборка содержит 50 элементов, индекс не выходит за пределы 0–49.</w:t>
      </w:r>
    </w:p>
    <w:p w14:paraId="47FC2970" w14:textId="77777777" w:rsidR="00D434E2" w:rsidRPr="00D434E2" w:rsidRDefault="00D434E2" w:rsidP="00D434E2">
      <w:pPr>
        <w:numPr>
          <w:ilvl w:val="0"/>
          <w:numId w:val="87"/>
        </w:numPr>
      </w:pPr>
      <w:r w:rsidRPr="00D434E2">
        <w:t>При достижении конца списка переход блокируется или становится циклическим (настраивается пользователем).</w:t>
      </w:r>
    </w:p>
    <w:p w14:paraId="2FCE971D" w14:textId="77777777" w:rsidR="00D434E2" w:rsidRPr="00D434E2" w:rsidRDefault="00D434E2" w:rsidP="00D434E2">
      <w:pPr>
        <w:numPr>
          <w:ilvl w:val="0"/>
          <w:numId w:val="87"/>
        </w:numPr>
      </w:pPr>
      <w:r w:rsidRPr="00D434E2">
        <w:t xml:space="preserve">Позиция </w:t>
      </w:r>
      <w:proofErr w:type="spellStart"/>
      <w:r w:rsidRPr="00D434E2">
        <w:t>скролла</w:t>
      </w:r>
      <w:proofErr w:type="spellEnd"/>
      <w:r w:rsidRPr="00D434E2">
        <w:t xml:space="preserve"> галереи сохраняется в провайдере состояния. При возврате (</w:t>
      </w:r>
      <w:proofErr w:type="spellStart"/>
      <w:r w:rsidRPr="00D434E2">
        <w:t>Esc</w:t>
      </w:r>
      <w:proofErr w:type="spellEnd"/>
      <w:r w:rsidRPr="00D434E2">
        <w:t>) интерфейс восстанавливает точный кадр и элемент в фокусе.</w:t>
      </w:r>
    </w:p>
    <w:p w14:paraId="2387FCD1" w14:textId="77777777" w:rsidR="00D434E2" w:rsidRPr="00D434E2" w:rsidRDefault="00D434E2" w:rsidP="00D434E2">
      <w:pPr>
        <w:numPr>
          <w:ilvl w:val="0"/>
          <w:numId w:val="87"/>
        </w:numPr>
      </w:pPr>
      <w:r w:rsidRPr="00D434E2">
        <w:t xml:space="preserve">Тяжёлые элементы (превью, теги) </w:t>
      </w:r>
      <w:proofErr w:type="spellStart"/>
      <w:r w:rsidRPr="00D434E2">
        <w:t>предзагружаются</w:t>
      </w:r>
      <w:proofErr w:type="spellEnd"/>
      <w:r w:rsidRPr="00D434E2">
        <w:t xml:space="preserve"> буфером ±2 элемента относительно текущего.</w:t>
      </w:r>
    </w:p>
    <w:p w14:paraId="32FAAA21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6.6 Правая панель в режиме просмотра</w:t>
      </w:r>
    </w:p>
    <w:p w14:paraId="555D8369" w14:textId="77777777" w:rsidR="00D434E2" w:rsidRPr="00D434E2" w:rsidRDefault="00D434E2" w:rsidP="00D434E2">
      <w:r w:rsidRPr="00D434E2">
        <w:t xml:space="preserve">Панель деталей в </w:t>
      </w:r>
      <w:proofErr w:type="spellStart"/>
      <w:r w:rsidRPr="00D434E2">
        <w:t>фуллскрине</w:t>
      </w:r>
      <w:proofErr w:type="spellEnd"/>
      <w:r w:rsidRPr="00D434E2">
        <w:t xml:space="preserve"> адаптирована для быстрого редактирования и анализа без отрыва от контента. Она не дублирует функционал галереи, а расширяет её.</w:t>
      </w:r>
    </w:p>
    <w:p w14:paraId="7F8741A9" w14:textId="77777777" w:rsidR="00D434E2" w:rsidRPr="00D434E2" w:rsidRDefault="00D434E2" w:rsidP="00D434E2">
      <w:r w:rsidRPr="00D434E2">
        <w:rPr>
          <w:b/>
          <w:bCs/>
        </w:rPr>
        <w:t>Структура вкладок:</w:t>
      </w:r>
    </w:p>
    <w:p w14:paraId="02EEED87" w14:textId="77777777" w:rsidR="00D434E2" w:rsidRPr="00D434E2" w:rsidRDefault="00D434E2" w:rsidP="00D434E2">
      <w:pPr>
        <w:numPr>
          <w:ilvl w:val="0"/>
          <w:numId w:val="88"/>
        </w:numPr>
      </w:pPr>
      <w:r w:rsidRPr="00D434E2">
        <w:rPr>
          <w:b/>
          <w:bCs/>
        </w:rPr>
        <w:t>Теги:</w:t>
      </w:r>
    </w:p>
    <w:p w14:paraId="231B14B5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>Список применённых тегов с цветовой индикацией категорий.</w:t>
      </w:r>
    </w:p>
    <w:p w14:paraId="60F6343A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lastRenderedPageBreak/>
        <w:t xml:space="preserve">Кнопка [+] открывает поле быстрого поиска с </w:t>
      </w:r>
      <w:proofErr w:type="spellStart"/>
      <w:r w:rsidRPr="00D434E2">
        <w:t>автодополнением</w:t>
      </w:r>
      <w:proofErr w:type="spellEnd"/>
      <w:r w:rsidRPr="00D434E2">
        <w:t xml:space="preserve"> из пула тегов.</w:t>
      </w:r>
    </w:p>
    <w:p w14:paraId="603E890F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>Клик по тегу мгновенно применяет его к файлу и закрывает поле ввода.</w:t>
      </w:r>
    </w:p>
    <w:p w14:paraId="5A1CE52E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 xml:space="preserve">Кнопка [×] удаляет тег. Операция обратима через </w:t>
      </w:r>
      <w:proofErr w:type="spellStart"/>
      <w:r w:rsidRPr="00D434E2">
        <w:t>Ctrl+Z</w:t>
      </w:r>
      <w:proofErr w:type="spellEnd"/>
      <w:r w:rsidRPr="00D434E2">
        <w:t xml:space="preserve"> в пределах сессии.</w:t>
      </w:r>
    </w:p>
    <w:p w14:paraId="219102A9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>Изменение тегов реактивно обновляет пул галереи и индексы без перезагрузки.</w:t>
      </w:r>
    </w:p>
    <w:p w14:paraId="531FC4EA" w14:textId="77777777" w:rsidR="00D434E2" w:rsidRPr="00D434E2" w:rsidRDefault="00D434E2" w:rsidP="00D434E2">
      <w:pPr>
        <w:numPr>
          <w:ilvl w:val="0"/>
          <w:numId w:val="88"/>
        </w:numPr>
      </w:pPr>
      <w:r w:rsidRPr="00D434E2">
        <w:rPr>
          <w:b/>
          <w:bCs/>
        </w:rPr>
        <w:t>Информация:</w:t>
      </w:r>
    </w:p>
    <w:p w14:paraId="04D235B4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>Имя файла, размер, разрешение, дата добавления, путь к источнику.</w:t>
      </w:r>
    </w:p>
    <w:p w14:paraId="0F62F510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>Кнопка «Копировать путь» с визуальным подтверждением.</w:t>
      </w:r>
    </w:p>
    <w:p w14:paraId="626022E7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>Поля доступны только для чтения. Редактирование метаданных файла запрещено из UI.</w:t>
      </w:r>
    </w:p>
    <w:p w14:paraId="1D27EBAF" w14:textId="77777777" w:rsidR="00D434E2" w:rsidRPr="00D434E2" w:rsidRDefault="00D434E2" w:rsidP="00D434E2">
      <w:pPr>
        <w:numPr>
          <w:ilvl w:val="0"/>
          <w:numId w:val="88"/>
        </w:numPr>
      </w:pPr>
      <w:r w:rsidRPr="00D434E2">
        <w:rPr>
          <w:b/>
          <w:bCs/>
        </w:rPr>
        <w:t>Связи:</w:t>
      </w:r>
    </w:p>
    <w:p w14:paraId="1F896467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>Список связанных блоков (референсы, вариации, заметки).</w:t>
      </w:r>
    </w:p>
    <w:p w14:paraId="74DD965C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>Клик по связи мгновенно загружает связанный блок в текущий фуллскрин, обновляя контекст навигации.</w:t>
      </w:r>
    </w:p>
    <w:p w14:paraId="73DE4A8B" w14:textId="77777777" w:rsidR="00D434E2" w:rsidRPr="00D434E2" w:rsidRDefault="00D434E2" w:rsidP="00D434E2">
      <w:pPr>
        <w:numPr>
          <w:ilvl w:val="1"/>
          <w:numId w:val="88"/>
        </w:numPr>
      </w:pPr>
      <w:r w:rsidRPr="00D434E2">
        <w:t>Кнопка [+] открывает мастер создания связи с выбором типа и поиском целевого блока.</w:t>
      </w:r>
    </w:p>
    <w:p w14:paraId="31DEB1E7" w14:textId="77777777" w:rsidR="00D434E2" w:rsidRPr="00D434E2" w:rsidRDefault="00D434E2" w:rsidP="00D434E2">
      <w:r w:rsidRPr="00D434E2">
        <w:rPr>
          <w:b/>
          <w:bCs/>
        </w:rPr>
        <w:t>Поведение панели:</w:t>
      </w:r>
    </w:p>
    <w:p w14:paraId="475BCB0D" w14:textId="77777777" w:rsidR="00D434E2" w:rsidRPr="00D434E2" w:rsidRDefault="00D434E2" w:rsidP="00D434E2">
      <w:pPr>
        <w:numPr>
          <w:ilvl w:val="0"/>
          <w:numId w:val="89"/>
        </w:numPr>
      </w:pPr>
      <w:r w:rsidRPr="00D434E2">
        <w:t>Ширина фиксируется при открытии. Сворачивание скрывает контент, но сохраняет состояние вкладок.</w:t>
      </w:r>
    </w:p>
    <w:p w14:paraId="27898D49" w14:textId="77777777" w:rsidR="00D434E2" w:rsidRPr="00D434E2" w:rsidRDefault="00D434E2" w:rsidP="00D434E2">
      <w:pPr>
        <w:numPr>
          <w:ilvl w:val="0"/>
          <w:numId w:val="89"/>
        </w:numPr>
      </w:pPr>
      <w:r w:rsidRPr="00D434E2">
        <w:t xml:space="preserve">При смене медиа панель мгновенно обновляет данные. Анимация перехода контента: </w:t>
      </w:r>
      <w:proofErr w:type="spellStart"/>
      <w:r w:rsidRPr="00D434E2">
        <w:t>Fade</w:t>
      </w:r>
      <w:proofErr w:type="spellEnd"/>
      <w:r w:rsidRPr="00D434E2">
        <w:t>, длительность 120 мс.</w:t>
      </w:r>
    </w:p>
    <w:p w14:paraId="62FE0202" w14:textId="77777777" w:rsidR="00D434E2" w:rsidRPr="00D434E2" w:rsidRDefault="00D434E2" w:rsidP="00D434E2">
      <w:pPr>
        <w:numPr>
          <w:ilvl w:val="0"/>
          <w:numId w:val="89"/>
        </w:numPr>
      </w:pPr>
      <w:r w:rsidRPr="00D434E2">
        <w:t>Скролл панели независим от зума и панорамирования центрального медиа.</w:t>
      </w:r>
    </w:p>
    <w:p w14:paraId="459FF46C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 xml:space="preserve">6.7 Анимации и </w:t>
      </w:r>
      <w:proofErr w:type="gramStart"/>
      <w:r w:rsidRPr="00D434E2">
        <w:rPr>
          <w:b/>
          <w:bCs/>
        </w:rPr>
        <w:t>микро-взаимодействия</w:t>
      </w:r>
      <w:proofErr w:type="gramEnd"/>
    </w:p>
    <w:p w14:paraId="2470AA14" w14:textId="77777777" w:rsidR="00D434E2" w:rsidRPr="00D434E2" w:rsidRDefault="00D434E2" w:rsidP="00D434E2">
      <w:r w:rsidRPr="00D434E2">
        <w:t xml:space="preserve">Все переходы подчиняются физике пружин, описанной в Разделе 1. В </w:t>
      </w:r>
      <w:proofErr w:type="spellStart"/>
      <w:r w:rsidRPr="00D434E2">
        <w:t>фуллскрине</w:t>
      </w:r>
      <w:proofErr w:type="spellEnd"/>
      <w:r w:rsidRPr="00D434E2">
        <w:t xml:space="preserve"> анимации критичны для сохранения чувства непрерывности.</w:t>
      </w:r>
    </w:p>
    <w:p w14:paraId="113988C0" w14:textId="77777777" w:rsidR="00D434E2" w:rsidRPr="00D434E2" w:rsidRDefault="00D434E2" w:rsidP="00D434E2">
      <w:r w:rsidRPr="00D434E2">
        <w:rPr>
          <w:b/>
          <w:bCs/>
        </w:rPr>
        <w:t>Ключевые сценарии:</w:t>
      </w:r>
    </w:p>
    <w:p w14:paraId="673FEC2A" w14:textId="77777777" w:rsidR="00D434E2" w:rsidRPr="00D434E2" w:rsidRDefault="00D434E2" w:rsidP="00D434E2">
      <w:pPr>
        <w:numPr>
          <w:ilvl w:val="0"/>
          <w:numId w:val="90"/>
        </w:numPr>
      </w:pPr>
      <w:r w:rsidRPr="00D434E2">
        <w:rPr>
          <w:b/>
          <w:bCs/>
        </w:rPr>
        <w:t>Открытие/закрытие (</w:t>
      </w:r>
      <w:proofErr w:type="spellStart"/>
      <w:r w:rsidRPr="00D434E2">
        <w:rPr>
          <w:b/>
          <w:bCs/>
        </w:rPr>
        <w:t>Hero</w:t>
      </w:r>
      <w:proofErr w:type="spellEnd"/>
      <w:r w:rsidRPr="00D434E2">
        <w:rPr>
          <w:b/>
          <w:bCs/>
        </w:rPr>
        <w:t>-переход):</w:t>
      </w:r>
      <w:r w:rsidRPr="00D434E2">
        <w:t xml:space="preserve"> Превью из галереи плавно расширяется до центральной области. Длительность: 300 мс. Конфигурация: </w:t>
      </w:r>
      <w:proofErr w:type="spellStart"/>
      <w:r w:rsidRPr="00D434E2">
        <w:t>Stiffness</w:t>
      </w:r>
      <w:proofErr w:type="spellEnd"/>
      <w:r w:rsidRPr="00D434E2">
        <w:t xml:space="preserve"> 150 / </w:t>
      </w:r>
      <w:proofErr w:type="spellStart"/>
      <w:r w:rsidRPr="00D434E2">
        <w:t>Damping</w:t>
      </w:r>
      <w:proofErr w:type="spellEnd"/>
      <w:r w:rsidRPr="00D434E2">
        <w:t xml:space="preserve"> 15 / Mass 1.2.</w:t>
      </w:r>
    </w:p>
    <w:p w14:paraId="1A53ECDD" w14:textId="77777777" w:rsidR="00D434E2" w:rsidRPr="00D434E2" w:rsidRDefault="00D434E2" w:rsidP="00D434E2">
      <w:pPr>
        <w:numPr>
          <w:ilvl w:val="0"/>
          <w:numId w:val="90"/>
        </w:numPr>
      </w:pPr>
      <w:r w:rsidRPr="00D434E2">
        <w:rPr>
          <w:b/>
          <w:bCs/>
        </w:rPr>
        <w:lastRenderedPageBreak/>
        <w:t>Смена медиа:</w:t>
      </w:r>
      <w:r w:rsidRPr="00D434E2">
        <w:t xml:space="preserve"> Текущее изображение сдвигается в направлении навигации, новое появляется с противоположной стороны. Длительность: 250 мс. Прерываемо.</w:t>
      </w:r>
    </w:p>
    <w:p w14:paraId="20B29974" w14:textId="77777777" w:rsidR="00D434E2" w:rsidRPr="00D434E2" w:rsidRDefault="00D434E2" w:rsidP="00D434E2">
      <w:pPr>
        <w:numPr>
          <w:ilvl w:val="0"/>
          <w:numId w:val="90"/>
        </w:numPr>
      </w:pPr>
      <w:r w:rsidRPr="00D434E2">
        <w:rPr>
          <w:b/>
          <w:bCs/>
        </w:rPr>
        <w:t>Появление оверлеев:</w:t>
      </w:r>
      <w:r w:rsidRPr="00D434E2">
        <w:t xml:space="preserve"> </w:t>
      </w:r>
      <w:proofErr w:type="spellStart"/>
      <w:r w:rsidRPr="00D434E2">
        <w:t>Fade</w:t>
      </w:r>
      <w:proofErr w:type="spellEnd"/>
      <w:r w:rsidRPr="00D434E2">
        <w:t xml:space="preserve"> + </w:t>
      </w:r>
      <w:proofErr w:type="spellStart"/>
      <w:r w:rsidRPr="00D434E2">
        <w:t>Slide</w:t>
      </w:r>
      <w:proofErr w:type="spellEnd"/>
      <w:r w:rsidRPr="00D434E2">
        <w:t xml:space="preserve"> снизу/сверху/справа. Длительность: 200 мс. Задержка между элементами: 0 мс (синхронно).</w:t>
      </w:r>
    </w:p>
    <w:p w14:paraId="7EB5AF55" w14:textId="77777777" w:rsidR="00D434E2" w:rsidRPr="00D434E2" w:rsidRDefault="00D434E2" w:rsidP="00D434E2">
      <w:pPr>
        <w:numPr>
          <w:ilvl w:val="0"/>
          <w:numId w:val="90"/>
        </w:numPr>
      </w:pPr>
      <w:r w:rsidRPr="00D434E2">
        <w:rPr>
          <w:b/>
          <w:bCs/>
        </w:rPr>
        <w:t>Добавление тега:</w:t>
      </w:r>
      <w:r w:rsidRPr="00D434E2">
        <w:t xml:space="preserve"> Чип «вылетает» в список с лёгким отскоком. Длительность: 120 мс.</w:t>
      </w:r>
    </w:p>
    <w:p w14:paraId="1B1458ED" w14:textId="77777777" w:rsidR="00D434E2" w:rsidRPr="00D434E2" w:rsidRDefault="00D434E2" w:rsidP="00D434E2">
      <w:pPr>
        <w:numPr>
          <w:ilvl w:val="0"/>
          <w:numId w:val="90"/>
        </w:numPr>
      </w:pPr>
      <w:r w:rsidRPr="00D434E2">
        <w:rPr>
          <w:b/>
          <w:bCs/>
        </w:rPr>
        <w:t xml:space="preserve">Переход в </w:t>
      </w:r>
      <w:proofErr w:type="spellStart"/>
      <w:r w:rsidRPr="00D434E2">
        <w:rPr>
          <w:b/>
          <w:bCs/>
        </w:rPr>
        <w:t>Clean</w:t>
      </w:r>
      <w:proofErr w:type="spellEnd"/>
      <w:r w:rsidRPr="00D434E2">
        <w:rPr>
          <w:b/>
          <w:bCs/>
        </w:rPr>
        <w:t xml:space="preserve"> Mode:</w:t>
      </w:r>
      <w:r w:rsidRPr="00D434E2">
        <w:t xml:space="preserve"> Все панели синхронно исчезают. Курсор остаётся видимым. Длительность: 200 мс.</w:t>
      </w:r>
    </w:p>
    <w:p w14:paraId="76A4381D" w14:textId="77777777" w:rsidR="00D434E2" w:rsidRPr="00D434E2" w:rsidRDefault="00D434E2" w:rsidP="00D434E2">
      <w:r w:rsidRPr="00D434E2">
        <w:rPr>
          <w:b/>
          <w:bCs/>
        </w:rPr>
        <w:t>Принципы интерактивности:</w:t>
      </w:r>
    </w:p>
    <w:p w14:paraId="15099D55" w14:textId="77777777" w:rsidR="00D434E2" w:rsidRPr="00D434E2" w:rsidRDefault="00D434E2" w:rsidP="00D434E2">
      <w:pPr>
        <w:numPr>
          <w:ilvl w:val="0"/>
          <w:numId w:val="91"/>
        </w:numPr>
      </w:pPr>
      <w:r w:rsidRPr="00D434E2">
        <w:t>Зум и панорамирование обрабатываются в отдельном потоке рендеринга. UI-поток только получает события и обновляет оверлеи.</w:t>
      </w:r>
    </w:p>
    <w:p w14:paraId="2CE595D4" w14:textId="77777777" w:rsidR="00D434E2" w:rsidRPr="00D434E2" w:rsidRDefault="00D434E2" w:rsidP="00D434E2">
      <w:pPr>
        <w:numPr>
          <w:ilvl w:val="0"/>
          <w:numId w:val="91"/>
        </w:numPr>
      </w:pPr>
      <w:r w:rsidRPr="00D434E2">
        <w:t xml:space="preserve">Курсор всегда соответствует контексту: </w:t>
      </w:r>
      <w:proofErr w:type="spellStart"/>
      <w:r w:rsidRPr="00D434E2">
        <w:t>default</w:t>
      </w:r>
      <w:proofErr w:type="spellEnd"/>
      <w:r w:rsidRPr="00D434E2">
        <w:t xml:space="preserve"> на фоне, </w:t>
      </w:r>
      <w:proofErr w:type="spellStart"/>
      <w:r w:rsidRPr="00D434E2">
        <w:t>grab</w:t>
      </w:r>
      <w:proofErr w:type="spellEnd"/>
      <w:r w:rsidRPr="00D434E2">
        <w:t xml:space="preserve"> при панорамировании, </w:t>
      </w:r>
      <w:proofErr w:type="spellStart"/>
      <w:r w:rsidRPr="00D434E2">
        <w:t>pointer</w:t>
      </w:r>
      <w:proofErr w:type="spellEnd"/>
      <w:r w:rsidRPr="00D434E2">
        <w:t xml:space="preserve"> на кнопках, </w:t>
      </w:r>
      <w:proofErr w:type="spellStart"/>
      <w:r w:rsidRPr="00D434E2">
        <w:t>zoom-in</w:t>
      </w:r>
      <w:proofErr w:type="spellEnd"/>
      <w:r w:rsidRPr="00D434E2">
        <w:t>/</w:t>
      </w:r>
      <w:proofErr w:type="spellStart"/>
      <w:r w:rsidRPr="00D434E2">
        <w:t>zoom-out</w:t>
      </w:r>
      <w:proofErr w:type="spellEnd"/>
      <w:r w:rsidRPr="00D434E2">
        <w:t xml:space="preserve"> на медиа.</w:t>
      </w:r>
    </w:p>
    <w:p w14:paraId="7EB1B895" w14:textId="77777777" w:rsidR="00D434E2" w:rsidRPr="00D434E2" w:rsidRDefault="00D434E2" w:rsidP="00D434E2">
      <w:pPr>
        <w:numPr>
          <w:ilvl w:val="0"/>
          <w:numId w:val="91"/>
        </w:numPr>
      </w:pPr>
      <w:r w:rsidRPr="00D434E2">
        <w:t>Запрещено блокировать навигацию во время декодирования следующего изображения.</w:t>
      </w:r>
    </w:p>
    <w:p w14:paraId="030332C7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6.8 Жёсткие правила генерации кода (</w:t>
      </w:r>
      <w:proofErr w:type="spellStart"/>
      <w:r w:rsidRPr="00D434E2">
        <w:rPr>
          <w:b/>
          <w:bCs/>
        </w:rPr>
        <w:t>Fullscreen</w:t>
      </w:r>
      <w:proofErr w:type="spellEnd"/>
      <w:r w:rsidRPr="00D434E2">
        <w:rPr>
          <w:b/>
          <w:bCs/>
        </w:rPr>
        <w:t xml:space="preserve"> View)</w:t>
      </w:r>
    </w:p>
    <w:p w14:paraId="2CBFBF81" w14:textId="77777777" w:rsidR="00D434E2" w:rsidRPr="00D434E2" w:rsidRDefault="00D434E2" w:rsidP="00D434E2">
      <w:r w:rsidRPr="00D434E2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53228F15" w14:textId="77777777" w:rsidR="00D434E2" w:rsidRPr="00D434E2" w:rsidRDefault="00D434E2" w:rsidP="00D434E2">
      <w:pPr>
        <w:numPr>
          <w:ilvl w:val="0"/>
          <w:numId w:val="92"/>
        </w:numPr>
      </w:pPr>
      <w:r w:rsidRPr="00D434E2">
        <w:rPr>
          <w:b/>
          <w:bCs/>
        </w:rPr>
        <w:t>Изоляция маршрута.</w:t>
      </w:r>
      <w:r w:rsidRPr="00D434E2">
        <w:t xml:space="preserve"> Полноэкранный просмотр реализуется как отдельный декларативный маршрут (/media/:</w:t>
      </w:r>
      <w:proofErr w:type="spellStart"/>
      <w:r w:rsidRPr="00D434E2">
        <w:t>id</w:t>
      </w:r>
      <w:proofErr w:type="spellEnd"/>
      <w:r w:rsidRPr="00D434E2">
        <w:t xml:space="preserve">). Состояние (индекс, зум, активная вкладка, </w:t>
      </w:r>
      <w:proofErr w:type="spellStart"/>
      <w:r w:rsidRPr="00D434E2">
        <w:t>Clean</w:t>
      </w:r>
      <w:proofErr w:type="spellEnd"/>
      <w:r w:rsidRPr="00D434E2">
        <w:t xml:space="preserve"> Mode) хранится в параметрах маршрута и реактивном провайдере. Глобальные переменные запрещены.</w:t>
      </w:r>
    </w:p>
    <w:p w14:paraId="6FD7F397" w14:textId="77777777" w:rsidR="00D434E2" w:rsidRPr="00D434E2" w:rsidRDefault="00D434E2" w:rsidP="00D434E2">
      <w:pPr>
        <w:numPr>
          <w:ilvl w:val="0"/>
          <w:numId w:val="92"/>
        </w:numPr>
      </w:pPr>
      <w:r w:rsidRPr="00D434E2">
        <w:rPr>
          <w:b/>
          <w:bCs/>
        </w:rPr>
        <w:t>Управление состоянием зума.</w:t>
      </w:r>
      <w:r w:rsidRPr="00D434E2">
        <w:t xml:space="preserve"> Масштаб, точка смещения и история трансформаций инкапсулированы в </w:t>
      </w:r>
      <w:proofErr w:type="spellStart"/>
      <w:r w:rsidRPr="00D434E2">
        <w:t>кастомный</w:t>
      </w:r>
      <w:proofErr w:type="spellEnd"/>
      <w:r w:rsidRPr="00D434E2">
        <w:t xml:space="preserve"> контроллер. Запрещено привязывать зум к глобальному состоянию приложения.</w:t>
      </w:r>
    </w:p>
    <w:p w14:paraId="4AA8D553" w14:textId="77777777" w:rsidR="00D434E2" w:rsidRPr="00D434E2" w:rsidRDefault="00D434E2" w:rsidP="00D434E2">
      <w:pPr>
        <w:numPr>
          <w:ilvl w:val="0"/>
          <w:numId w:val="92"/>
        </w:numPr>
      </w:pPr>
      <w:r w:rsidRPr="00D434E2">
        <w:rPr>
          <w:b/>
          <w:bCs/>
        </w:rPr>
        <w:t>Реактивная синхронизация.</w:t>
      </w:r>
      <w:r w:rsidRPr="00D434E2">
        <w:t xml:space="preserve"> Любое изменение метаданных в </w:t>
      </w:r>
      <w:proofErr w:type="spellStart"/>
      <w:r w:rsidRPr="00D434E2">
        <w:t>фуллскрине</w:t>
      </w:r>
      <w:proofErr w:type="spellEnd"/>
      <w:r w:rsidRPr="00D434E2">
        <w:t xml:space="preserve"> (теги, связи) немедленно публикуется в шину состояния. Галерея подписывается на события и обновляет карточки/индексы без перерисовки всего дерева.</w:t>
      </w:r>
    </w:p>
    <w:p w14:paraId="4A0CB987" w14:textId="77777777" w:rsidR="00D434E2" w:rsidRPr="00D434E2" w:rsidRDefault="00D434E2" w:rsidP="00D434E2">
      <w:pPr>
        <w:numPr>
          <w:ilvl w:val="0"/>
          <w:numId w:val="92"/>
        </w:numPr>
      </w:pPr>
      <w:proofErr w:type="spellStart"/>
      <w:r w:rsidRPr="00D434E2">
        <w:rPr>
          <w:b/>
          <w:bCs/>
        </w:rPr>
        <w:t>Предзагрузка</w:t>
      </w:r>
      <w:proofErr w:type="spellEnd"/>
      <w:r w:rsidRPr="00D434E2">
        <w:rPr>
          <w:b/>
          <w:bCs/>
        </w:rPr>
        <w:t xml:space="preserve"> буфера.</w:t>
      </w:r>
      <w:r w:rsidRPr="00D434E2">
        <w:t xml:space="preserve"> При отображении элемента N система асинхронно декодирует превью элементов N-2 и N+2. При быстром </w:t>
      </w:r>
      <w:proofErr w:type="spellStart"/>
      <w:r w:rsidRPr="00D434E2">
        <w:t>скролле</w:t>
      </w:r>
      <w:proofErr w:type="spellEnd"/>
      <w:r w:rsidRPr="00D434E2">
        <w:t xml:space="preserve"> приоритет отдаётся элементу N, остальные запросы отменяются.</w:t>
      </w:r>
    </w:p>
    <w:p w14:paraId="65364ADB" w14:textId="77777777" w:rsidR="00D434E2" w:rsidRPr="00D434E2" w:rsidRDefault="00D434E2" w:rsidP="00D434E2">
      <w:pPr>
        <w:numPr>
          <w:ilvl w:val="0"/>
          <w:numId w:val="92"/>
        </w:numPr>
      </w:pPr>
      <w:r w:rsidRPr="00D434E2">
        <w:rPr>
          <w:b/>
          <w:bCs/>
        </w:rPr>
        <w:t>Обработка ошибок рендеринга.</w:t>
      </w:r>
      <w:r w:rsidRPr="00D434E2">
        <w:t xml:space="preserve"> Все изображения оборачиваются в обработчики с кэшированием статуса ошибки. Повторные попытки </w:t>
      </w:r>
      <w:r w:rsidRPr="00D434E2">
        <w:lastRenderedPageBreak/>
        <w:t>декодирования одного и того же повреждённого файла блокируются до явного запроса пользователя.</w:t>
      </w:r>
    </w:p>
    <w:p w14:paraId="6EE29317" w14:textId="77777777" w:rsidR="00D434E2" w:rsidRPr="00D434E2" w:rsidRDefault="00D434E2" w:rsidP="00D434E2">
      <w:pPr>
        <w:numPr>
          <w:ilvl w:val="0"/>
          <w:numId w:val="92"/>
        </w:numPr>
      </w:pPr>
      <w:r w:rsidRPr="00D434E2">
        <w:rPr>
          <w:b/>
          <w:bCs/>
        </w:rPr>
        <w:t>Доступность навигации.</w:t>
      </w:r>
      <w:r w:rsidRPr="00D434E2">
        <w:t xml:space="preserve"> Все элементы управления (стрелки, слайдер, вкладки) доступны через Tab. Фокус визуально выделяется. Клавиатурные сочетания (←, →, </w:t>
      </w:r>
      <w:proofErr w:type="spellStart"/>
      <w:r w:rsidRPr="00D434E2">
        <w:t>Esc</w:t>
      </w:r>
      <w:proofErr w:type="spellEnd"/>
      <w:r w:rsidRPr="00D434E2">
        <w:t xml:space="preserve">, </w:t>
      </w:r>
      <w:proofErr w:type="spellStart"/>
      <w:r w:rsidRPr="00D434E2">
        <w:t>Ctrl+C</w:t>
      </w:r>
      <w:proofErr w:type="spellEnd"/>
      <w:r w:rsidRPr="00D434E2">
        <w:t>) работают независимо от положения курсора.</w:t>
      </w:r>
    </w:p>
    <w:p w14:paraId="0531C9E7" w14:textId="77777777" w:rsidR="00D434E2" w:rsidRPr="00D434E2" w:rsidRDefault="00D434E2" w:rsidP="00D434E2">
      <w:pPr>
        <w:numPr>
          <w:ilvl w:val="0"/>
          <w:numId w:val="92"/>
        </w:numPr>
      </w:pPr>
      <w:r w:rsidRPr="00D434E2">
        <w:rPr>
          <w:b/>
          <w:bCs/>
        </w:rPr>
        <w:t>Чистый режим без побочных эффектов.</w:t>
      </w:r>
      <w:r w:rsidRPr="00D434E2">
        <w:t xml:space="preserve"> Скрытие панелей реализуется исключительно через визуальные свойства (</w:t>
      </w:r>
      <w:proofErr w:type="spellStart"/>
      <w:r w:rsidRPr="00D434E2">
        <w:t>opacity</w:t>
      </w:r>
      <w:proofErr w:type="spellEnd"/>
      <w:r w:rsidRPr="00D434E2">
        <w:t xml:space="preserve">, </w:t>
      </w:r>
      <w:proofErr w:type="spellStart"/>
      <w:r w:rsidRPr="00D434E2">
        <w:t>transform</w:t>
      </w:r>
      <w:proofErr w:type="spellEnd"/>
      <w:r w:rsidRPr="00D434E2">
        <w:t>). Запрещено удалять виджеты из дерева или изменять структуру макета при переключении режима.</w:t>
      </w:r>
    </w:p>
    <w:p w14:paraId="621B4FCC" w14:textId="77777777" w:rsidR="00D434E2" w:rsidRPr="00D434E2" w:rsidRDefault="00D434E2" w:rsidP="00D434E2">
      <w:pPr>
        <w:numPr>
          <w:ilvl w:val="0"/>
          <w:numId w:val="92"/>
        </w:numPr>
      </w:pPr>
      <w:r w:rsidRPr="00D434E2">
        <w:rPr>
          <w:b/>
          <w:bCs/>
        </w:rPr>
        <w:t>Запрет блокировки UI-потока.</w:t>
      </w:r>
      <w:r w:rsidRPr="00D434E2">
        <w:t xml:space="preserve"> Декодирование изображений, чтение метаданных и запись тегов выполняются в асинхронных задачах. UI-поток отвечает только за отрисовку и обработку ввода.</w:t>
      </w:r>
    </w:p>
    <w:p w14:paraId="2B5AA7CF" w14:textId="77777777" w:rsidR="00D434E2" w:rsidRDefault="00D434E2"/>
    <w:p w14:paraId="0100A5DC" w14:textId="77777777" w:rsidR="00D434E2" w:rsidRDefault="00D434E2"/>
    <w:p w14:paraId="174CBEE1" w14:textId="77777777" w:rsidR="00D434E2" w:rsidRPr="00D434E2" w:rsidRDefault="00D434E2" w:rsidP="00D434E2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t>📘</w:t>
      </w:r>
      <w:r w:rsidRPr="00D434E2">
        <w:rPr>
          <w:b/>
          <w:bCs/>
        </w:rPr>
        <w:t xml:space="preserve"> РАЗДЕЛ 7: СИСТЕМА ИНТЕЛЛЕКТУАЛЬНОГО ТЕГИРОВАНИЯ И АВТО-ОРГАНИЗАЦИИ</w:t>
      </w:r>
    </w:p>
    <w:p w14:paraId="76438704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7.1 Философия системы: «Умная простота, полный контроль»</w:t>
      </w:r>
    </w:p>
    <w:p w14:paraId="179F9705" w14:textId="77777777" w:rsidR="00D434E2" w:rsidRPr="00D434E2" w:rsidRDefault="00D434E2" w:rsidP="00D434E2">
      <w:r w:rsidRPr="00D434E2">
        <w:t>Система тегирования в GlubLink — это не просто метки, а семантический слой, который превращает коллекцию из набора файлов в структурированную базу знаний. Приложение не заставляет пользователя вручную размечать каждый файл — оно учится на действиях, предлагает релевантные теги и исполняет правила организации.</w:t>
      </w:r>
    </w:p>
    <w:p w14:paraId="60716A50" w14:textId="77777777" w:rsidR="00D434E2" w:rsidRPr="00D434E2" w:rsidRDefault="00D434E2" w:rsidP="00D434E2">
      <w:r w:rsidRPr="00D434E2">
        <w:rPr>
          <w:b/>
          <w:bCs/>
        </w:rPr>
        <w:t>Жёсткие мандаты:</w:t>
      </w:r>
    </w:p>
    <w:p w14:paraId="7A08748C" w14:textId="77777777" w:rsidR="00D434E2" w:rsidRPr="00D434E2" w:rsidRDefault="00D434E2" w:rsidP="00D434E2">
      <w:pPr>
        <w:numPr>
          <w:ilvl w:val="0"/>
          <w:numId w:val="93"/>
        </w:numPr>
      </w:pPr>
      <w:r w:rsidRPr="00D434E2">
        <w:rPr>
          <w:b/>
          <w:bCs/>
        </w:rPr>
        <w:t>Автономность с контролем.</w:t>
      </w:r>
      <w:r w:rsidRPr="00D434E2">
        <w:t xml:space="preserve"> Любое автоматическое действие (добавление тега, перемещение в коллекцию) должно быть обратимым, прозрачным и обучающимся на коррекциях пользователя.</w:t>
      </w:r>
    </w:p>
    <w:p w14:paraId="316C17DF" w14:textId="77777777" w:rsidR="00D434E2" w:rsidRPr="00D434E2" w:rsidRDefault="00D434E2" w:rsidP="00D434E2">
      <w:pPr>
        <w:numPr>
          <w:ilvl w:val="0"/>
          <w:numId w:val="93"/>
        </w:numPr>
      </w:pPr>
      <w:r w:rsidRPr="00D434E2">
        <w:rPr>
          <w:b/>
          <w:bCs/>
        </w:rPr>
        <w:t>Трёхуровневая архитектура тегов.</w:t>
      </w:r>
      <w:r w:rsidRPr="00D434E2">
        <w:t xml:space="preserve"> Система работает офлайн с локальным ядром, расширяется кэшем пользователя и при необходимости обращается к внешним источникам.</w:t>
      </w:r>
    </w:p>
    <w:p w14:paraId="1ADC86FA" w14:textId="77777777" w:rsidR="00D434E2" w:rsidRPr="00D434E2" w:rsidRDefault="00D434E2" w:rsidP="00D434E2">
      <w:pPr>
        <w:numPr>
          <w:ilvl w:val="0"/>
          <w:numId w:val="93"/>
        </w:numPr>
      </w:pPr>
      <w:r w:rsidRPr="00D434E2">
        <w:rPr>
          <w:b/>
          <w:bCs/>
        </w:rPr>
        <w:t>Контекстная релевантность.</w:t>
      </w:r>
      <w:r w:rsidRPr="00D434E2">
        <w:t xml:space="preserve"> Теги отображаются и предлагаются только в соответствии с текущей выборкой, историей действий и профилем коллекции.</w:t>
      </w:r>
    </w:p>
    <w:p w14:paraId="1932EACE" w14:textId="77777777" w:rsidR="00D434E2" w:rsidRPr="00D434E2" w:rsidRDefault="00D434E2" w:rsidP="00D434E2">
      <w:pPr>
        <w:numPr>
          <w:ilvl w:val="0"/>
          <w:numId w:val="93"/>
        </w:numPr>
      </w:pPr>
      <w:r w:rsidRPr="00D434E2">
        <w:rPr>
          <w:b/>
          <w:bCs/>
        </w:rPr>
        <w:t>Нулевое трение при ручном тегировании.</w:t>
      </w:r>
      <w:r w:rsidRPr="00D434E2">
        <w:t xml:space="preserve"> Добавление, удаление и редактирование тегов выполняется не более чем за два действия, с мгновенной визуальной обратной связью.</w:t>
      </w:r>
    </w:p>
    <w:p w14:paraId="5166AD56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7.2 Архитектура тегов: Трёхуровневая модель</w:t>
      </w:r>
    </w:p>
    <w:p w14:paraId="6B14A78A" w14:textId="77777777" w:rsidR="00D434E2" w:rsidRPr="00D434E2" w:rsidRDefault="00D434E2" w:rsidP="00D434E2">
      <w:r w:rsidRPr="00D434E2">
        <w:lastRenderedPageBreak/>
        <w:t>Система тегов строится по иерархическому принципу, где каждый уровень имеет чёткую зону ответственности, стратегию кэширования и условия активации.</w:t>
      </w:r>
    </w:p>
    <w:p w14:paraId="126C372C" w14:textId="77777777" w:rsidR="00D434E2" w:rsidRPr="00D434E2" w:rsidRDefault="00D434E2" w:rsidP="00D434E2">
      <w:r w:rsidRPr="00D434E2">
        <w:rPr>
          <w:b/>
          <w:bCs/>
        </w:rPr>
        <w:t xml:space="preserve">Уровень 1: Core </w:t>
      </w:r>
      <w:proofErr w:type="spellStart"/>
      <w:r w:rsidRPr="00D434E2">
        <w:rPr>
          <w:b/>
          <w:bCs/>
        </w:rPr>
        <w:t>Tags</w:t>
      </w:r>
      <w:proofErr w:type="spellEnd"/>
      <w:r w:rsidRPr="00D434E2">
        <w:rPr>
          <w:b/>
          <w:bCs/>
        </w:rPr>
        <w:t xml:space="preserve"> (Локальное ядро)</w:t>
      </w:r>
    </w:p>
    <w:p w14:paraId="5C8D44F6" w14:textId="77777777" w:rsidR="00D434E2" w:rsidRPr="00D434E2" w:rsidRDefault="00D434E2" w:rsidP="00D434E2">
      <w:pPr>
        <w:numPr>
          <w:ilvl w:val="0"/>
          <w:numId w:val="94"/>
        </w:numPr>
      </w:pPr>
      <w:r w:rsidRPr="00D434E2">
        <w:rPr>
          <w:b/>
          <w:bCs/>
        </w:rPr>
        <w:t>Состав:</w:t>
      </w:r>
      <w:r w:rsidRPr="00D434E2">
        <w:t xml:space="preserve"> ~5 000 наиболее популярных тегов из эталонных источников (включая все мета-теги: image, gif, video, </w:t>
      </w:r>
      <w:proofErr w:type="spellStart"/>
      <w:r w:rsidRPr="00D434E2">
        <w:t>highres</w:t>
      </w:r>
      <w:proofErr w:type="spellEnd"/>
      <w:r w:rsidRPr="00D434E2">
        <w:t>).</w:t>
      </w:r>
    </w:p>
    <w:p w14:paraId="329B7120" w14:textId="77777777" w:rsidR="00D434E2" w:rsidRPr="00D434E2" w:rsidRDefault="00D434E2" w:rsidP="00D434E2">
      <w:pPr>
        <w:numPr>
          <w:ilvl w:val="0"/>
          <w:numId w:val="94"/>
        </w:numPr>
      </w:pPr>
      <w:r w:rsidRPr="00D434E2">
        <w:rPr>
          <w:b/>
          <w:bCs/>
        </w:rPr>
        <w:t>Хранение</w:t>
      </w:r>
      <w:proofErr w:type="gramStart"/>
      <w:r w:rsidRPr="00D434E2">
        <w:rPr>
          <w:b/>
          <w:bCs/>
        </w:rPr>
        <w:t>:</w:t>
      </w:r>
      <w:r w:rsidRPr="00D434E2">
        <w:t xml:space="preserve"> Полностью</w:t>
      </w:r>
      <w:proofErr w:type="gramEnd"/>
      <w:r w:rsidRPr="00D434E2">
        <w:t xml:space="preserve"> в локальной базе </w:t>
      </w:r>
      <w:proofErr w:type="spellStart"/>
      <w:r w:rsidRPr="00D434E2">
        <w:t>Isar</w:t>
      </w:r>
      <w:proofErr w:type="spellEnd"/>
      <w:r w:rsidRPr="00D434E2">
        <w:t>, без зависимости от сети.</w:t>
      </w:r>
    </w:p>
    <w:p w14:paraId="104FB7B6" w14:textId="77777777" w:rsidR="00D434E2" w:rsidRPr="00D434E2" w:rsidRDefault="00D434E2" w:rsidP="00D434E2">
      <w:pPr>
        <w:numPr>
          <w:ilvl w:val="0"/>
          <w:numId w:val="94"/>
        </w:numPr>
      </w:pPr>
      <w:r w:rsidRPr="00D434E2">
        <w:rPr>
          <w:b/>
          <w:bCs/>
        </w:rPr>
        <w:t>Обновление:</w:t>
      </w:r>
      <w:r w:rsidRPr="00D434E2">
        <w:t xml:space="preserve"> Опциональная синхронизация раз в 30 дней через фоновый процесс.</w:t>
      </w:r>
    </w:p>
    <w:p w14:paraId="5D4787D9" w14:textId="77777777" w:rsidR="00D434E2" w:rsidRPr="00D434E2" w:rsidRDefault="00D434E2" w:rsidP="00D434E2">
      <w:pPr>
        <w:numPr>
          <w:ilvl w:val="0"/>
          <w:numId w:val="94"/>
        </w:numPr>
      </w:pPr>
      <w:r w:rsidRPr="00D434E2">
        <w:rPr>
          <w:b/>
          <w:bCs/>
        </w:rPr>
        <w:t>Использование:</w:t>
      </w:r>
      <w:r w:rsidRPr="00D434E2">
        <w:t xml:space="preserve"> Базовый пул для </w:t>
      </w:r>
      <w:proofErr w:type="spellStart"/>
      <w:r w:rsidRPr="00D434E2">
        <w:t>автодополнения</w:t>
      </w:r>
      <w:proofErr w:type="spellEnd"/>
      <w:r w:rsidRPr="00D434E2">
        <w:t>, валидации и первичного авто-тегирования.</w:t>
      </w:r>
    </w:p>
    <w:p w14:paraId="1C337BA8" w14:textId="77777777" w:rsidR="00D434E2" w:rsidRPr="00D434E2" w:rsidRDefault="00D434E2" w:rsidP="00D434E2">
      <w:pPr>
        <w:numPr>
          <w:ilvl w:val="0"/>
          <w:numId w:val="94"/>
        </w:numPr>
      </w:pPr>
      <w:r w:rsidRPr="00D434E2">
        <w:rPr>
          <w:b/>
          <w:bCs/>
        </w:rPr>
        <w:t>Защита:</w:t>
      </w:r>
      <w:r w:rsidRPr="00D434E2">
        <w:t xml:space="preserve"> Мета-теги помечены флагом </w:t>
      </w:r>
      <w:proofErr w:type="spellStart"/>
      <w:r w:rsidRPr="00D434E2">
        <w:t>isProtected</w:t>
      </w:r>
      <w:proofErr w:type="spellEnd"/>
      <w:r w:rsidRPr="00D434E2">
        <w:t xml:space="preserve"> — не могут быть удалены или отредактированы пользователем.</w:t>
      </w:r>
    </w:p>
    <w:p w14:paraId="7E1B9E1D" w14:textId="77777777" w:rsidR="00D434E2" w:rsidRPr="00D434E2" w:rsidRDefault="00D434E2" w:rsidP="00D434E2">
      <w:r w:rsidRPr="00D434E2">
        <w:rPr>
          <w:b/>
          <w:bCs/>
        </w:rPr>
        <w:t xml:space="preserve">Уровень 2: User </w:t>
      </w:r>
      <w:proofErr w:type="spellStart"/>
      <w:r w:rsidRPr="00D434E2">
        <w:rPr>
          <w:b/>
          <w:bCs/>
        </w:rPr>
        <w:t>Cache</w:t>
      </w:r>
      <w:proofErr w:type="spellEnd"/>
      <w:r w:rsidRPr="00D434E2">
        <w:rPr>
          <w:b/>
          <w:bCs/>
        </w:rPr>
        <w:t xml:space="preserve"> (Персональный кэш)</w:t>
      </w:r>
    </w:p>
    <w:p w14:paraId="048DC6AF" w14:textId="77777777" w:rsidR="00D434E2" w:rsidRPr="00D434E2" w:rsidRDefault="00D434E2" w:rsidP="00D434E2">
      <w:pPr>
        <w:numPr>
          <w:ilvl w:val="0"/>
          <w:numId w:val="95"/>
        </w:numPr>
      </w:pPr>
      <w:r w:rsidRPr="00D434E2">
        <w:rPr>
          <w:b/>
          <w:bCs/>
        </w:rPr>
        <w:t>Состав:</w:t>
      </w:r>
      <w:r w:rsidRPr="00D434E2">
        <w:t xml:space="preserve"> Все теги, которые пользователь когда-либо использовал, подтвердил или создал вручную.</w:t>
      </w:r>
    </w:p>
    <w:p w14:paraId="4E0BDCB3" w14:textId="77777777" w:rsidR="00D434E2" w:rsidRPr="00D434E2" w:rsidRDefault="00D434E2" w:rsidP="00D434E2">
      <w:pPr>
        <w:numPr>
          <w:ilvl w:val="0"/>
          <w:numId w:val="95"/>
        </w:numPr>
      </w:pPr>
      <w:r w:rsidRPr="00D434E2">
        <w:rPr>
          <w:b/>
          <w:bCs/>
        </w:rPr>
        <w:t>Хранение:</w:t>
      </w:r>
      <w:r w:rsidRPr="00D434E2">
        <w:t xml:space="preserve"> В </w:t>
      </w:r>
      <w:proofErr w:type="spellStart"/>
      <w:r w:rsidRPr="00D434E2">
        <w:t>Isar</w:t>
      </w:r>
      <w:proofErr w:type="spellEnd"/>
      <w:r w:rsidRPr="00D434E2">
        <w:t xml:space="preserve"> с привязкой к идентификатору устройства и временными метками.</w:t>
      </w:r>
    </w:p>
    <w:p w14:paraId="381E908D" w14:textId="77777777" w:rsidR="00D434E2" w:rsidRPr="00D434E2" w:rsidRDefault="00D434E2" w:rsidP="00D434E2">
      <w:pPr>
        <w:numPr>
          <w:ilvl w:val="0"/>
          <w:numId w:val="95"/>
        </w:numPr>
      </w:pPr>
      <w:r w:rsidRPr="00D434E2">
        <w:rPr>
          <w:b/>
          <w:bCs/>
        </w:rPr>
        <w:t>TTL:</w:t>
      </w:r>
      <w:r w:rsidRPr="00D434E2">
        <w:t xml:space="preserve"> 90 дней неактивности → автоматическая архивация (не удаление).</w:t>
      </w:r>
    </w:p>
    <w:p w14:paraId="079C3CAE" w14:textId="77777777" w:rsidR="00D434E2" w:rsidRPr="00D434E2" w:rsidRDefault="00D434E2" w:rsidP="00D434E2">
      <w:pPr>
        <w:numPr>
          <w:ilvl w:val="0"/>
          <w:numId w:val="95"/>
        </w:numPr>
      </w:pPr>
      <w:r w:rsidRPr="00D434E2">
        <w:rPr>
          <w:b/>
          <w:bCs/>
        </w:rPr>
        <w:t>Расширение</w:t>
      </w:r>
      <w:proofErr w:type="gramStart"/>
      <w:r w:rsidRPr="00D434E2">
        <w:rPr>
          <w:b/>
          <w:bCs/>
        </w:rPr>
        <w:t>:</w:t>
      </w:r>
      <w:r w:rsidRPr="00D434E2">
        <w:t xml:space="preserve"> Автоматически</w:t>
      </w:r>
      <w:proofErr w:type="gramEnd"/>
      <w:r w:rsidRPr="00D434E2">
        <w:t xml:space="preserve"> пополняется при подтверждении предложений ИИ или ручном добавлении.</w:t>
      </w:r>
    </w:p>
    <w:p w14:paraId="0FD08F51" w14:textId="77777777" w:rsidR="00D434E2" w:rsidRPr="00D434E2" w:rsidRDefault="00D434E2" w:rsidP="00D434E2">
      <w:pPr>
        <w:numPr>
          <w:ilvl w:val="0"/>
          <w:numId w:val="95"/>
        </w:numPr>
      </w:pPr>
      <w:r w:rsidRPr="00D434E2">
        <w:rPr>
          <w:b/>
          <w:bCs/>
        </w:rPr>
        <w:t>Приоритет:</w:t>
      </w:r>
      <w:r w:rsidRPr="00D434E2">
        <w:t xml:space="preserve"> В </w:t>
      </w:r>
      <w:proofErr w:type="spellStart"/>
      <w:r w:rsidRPr="00D434E2">
        <w:t>автодополнении</w:t>
      </w:r>
      <w:proofErr w:type="spellEnd"/>
      <w:r w:rsidRPr="00D434E2">
        <w:t xml:space="preserve"> теги из User </w:t>
      </w:r>
      <w:proofErr w:type="spellStart"/>
      <w:r w:rsidRPr="00D434E2">
        <w:t>Cache</w:t>
      </w:r>
      <w:proofErr w:type="spellEnd"/>
      <w:r w:rsidRPr="00D434E2">
        <w:t xml:space="preserve"> отображаются первыми, независимо от глобальной популярности.</w:t>
      </w:r>
    </w:p>
    <w:p w14:paraId="4F16E16E" w14:textId="77777777" w:rsidR="00D434E2" w:rsidRPr="00D434E2" w:rsidRDefault="00D434E2" w:rsidP="00D434E2">
      <w:r w:rsidRPr="00D434E2">
        <w:rPr>
          <w:b/>
          <w:bCs/>
        </w:rPr>
        <w:t xml:space="preserve">Уровень 3: Dynamic </w:t>
      </w:r>
      <w:proofErr w:type="spellStart"/>
      <w:r w:rsidRPr="00D434E2">
        <w:rPr>
          <w:b/>
          <w:bCs/>
        </w:rPr>
        <w:t>Sources</w:t>
      </w:r>
      <w:proofErr w:type="spellEnd"/>
      <w:r w:rsidRPr="00D434E2">
        <w:rPr>
          <w:b/>
          <w:bCs/>
        </w:rPr>
        <w:t xml:space="preserve"> (Внешние источники)</w:t>
      </w:r>
    </w:p>
    <w:p w14:paraId="3BD30BFB" w14:textId="77777777" w:rsidR="00D434E2" w:rsidRPr="00D434E2" w:rsidRDefault="00D434E2" w:rsidP="00D434E2">
      <w:pPr>
        <w:numPr>
          <w:ilvl w:val="0"/>
          <w:numId w:val="96"/>
        </w:numPr>
      </w:pPr>
      <w:r w:rsidRPr="00D434E2">
        <w:rPr>
          <w:b/>
          <w:bCs/>
        </w:rPr>
        <w:t>Источники:</w:t>
      </w:r>
      <w:r w:rsidRPr="00D434E2">
        <w:t xml:space="preserve"> e621 API (поиск по MD5), </w:t>
      </w:r>
      <w:proofErr w:type="spellStart"/>
      <w:r w:rsidRPr="00D434E2">
        <w:t>SauceNAO</w:t>
      </w:r>
      <w:proofErr w:type="spellEnd"/>
      <w:r w:rsidRPr="00D434E2">
        <w:t xml:space="preserve"> (</w:t>
      </w:r>
      <w:proofErr w:type="spellStart"/>
      <w:r w:rsidRPr="00D434E2">
        <w:t>reverse</w:t>
      </w:r>
      <w:proofErr w:type="spellEnd"/>
      <w:r w:rsidRPr="00D434E2">
        <w:t xml:space="preserve"> image </w:t>
      </w:r>
      <w:proofErr w:type="spellStart"/>
      <w:r w:rsidRPr="00D434E2">
        <w:t>search</w:t>
      </w:r>
      <w:proofErr w:type="spellEnd"/>
      <w:r w:rsidRPr="00D434E2">
        <w:t xml:space="preserve">), </w:t>
      </w:r>
      <w:proofErr w:type="spellStart"/>
      <w:r w:rsidRPr="00D434E2">
        <w:t>Qwen</w:t>
      </w:r>
      <w:proofErr w:type="spellEnd"/>
      <w:r w:rsidRPr="00D434E2">
        <w:t xml:space="preserve"> API (перевод и семантический анализ).</w:t>
      </w:r>
    </w:p>
    <w:p w14:paraId="2A7F7FEA" w14:textId="77777777" w:rsidR="00D434E2" w:rsidRPr="00D434E2" w:rsidRDefault="00D434E2" w:rsidP="00D434E2">
      <w:pPr>
        <w:numPr>
          <w:ilvl w:val="0"/>
          <w:numId w:val="96"/>
        </w:numPr>
      </w:pPr>
      <w:r w:rsidRPr="00D434E2">
        <w:rPr>
          <w:b/>
          <w:bCs/>
        </w:rPr>
        <w:t>Активация</w:t>
      </w:r>
      <w:proofErr w:type="gramStart"/>
      <w:r w:rsidRPr="00D434E2">
        <w:rPr>
          <w:b/>
          <w:bCs/>
        </w:rPr>
        <w:t>:</w:t>
      </w:r>
      <w:r w:rsidRPr="00D434E2">
        <w:t xml:space="preserve"> Только</w:t>
      </w:r>
      <w:proofErr w:type="gramEnd"/>
      <w:r w:rsidRPr="00D434E2">
        <w:t xml:space="preserve"> при отсутствии совпадения в Core </w:t>
      </w:r>
      <w:proofErr w:type="spellStart"/>
      <w:r w:rsidRPr="00D434E2">
        <w:t>Tags</w:t>
      </w:r>
      <w:proofErr w:type="spellEnd"/>
      <w:r w:rsidRPr="00D434E2">
        <w:t xml:space="preserve"> и User </w:t>
      </w:r>
      <w:proofErr w:type="spellStart"/>
      <w:r w:rsidRPr="00D434E2">
        <w:t>Cache</w:t>
      </w:r>
      <w:proofErr w:type="spellEnd"/>
      <w:r w:rsidRPr="00D434E2">
        <w:t>, и только с явного согласия пользователя.</w:t>
      </w:r>
    </w:p>
    <w:p w14:paraId="785B04C7" w14:textId="77777777" w:rsidR="00D434E2" w:rsidRPr="00D434E2" w:rsidRDefault="00D434E2" w:rsidP="00D434E2">
      <w:pPr>
        <w:numPr>
          <w:ilvl w:val="0"/>
          <w:numId w:val="96"/>
        </w:numPr>
      </w:pPr>
      <w:r w:rsidRPr="00D434E2">
        <w:rPr>
          <w:b/>
          <w:bCs/>
        </w:rPr>
        <w:t xml:space="preserve">Rate </w:t>
      </w:r>
      <w:proofErr w:type="spellStart"/>
      <w:r w:rsidRPr="00D434E2">
        <w:rPr>
          <w:b/>
          <w:bCs/>
        </w:rPr>
        <w:t>Limiting</w:t>
      </w:r>
      <w:proofErr w:type="spellEnd"/>
      <w:r w:rsidRPr="00D434E2">
        <w:rPr>
          <w:b/>
          <w:bCs/>
        </w:rPr>
        <w:t>:</w:t>
      </w:r>
      <w:r w:rsidRPr="00D434E2">
        <w:t xml:space="preserve"> Строгое соблюдение лимитов (60 запросов/мин для e621, 10/мин для </w:t>
      </w:r>
      <w:proofErr w:type="spellStart"/>
      <w:r w:rsidRPr="00D434E2">
        <w:t>Qwen</w:t>
      </w:r>
      <w:proofErr w:type="spellEnd"/>
      <w:r w:rsidRPr="00D434E2">
        <w:t>).</w:t>
      </w:r>
    </w:p>
    <w:p w14:paraId="56D33F27" w14:textId="77777777" w:rsidR="00D434E2" w:rsidRPr="00D434E2" w:rsidRDefault="00D434E2" w:rsidP="00D434E2">
      <w:pPr>
        <w:numPr>
          <w:ilvl w:val="0"/>
          <w:numId w:val="96"/>
        </w:numPr>
      </w:pPr>
      <w:r w:rsidRPr="00D434E2">
        <w:rPr>
          <w:b/>
          <w:bCs/>
        </w:rPr>
        <w:t>Кэширование:</w:t>
      </w:r>
      <w:r w:rsidRPr="00D434E2">
        <w:t xml:space="preserve"> Результаты внешних запросов сохраняются в User </w:t>
      </w:r>
      <w:proofErr w:type="spellStart"/>
      <w:r w:rsidRPr="00D434E2">
        <w:t>Cache</w:t>
      </w:r>
      <w:proofErr w:type="spellEnd"/>
      <w:r w:rsidRPr="00D434E2">
        <w:t xml:space="preserve"> с пометкой источника и сроком жизни.</w:t>
      </w:r>
    </w:p>
    <w:p w14:paraId="012A9490" w14:textId="77777777" w:rsidR="00D434E2" w:rsidRPr="00D434E2" w:rsidRDefault="00D434E2" w:rsidP="00D434E2">
      <w:pPr>
        <w:numPr>
          <w:ilvl w:val="0"/>
          <w:numId w:val="96"/>
        </w:numPr>
      </w:pPr>
      <w:proofErr w:type="spellStart"/>
      <w:r w:rsidRPr="00D434E2">
        <w:rPr>
          <w:b/>
          <w:bCs/>
        </w:rPr>
        <w:t>Fallback</w:t>
      </w:r>
      <w:proofErr w:type="spellEnd"/>
      <w:proofErr w:type="gramStart"/>
      <w:r w:rsidRPr="00D434E2">
        <w:rPr>
          <w:b/>
          <w:bCs/>
        </w:rPr>
        <w:t>:</w:t>
      </w:r>
      <w:r w:rsidRPr="00D434E2">
        <w:t xml:space="preserve"> При</w:t>
      </w:r>
      <w:proofErr w:type="gramEnd"/>
      <w:r w:rsidRPr="00D434E2">
        <w:t xml:space="preserve"> недоступности сети система автоматически переключается на офлайн-режим без блокировки интерфейса.</w:t>
      </w:r>
    </w:p>
    <w:p w14:paraId="5992002C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7.3 Категории тегов и визуальная система</w:t>
      </w:r>
    </w:p>
    <w:p w14:paraId="511D8A1A" w14:textId="77777777" w:rsidR="00D434E2" w:rsidRPr="00D434E2" w:rsidRDefault="00D434E2" w:rsidP="00D434E2">
      <w:r w:rsidRPr="00D434E2">
        <w:lastRenderedPageBreak/>
        <w:t>Каждый тег принадлежит к одной из семи предопределённых категорий. Категория определяет цвет, порядок отображения, приоритет в поиске и поведение при фильтрации.</w:t>
      </w:r>
    </w:p>
    <w:p w14:paraId="7547DEE2" w14:textId="77777777" w:rsidR="00D434E2" w:rsidRPr="00D434E2" w:rsidRDefault="00D434E2" w:rsidP="00D434E2">
      <w:r w:rsidRPr="00D434E2">
        <w:rPr>
          <w:b/>
          <w:bCs/>
        </w:rPr>
        <w:t>Таблица категорий: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479"/>
        <w:gridCol w:w="2351"/>
        <w:gridCol w:w="2287"/>
        <w:gridCol w:w="1100"/>
        <w:gridCol w:w="1903"/>
      </w:tblGrid>
      <w:tr w:rsidR="00D434E2" w:rsidRPr="00D434E2" w14:paraId="19FB616F" w14:textId="77777777" w:rsidTr="00D434E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13E8354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64117D7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A3C6347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9B98244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Примеры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CC7650F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Цвет (</w:t>
            </w:r>
            <w:proofErr w:type="spellStart"/>
            <w:r w:rsidRPr="00D434E2">
              <w:rPr>
                <w:b/>
                <w:bCs/>
              </w:rPr>
              <w:t>hex</w:t>
            </w:r>
            <w:proofErr w:type="spellEnd"/>
            <w:r w:rsidRPr="00D434E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87CE21D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Приоритет сортировки</w:t>
            </w:r>
          </w:p>
        </w:tc>
      </w:tr>
      <w:tr w:rsidR="00D434E2" w:rsidRPr="00D434E2" w14:paraId="7C56C08A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D58C34" w14:textId="77777777" w:rsidR="00D434E2" w:rsidRPr="00D434E2" w:rsidRDefault="00D434E2" w:rsidP="00D434E2">
            <w:proofErr w:type="spellStart"/>
            <w:r w:rsidRPr="00D434E2">
              <w:t>Artist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A709F87" w14:textId="77777777" w:rsidR="00D434E2" w:rsidRPr="00D434E2" w:rsidRDefault="00D434E2" w:rsidP="00D434E2">
            <w:r w:rsidRPr="00D434E2">
              <w:t>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A4C274" w14:textId="77777777" w:rsidR="00D434E2" w:rsidRPr="00D434E2" w:rsidRDefault="00D434E2" w:rsidP="00D434E2">
            <w:r w:rsidRPr="00D434E2">
              <w:t>Автор(-ы)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4C4AFC2" w14:textId="77777777" w:rsidR="00D434E2" w:rsidRPr="00D434E2" w:rsidRDefault="00D434E2" w:rsidP="00D434E2">
            <w:proofErr w:type="spellStart"/>
            <w:r w:rsidRPr="00D434E2">
              <w:t>kitsu_art</w:t>
            </w:r>
            <w:proofErr w:type="spellEnd"/>
            <w:r w:rsidRPr="00D434E2">
              <w:t xml:space="preserve">, </w:t>
            </w:r>
            <w:proofErr w:type="spellStart"/>
            <w:r w:rsidRPr="00D434E2">
              <w:t>bluexela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979A97" w14:textId="77777777" w:rsidR="00D434E2" w:rsidRPr="00D434E2" w:rsidRDefault="00D434E2" w:rsidP="00D434E2">
            <w:r w:rsidRPr="00D434E2">
              <w:t>#FF6B9D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B126919" w14:textId="77777777" w:rsidR="00D434E2" w:rsidRPr="00D434E2" w:rsidRDefault="00D434E2" w:rsidP="00D434E2">
            <w:r w:rsidRPr="00D434E2">
              <w:t>1 (первый)</w:t>
            </w:r>
          </w:p>
        </w:tc>
      </w:tr>
      <w:tr w:rsidR="00D434E2" w:rsidRPr="00D434E2" w14:paraId="1F347CFC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72573E2" w14:textId="77777777" w:rsidR="00D434E2" w:rsidRPr="00D434E2" w:rsidRDefault="00D434E2" w:rsidP="00D434E2">
            <w:proofErr w:type="spellStart"/>
            <w:r w:rsidRPr="00D434E2">
              <w:t>Copyright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DB616B" w14:textId="77777777" w:rsidR="00D434E2" w:rsidRPr="00D434E2" w:rsidRDefault="00D434E2" w:rsidP="00D434E2">
            <w:r w:rsidRPr="00D434E2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35282E" w14:textId="77777777" w:rsidR="00D434E2" w:rsidRPr="00D434E2" w:rsidRDefault="00D434E2" w:rsidP="00D434E2">
            <w:r w:rsidRPr="00D434E2">
              <w:t>Компания/вселенная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532C2D" w14:textId="77777777" w:rsidR="00D434E2" w:rsidRPr="00D434E2" w:rsidRDefault="00D434E2" w:rsidP="00D434E2">
            <w:proofErr w:type="spellStart"/>
            <w:r w:rsidRPr="00D434E2">
              <w:t>original</w:t>
            </w:r>
            <w:proofErr w:type="spellEnd"/>
            <w:r w:rsidRPr="00D434E2">
              <w:t xml:space="preserve">, </w:t>
            </w:r>
            <w:proofErr w:type="spellStart"/>
            <w:r w:rsidRPr="00D434E2">
              <w:t>zootopia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D28E6B" w14:textId="77777777" w:rsidR="00D434E2" w:rsidRPr="00D434E2" w:rsidRDefault="00D434E2" w:rsidP="00D434E2">
            <w:r w:rsidRPr="00D434E2">
              <w:t>#9D6BFF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0AE7111" w14:textId="77777777" w:rsidR="00D434E2" w:rsidRPr="00D434E2" w:rsidRDefault="00D434E2" w:rsidP="00D434E2">
            <w:r w:rsidRPr="00D434E2">
              <w:t>2</w:t>
            </w:r>
          </w:p>
        </w:tc>
      </w:tr>
      <w:tr w:rsidR="00D434E2" w:rsidRPr="00D434E2" w14:paraId="3DE0AF82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AB80ED" w14:textId="77777777" w:rsidR="00D434E2" w:rsidRPr="00D434E2" w:rsidRDefault="00D434E2" w:rsidP="00D434E2">
            <w:proofErr w:type="spellStart"/>
            <w:r w:rsidRPr="00D434E2">
              <w:t>Character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7DD279" w14:textId="77777777" w:rsidR="00D434E2" w:rsidRPr="00D434E2" w:rsidRDefault="00D434E2" w:rsidP="00D434E2">
            <w:r w:rsidRPr="00D434E2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0045A6" w14:textId="77777777" w:rsidR="00D434E2" w:rsidRPr="00D434E2" w:rsidRDefault="00D434E2" w:rsidP="00D434E2">
            <w:r w:rsidRPr="00D434E2">
              <w:t>Персонаж(-и)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7CB50A" w14:textId="77777777" w:rsidR="00D434E2" w:rsidRPr="00D434E2" w:rsidRDefault="00D434E2" w:rsidP="00D434E2">
            <w:proofErr w:type="spellStart"/>
            <w:r w:rsidRPr="00D434E2">
              <w:t>zara</w:t>
            </w:r>
            <w:proofErr w:type="spellEnd"/>
            <w:r w:rsidRPr="00D434E2">
              <w:t xml:space="preserve">, </w:t>
            </w:r>
            <w:proofErr w:type="spellStart"/>
            <w:r w:rsidRPr="00D434E2">
              <w:t>nick_wilde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3A2244" w14:textId="77777777" w:rsidR="00D434E2" w:rsidRPr="00D434E2" w:rsidRDefault="00D434E2" w:rsidP="00D434E2">
            <w:r w:rsidRPr="00D434E2">
              <w:t>#6B9DFF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841582E" w14:textId="77777777" w:rsidR="00D434E2" w:rsidRPr="00D434E2" w:rsidRDefault="00D434E2" w:rsidP="00D434E2">
            <w:r w:rsidRPr="00D434E2">
              <w:t>3</w:t>
            </w:r>
          </w:p>
        </w:tc>
      </w:tr>
      <w:tr w:rsidR="00D434E2" w:rsidRPr="00D434E2" w14:paraId="74A3B638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B9DD0C" w14:textId="77777777" w:rsidR="00D434E2" w:rsidRPr="00D434E2" w:rsidRDefault="00D434E2" w:rsidP="00D434E2">
            <w:proofErr w:type="spellStart"/>
            <w:r w:rsidRPr="00D434E2">
              <w:t>Species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6218DC" w14:textId="77777777" w:rsidR="00D434E2" w:rsidRPr="00D434E2" w:rsidRDefault="00D434E2" w:rsidP="00D434E2">
            <w:r w:rsidRPr="00D434E2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60815E" w14:textId="77777777" w:rsidR="00D434E2" w:rsidRPr="00D434E2" w:rsidRDefault="00D434E2" w:rsidP="00D434E2">
            <w:r w:rsidRPr="00D434E2">
              <w:t>Вид/семейство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4FDDFE" w14:textId="77777777" w:rsidR="00D434E2" w:rsidRPr="00D434E2" w:rsidRDefault="00D434E2" w:rsidP="00D434E2">
            <w:proofErr w:type="spellStart"/>
            <w:r w:rsidRPr="00D434E2">
              <w:t>fox</w:t>
            </w:r>
            <w:proofErr w:type="spellEnd"/>
            <w:r w:rsidRPr="00D434E2">
              <w:t xml:space="preserve">, </w:t>
            </w:r>
            <w:proofErr w:type="spellStart"/>
            <w:r w:rsidRPr="00D434E2">
              <w:t>canine</w:t>
            </w:r>
            <w:proofErr w:type="spellEnd"/>
            <w:r w:rsidRPr="00D434E2">
              <w:t xml:space="preserve">, </w:t>
            </w:r>
            <w:proofErr w:type="spellStart"/>
            <w:r w:rsidRPr="00D434E2">
              <w:t>anthro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045A5F" w14:textId="77777777" w:rsidR="00D434E2" w:rsidRPr="00D434E2" w:rsidRDefault="00D434E2" w:rsidP="00D434E2">
            <w:r w:rsidRPr="00D434E2">
              <w:t>#6BFF9D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00BED84" w14:textId="77777777" w:rsidR="00D434E2" w:rsidRPr="00D434E2" w:rsidRDefault="00D434E2" w:rsidP="00D434E2">
            <w:r w:rsidRPr="00D434E2">
              <w:t>4</w:t>
            </w:r>
          </w:p>
        </w:tc>
      </w:tr>
      <w:tr w:rsidR="00D434E2" w:rsidRPr="00D434E2" w14:paraId="402D33A8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92774F" w14:textId="77777777" w:rsidR="00D434E2" w:rsidRPr="00D434E2" w:rsidRDefault="00D434E2" w:rsidP="00D434E2">
            <w:r w:rsidRPr="00D434E2">
              <w:t>General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F7DA01" w14:textId="77777777" w:rsidR="00D434E2" w:rsidRPr="00D434E2" w:rsidRDefault="00D434E2" w:rsidP="00D434E2">
            <w:r w:rsidRPr="00D434E2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733D11" w14:textId="77777777" w:rsidR="00D434E2" w:rsidRPr="00D434E2" w:rsidRDefault="00D434E2" w:rsidP="00D434E2">
            <w:r w:rsidRPr="00D434E2">
              <w:t>Остальные теги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FA93CF" w14:textId="77777777" w:rsidR="00D434E2" w:rsidRPr="00D434E2" w:rsidRDefault="00D434E2" w:rsidP="00D434E2">
            <w:proofErr w:type="spellStart"/>
            <w:r w:rsidRPr="00D434E2">
              <w:t>smiling</w:t>
            </w:r>
            <w:proofErr w:type="spellEnd"/>
            <w:r w:rsidRPr="00D434E2">
              <w:t xml:space="preserve">, </w:t>
            </w:r>
            <w:proofErr w:type="spellStart"/>
            <w:r w:rsidRPr="00D434E2">
              <w:t>standing</w:t>
            </w:r>
            <w:proofErr w:type="spellEnd"/>
            <w:r w:rsidRPr="00D434E2">
              <w:t xml:space="preserve">, </w:t>
            </w:r>
            <w:proofErr w:type="spellStart"/>
            <w:r w:rsidRPr="00D434E2">
              <w:t>blue_eyes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0555D9" w14:textId="77777777" w:rsidR="00D434E2" w:rsidRPr="00D434E2" w:rsidRDefault="00D434E2" w:rsidP="00D434E2">
            <w:r w:rsidRPr="00D434E2">
              <w:t>#FFD96B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9BB4405" w14:textId="77777777" w:rsidR="00D434E2" w:rsidRPr="00D434E2" w:rsidRDefault="00D434E2" w:rsidP="00D434E2">
            <w:r w:rsidRPr="00D434E2">
              <w:t>5</w:t>
            </w:r>
          </w:p>
        </w:tc>
      </w:tr>
      <w:tr w:rsidR="00D434E2" w:rsidRPr="00D434E2" w14:paraId="165EFFE0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1238495" w14:textId="77777777" w:rsidR="00D434E2" w:rsidRPr="00D434E2" w:rsidRDefault="00D434E2" w:rsidP="00D434E2">
            <w:proofErr w:type="spellStart"/>
            <w:r w:rsidRPr="00D434E2">
              <w:t>Meta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AA205B8" w14:textId="77777777" w:rsidR="00D434E2" w:rsidRPr="00D434E2" w:rsidRDefault="00D434E2" w:rsidP="00D434E2">
            <w:r w:rsidRPr="00D434E2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C24985" w14:textId="77777777" w:rsidR="00D434E2" w:rsidRPr="00D434E2" w:rsidRDefault="00D434E2" w:rsidP="00D434E2">
            <w:r w:rsidRPr="00D434E2">
              <w:t>Метаинформация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8B5FD1" w14:textId="77777777" w:rsidR="00D434E2" w:rsidRPr="00D434E2" w:rsidRDefault="00D434E2" w:rsidP="00D434E2">
            <w:r w:rsidRPr="00D434E2">
              <w:t xml:space="preserve">image, gif, video, </w:t>
            </w:r>
            <w:proofErr w:type="spellStart"/>
            <w:r w:rsidRPr="00D434E2">
              <w:t>highres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E78900" w14:textId="77777777" w:rsidR="00D434E2" w:rsidRPr="00D434E2" w:rsidRDefault="00D434E2" w:rsidP="00D434E2">
            <w:r w:rsidRPr="00D434E2">
              <w:t>#9D9D9D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27FA80F" w14:textId="77777777" w:rsidR="00D434E2" w:rsidRPr="00D434E2" w:rsidRDefault="00D434E2" w:rsidP="00D434E2">
            <w:r w:rsidRPr="00D434E2">
              <w:t>6 (последний)</w:t>
            </w:r>
          </w:p>
        </w:tc>
      </w:tr>
      <w:tr w:rsidR="00D434E2" w:rsidRPr="00D434E2" w14:paraId="44B47AC6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58ADF3C" w14:textId="77777777" w:rsidR="00D434E2" w:rsidRPr="00D434E2" w:rsidRDefault="00D434E2" w:rsidP="00D434E2">
            <w:proofErr w:type="spellStart"/>
            <w:r w:rsidRPr="00D434E2">
              <w:t>References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BA2D6BD" w14:textId="77777777" w:rsidR="00D434E2" w:rsidRPr="00D434E2" w:rsidRDefault="00D434E2" w:rsidP="00D434E2">
            <w:r w:rsidRPr="00D434E2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114F79D" w14:textId="77777777" w:rsidR="00D434E2" w:rsidRPr="00D434E2" w:rsidRDefault="00D434E2" w:rsidP="00D434E2">
            <w:r w:rsidRPr="00D434E2">
              <w:t>Референсы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C6C0B8A" w14:textId="77777777" w:rsidR="00D434E2" w:rsidRPr="00D434E2" w:rsidRDefault="00D434E2" w:rsidP="00D434E2">
            <w:proofErr w:type="spellStart"/>
            <w:r w:rsidRPr="00D434E2">
              <w:t>pose_reference</w:t>
            </w:r>
            <w:proofErr w:type="spellEnd"/>
            <w:r w:rsidRPr="00D434E2">
              <w:t xml:space="preserve">, </w:t>
            </w:r>
            <w:proofErr w:type="spellStart"/>
            <w:r w:rsidRPr="00D434E2">
              <w:t>color_palette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8038E3E" w14:textId="77777777" w:rsidR="00D434E2" w:rsidRPr="00D434E2" w:rsidRDefault="00D434E2" w:rsidP="00D434E2">
            <w:r w:rsidRPr="00D434E2">
              <w:t>#FF9D6B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B74A395" w14:textId="77777777" w:rsidR="00D434E2" w:rsidRPr="00D434E2" w:rsidRDefault="00D434E2" w:rsidP="00D434E2">
            <w:r w:rsidRPr="00D434E2">
              <w:t>7</w:t>
            </w:r>
          </w:p>
        </w:tc>
      </w:tr>
    </w:tbl>
    <w:p w14:paraId="5AD6CA48" w14:textId="77777777" w:rsidR="00D434E2" w:rsidRPr="00D434E2" w:rsidRDefault="00D434E2" w:rsidP="00D434E2">
      <w:r w:rsidRPr="00D434E2">
        <w:rPr>
          <w:b/>
          <w:bCs/>
        </w:rPr>
        <w:t>Правила визуализации:</w:t>
      </w:r>
    </w:p>
    <w:p w14:paraId="7D1B0983" w14:textId="77777777" w:rsidR="00D434E2" w:rsidRPr="00D434E2" w:rsidRDefault="00D434E2" w:rsidP="00D434E2">
      <w:pPr>
        <w:numPr>
          <w:ilvl w:val="0"/>
          <w:numId w:val="97"/>
        </w:numPr>
      </w:pPr>
      <w:r w:rsidRPr="00D434E2">
        <w:t>Цвет категории используется для фона чипа, иконки и акцентов в интерфейсе.</w:t>
      </w:r>
    </w:p>
    <w:p w14:paraId="1148F33C" w14:textId="77777777" w:rsidR="00D434E2" w:rsidRPr="00D434E2" w:rsidRDefault="00D434E2" w:rsidP="00D434E2">
      <w:pPr>
        <w:numPr>
          <w:ilvl w:val="0"/>
          <w:numId w:val="97"/>
        </w:numPr>
      </w:pPr>
      <w:r w:rsidRPr="00D434E2">
        <w:t>Порядок отображения тегов всегда следует приоритету категорий (</w:t>
      </w:r>
      <w:proofErr w:type="spellStart"/>
      <w:r w:rsidRPr="00D434E2">
        <w:t>Artist</w:t>
      </w:r>
      <w:proofErr w:type="spellEnd"/>
      <w:r w:rsidRPr="00D434E2">
        <w:t xml:space="preserve"> → </w:t>
      </w:r>
      <w:proofErr w:type="spellStart"/>
      <w:r w:rsidRPr="00D434E2">
        <w:t>Meta</w:t>
      </w:r>
      <w:proofErr w:type="spellEnd"/>
      <w:r w:rsidRPr="00D434E2">
        <w:t>).</w:t>
      </w:r>
    </w:p>
    <w:p w14:paraId="36A7F607" w14:textId="77777777" w:rsidR="00D434E2" w:rsidRPr="00D434E2" w:rsidRDefault="00D434E2" w:rsidP="00D434E2">
      <w:pPr>
        <w:numPr>
          <w:ilvl w:val="0"/>
          <w:numId w:val="97"/>
        </w:numPr>
      </w:pPr>
      <w:r w:rsidRPr="00D434E2">
        <w:t>При фильтрации по категории теги других категорий скрываются, но не удаляются из пула.</w:t>
      </w:r>
    </w:p>
    <w:p w14:paraId="64962AFB" w14:textId="77777777" w:rsidR="00D434E2" w:rsidRPr="00D434E2" w:rsidRDefault="00D434E2" w:rsidP="00D434E2">
      <w:pPr>
        <w:numPr>
          <w:ilvl w:val="0"/>
          <w:numId w:val="97"/>
        </w:numPr>
      </w:pPr>
      <w:r w:rsidRPr="00D434E2">
        <w:t>Защищённые мета-теги отображаются с иконкой замка и не имеют кнопки удаления.</w:t>
      </w:r>
    </w:p>
    <w:p w14:paraId="6FFBC11D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 xml:space="preserve">7.4 Интеллектуальное авто-тегирование: </w:t>
      </w:r>
      <w:proofErr w:type="spellStart"/>
      <w:r w:rsidRPr="00D434E2">
        <w:rPr>
          <w:b/>
          <w:bCs/>
        </w:rPr>
        <w:t>Пайплайн</w:t>
      </w:r>
      <w:proofErr w:type="spellEnd"/>
      <w:r w:rsidRPr="00D434E2">
        <w:rPr>
          <w:b/>
          <w:bCs/>
        </w:rPr>
        <w:t xml:space="preserve"> обработки</w:t>
      </w:r>
    </w:p>
    <w:p w14:paraId="282C5EE3" w14:textId="77777777" w:rsidR="00D434E2" w:rsidRPr="00D434E2" w:rsidRDefault="00D434E2" w:rsidP="00D434E2">
      <w:r w:rsidRPr="00D434E2">
        <w:t xml:space="preserve">Процесс авто-тегирования нового медиафайла представляет собой детерминированный </w:t>
      </w:r>
      <w:proofErr w:type="spellStart"/>
      <w:r w:rsidRPr="00D434E2">
        <w:t>пайплайн</w:t>
      </w:r>
      <w:proofErr w:type="spellEnd"/>
      <w:r w:rsidRPr="00D434E2">
        <w:t xml:space="preserve"> с чёткими порогами уверенности и стратегиями эскалации.</w:t>
      </w:r>
    </w:p>
    <w:p w14:paraId="4940ECED" w14:textId="77777777" w:rsidR="00D434E2" w:rsidRPr="00D434E2" w:rsidRDefault="00D434E2" w:rsidP="00D434E2">
      <w:r w:rsidRPr="00D434E2">
        <w:rPr>
          <w:b/>
          <w:bCs/>
        </w:rPr>
        <w:t>Этап 1: Локальный анализ</w:t>
      </w:r>
    </w:p>
    <w:p w14:paraId="5ACE1E5B" w14:textId="77777777" w:rsidR="00D434E2" w:rsidRPr="00D434E2" w:rsidRDefault="00D434E2" w:rsidP="00D434E2">
      <w:pPr>
        <w:numPr>
          <w:ilvl w:val="0"/>
          <w:numId w:val="98"/>
        </w:numPr>
      </w:pPr>
      <w:r w:rsidRPr="00D434E2">
        <w:t xml:space="preserve">Вычисление SHA-256 </w:t>
      </w:r>
      <w:proofErr w:type="spellStart"/>
      <w:r w:rsidRPr="00D434E2">
        <w:t>хеша</w:t>
      </w:r>
      <w:proofErr w:type="spellEnd"/>
      <w:r w:rsidRPr="00D434E2">
        <w:t xml:space="preserve"> файла для проверки дубликатов.</w:t>
      </w:r>
    </w:p>
    <w:p w14:paraId="306F763B" w14:textId="77777777" w:rsidR="00D434E2" w:rsidRPr="00D434E2" w:rsidRDefault="00D434E2" w:rsidP="00D434E2">
      <w:pPr>
        <w:numPr>
          <w:ilvl w:val="0"/>
          <w:numId w:val="98"/>
        </w:numPr>
      </w:pPr>
      <w:r w:rsidRPr="00D434E2">
        <w:t>Извлечение базовых метаданных: разрешение, длительность, формат, EXIF (если доступно).</w:t>
      </w:r>
    </w:p>
    <w:p w14:paraId="3F1781DC" w14:textId="77777777" w:rsidR="00D434E2" w:rsidRPr="00D434E2" w:rsidRDefault="00D434E2" w:rsidP="00D434E2">
      <w:pPr>
        <w:numPr>
          <w:ilvl w:val="0"/>
          <w:numId w:val="98"/>
        </w:numPr>
      </w:pPr>
      <w:r w:rsidRPr="00D434E2">
        <w:lastRenderedPageBreak/>
        <w:t>Быстрая классификация типа: image / gif / video → автоматическое добавление соответствующего мета-тега.</w:t>
      </w:r>
    </w:p>
    <w:p w14:paraId="03DDB941" w14:textId="77777777" w:rsidR="00D434E2" w:rsidRPr="00D434E2" w:rsidRDefault="00D434E2" w:rsidP="00D434E2">
      <w:r w:rsidRPr="00D434E2">
        <w:rPr>
          <w:b/>
          <w:bCs/>
        </w:rPr>
        <w:t xml:space="preserve">Этап 2: Визуальный </w:t>
      </w:r>
      <w:proofErr w:type="spellStart"/>
      <w:r w:rsidRPr="00D434E2">
        <w:rPr>
          <w:b/>
          <w:bCs/>
        </w:rPr>
        <w:t>эмбеддинг</w:t>
      </w:r>
      <w:proofErr w:type="spellEnd"/>
    </w:p>
    <w:p w14:paraId="6C18AE67" w14:textId="77777777" w:rsidR="00D434E2" w:rsidRPr="00D434E2" w:rsidRDefault="00D434E2" w:rsidP="00D434E2">
      <w:pPr>
        <w:numPr>
          <w:ilvl w:val="0"/>
          <w:numId w:val="99"/>
        </w:numPr>
      </w:pPr>
      <w:r w:rsidRPr="00D434E2">
        <w:t>Генерация векторного представления (512 измерений) через локальную модель CLIP.</w:t>
      </w:r>
    </w:p>
    <w:p w14:paraId="09E7A3AD" w14:textId="77777777" w:rsidR="00D434E2" w:rsidRPr="00D434E2" w:rsidRDefault="00D434E2" w:rsidP="00D434E2">
      <w:pPr>
        <w:numPr>
          <w:ilvl w:val="0"/>
          <w:numId w:val="99"/>
        </w:numPr>
      </w:pPr>
      <w:r w:rsidRPr="00D434E2">
        <w:t xml:space="preserve">Сравнение с базой </w:t>
      </w:r>
      <w:proofErr w:type="spellStart"/>
      <w:r w:rsidRPr="00D434E2">
        <w:t>эмбеддингов</w:t>
      </w:r>
      <w:proofErr w:type="spellEnd"/>
      <w:r w:rsidRPr="00D434E2">
        <w:t xml:space="preserve"> уже обработанных файлов в коллекции.</w:t>
      </w:r>
    </w:p>
    <w:p w14:paraId="167ED9E0" w14:textId="77777777" w:rsidR="00D434E2" w:rsidRPr="00D434E2" w:rsidRDefault="00D434E2" w:rsidP="00D434E2">
      <w:pPr>
        <w:numPr>
          <w:ilvl w:val="0"/>
          <w:numId w:val="99"/>
        </w:numPr>
      </w:pPr>
      <w:r w:rsidRPr="00D434E2">
        <w:t>При совпадении &gt;90% → предложение применить теги из похожего файла.</w:t>
      </w:r>
    </w:p>
    <w:p w14:paraId="1B79186E" w14:textId="77777777" w:rsidR="00D434E2" w:rsidRPr="00D434E2" w:rsidRDefault="00D434E2" w:rsidP="00D434E2">
      <w:r w:rsidRPr="00D434E2">
        <w:rPr>
          <w:b/>
          <w:bCs/>
        </w:rPr>
        <w:t>Этап 3: Определение профиля коллекции</w:t>
      </w:r>
    </w:p>
    <w:p w14:paraId="0FAAF454" w14:textId="77777777" w:rsidR="00D434E2" w:rsidRPr="00D434E2" w:rsidRDefault="00D434E2" w:rsidP="00D434E2">
      <w:pPr>
        <w:numPr>
          <w:ilvl w:val="0"/>
          <w:numId w:val="100"/>
        </w:numPr>
      </w:pPr>
      <w:r w:rsidRPr="00D434E2">
        <w:t>Анализ распределения тегов в текущей коллекции:</w:t>
      </w:r>
    </w:p>
    <w:p w14:paraId="2C6BEF1E" w14:textId="77777777" w:rsidR="00D434E2" w:rsidRPr="00D434E2" w:rsidRDefault="00D434E2" w:rsidP="00D434E2">
      <w:pPr>
        <w:numPr>
          <w:ilvl w:val="1"/>
          <w:numId w:val="100"/>
        </w:numPr>
      </w:pPr>
      <w:r w:rsidRPr="00D434E2">
        <w:t xml:space="preserve">Если &gt;60% тегов относятся к категории </w:t>
      </w:r>
      <w:proofErr w:type="spellStart"/>
      <w:r w:rsidRPr="00D434E2">
        <w:t>Species</w:t>
      </w:r>
      <w:proofErr w:type="spellEnd"/>
      <w:r w:rsidRPr="00D434E2">
        <w:t xml:space="preserve"> → активируется «Фурри-профиль» (приоритет распознавания персонажей).</w:t>
      </w:r>
    </w:p>
    <w:p w14:paraId="43C11901" w14:textId="77777777" w:rsidR="00D434E2" w:rsidRPr="00D434E2" w:rsidRDefault="00D434E2" w:rsidP="00D434E2">
      <w:pPr>
        <w:numPr>
          <w:ilvl w:val="1"/>
          <w:numId w:val="100"/>
        </w:numPr>
      </w:pPr>
      <w:r w:rsidRPr="00D434E2">
        <w:t xml:space="preserve">Если &gt;50% тегов — </w:t>
      </w:r>
      <w:proofErr w:type="spellStart"/>
      <w:r w:rsidRPr="00D434E2">
        <w:t>Artist</w:t>
      </w:r>
      <w:proofErr w:type="spellEnd"/>
      <w:r w:rsidRPr="00D434E2">
        <w:t xml:space="preserve"> → «Арт-профиль» (приоритет поиска автора).</w:t>
      </w:r>
    </w:p>
    <w:p w14:paraId="61E923A9" w14:textId="77777777" w:rsidR="00D434E2" w:rsidRPr="00D434E2" w:rsidRDefault="00D434E2" w:rsidP="00D434E2">
      <w:pPr>
        <w:numPr>
          <w:ilvl w:val="1"/>
          <w:numId w:val="100"/>
        </w:numPr>
      </w:pPr>
      <w:r w:rsidRPr="00D434E2">
        <w:t>Иначе → «Общий профиль» (баланс всех категорий).</w:t>
      </w:r>
    </w:p>
    <w:p w14:paraId="480A049A" w14:textId="77777777" w:rsidR="00D434E2" w:rsidRPr="00D434E2" w:rsidRDefault="00D434E2" w:rsidP="00D434E2">
      <w:pPr>
        <w:numPr>
          <w:ilvl w:val="0"/>
          <w:numId w:val="100"/>
        </w:numPr>
      </w:pPr>
      <w:r w:rsidRPr="00D434E2">
        <w:t>Профиль влияет на веса алгоритма и порядок предложений.</w:t>
      </w:r>
    </w:p>
    <w:p w14:paraId="435F6B9A" w14:textId="77777777" w:rsidR="00D434E2" w:rsidRPr="00D434E2" w:rsidRDefault="00D434E2" w:rsidP="00D434E2">
      <w:r w:rsidRPr="00D434E2">
        <w:rPr>
          <w:b/>
          <w:bCs/>
        </w:rPr>
        <w:t>Этап 4: Классификация по порогу уверенности</w:t>
      </w:r>
    </w:p>
    <w:p w14:paraId="3EAFBCC0" w14:textId="77777777" w:rsidR="00D434E2" w:rsidRPr="00D434E2" w:rsidRDefault="00D434E2" w:rsidP="00D434E2">
      <w:pPr>
        <w:numPr>
          <w:ilvl w:val="0"/>
          <w:numId w:val="101"/>
        </w:numPr>
      </w:pPr>
      <w:proofErr w:type="spellStart"/>
      <w:r w:rsidRPr="00D434E2">
        <w:rPr>
          <w:b/>
          <w:bCs/>
        </w:rPr>
        <w:t>Confidence</w:t>
      </w:r>
      <w:proofErr w:type="spellEnd"/>
      <w:r w:rsidRPr="00D434E2">
        <w:rPr>
          <w:b/>
          <w:bCs/>
        </w:rPr>
        <w:t xml:space="preserve"> &gt;85%:</w:t>
      </w:r>
      <w:r w:rsidRPr="00D434E2">
        <w:t xml:space="preserve"> Тег применяется автоматически, записывается в лог с пометкой </w:t>
      </w:r>
      <w:proofErr w:type="spellStart"/>
      <w:r w:rsidRPr="00D434E2">
        <w:t>auto-applied</w:t>
      </w:r>
      <w:proofErr w:type="spellEnd"/>
      <w:r w:rsidRPr="00D434E2">
        <w:t>.</w:t>
      </w:r>
    </w:p>
    <w:p w14:paraId="76E8E85D" w14:textId="77777777" w:rsidR="00D434E2" w:rsidRPr="00D434E2" w:rsidRDefault="00D434E2" w:rsidP="00D434E2">
      <w:pPr>
        <w:numPr>
          <w:ilvl w:val="0"/>
          <w:numId w:val="101"/>
        </w:numPr>
      </w:pPr>
      <w:proofErr w:type="spellStart"/>
      <w:r w:rsidRPr="00D434E2">
        <w:rPr>
          <w:b/>
          <w:bCs/>
        </w:rPr>
        <w:t>Confidence</w:t>
      </w:r>
      <w:proofErr w:type="spellEnd"/>
      <w:r w:rsidRPr="00D434E2">
        <w:rPr>
          <w:b/>
          <w:bCs/>
        </w:rPr>
        <w:t xml:space="preserve"> 70–85%:</w:t>
      </w:r>
      <w:r w:rsidRPr="00D434E2">
        <w:t xml:space="preserve"> Тег добавляется в список «Предложенные» (отображается серым чипом с иконкой </w:t>
      </w:r>
      <w:r w:rsidRPr="00D434E2">
        <w:rPr>
          <w:rFonts w:ascii="Segoe UI Emoji" w:hAnsi="Segoe UI Emoji" w:cs="Segoe UI Emoji"/>
        </w:rPr>
        <w:t>✨</w:t>
      </w:r>
      <w:r w:rsidRPr="00D434E2">
        <w:t>).</w:t>
      </w:r>
    </w:p>
    <w:p w14:paraId="60273716" w14:textId="77777777" w:rsidR="00D434E2" w:rsidRPr="00D434E2" w:rsidRDefault="00D434E2" w:rsidP="00D434E2">
      <w:pPr>
        <w:numPr>
          <w:ilvl w:val="0"/>
          <w:numId w:val="101"/>
        </w:numPr>
      </w:pPr>
      <w:proofErr w:type="spellStart"/>
      <w:r w:rsidRPr="00D434E2">
        <w:rPr>
          <w:b/>
          <w:bCs/>
        </w:rPr>
        <w:t>Confidence</w:t>
      </w:r>
      <w:proofErr w:type="spellEnd"/>
      <w:r w:rsidRPr="00D434E2">
        <w:rPr>
          <w:b/>
          <w:bCs/>
        </w:rPr>
        <w:t xml:space="preserve"> &lt;70%:</w:t>
      </w:r>
      <w:r w:rsidRPr="00D434E2">
        <w:t xml:space="preserve"> Тег игнорируется, не загружает интерфейс пользователя.</w:t>
      </w:r>
    </w:p>
    <w:p w14:paraId="5B793835" w14:textId="77777777" w:rsidR="00D434E2" w:rsidRPr="00D434E2" w:rsidRDefault="00D434E2" w:rsidP="00D434E2">
      <w:pPr>
        <w:numPr>
          <w:ilvl w:val="0"/>
          <w:numId w:val="101"/>
        </w:numPr>
      </w:pPr>
      <w:r w:rsidRPr="00D434E2">
        <w:t>Пользователь может в любой момент просмотреть и подтвердить/отклонить предложенные теги.</w:t>
      </w:r>
    </w:p>
    <w:p w14:paraId="546E34B3" w14:textId="77777777" w:rsidR="00D434E2" w:rsidRPr="00D434E2" w:rsidRDefault="00D434E2" w:rsidP="00D434E2">
      <w:r w:rsidRPr="00D434E2">
        <w:rPr>
          <w:b/>
          <w:bCs/>
        </w:rPr>
        <w:t>Этап 5: Интернет-</w:t>
      </w:r>
      <w:proofErr w:type="spellStart"/>
      <w:r w:rsidRPr="00D434E2">
        <w:rPr>
          <w:b/>
          <w:bCs/>
        </w:rPr>
        <w:t>фоллбэк</w:t>
      </w:r>
      <w:proofErr w:type="spellEnd"/>
      <w:r w:rsidRPr="00D434E2">
        <w:rPr>
          <w:b/>
          <w:bCs/>
        </w:rPr>
        <w:t xml:space="preserve"> (опционально)</w:t>
      </w:r>
    </w:p>
    <w:p w14:paraId="22E8A300" w14:textId="77777777" w:rsidR="00D434E2" w:rsidRPr="00D434E2" w:rsidRDefault="00D434E2" w:rsidP="00D434E2">
      <w:pPr>
        <w:numPr>
          <w:ilvl w:val="0"/>
          <w:numId w:val="102"/>
        </w:numPr>
      </w:pPr>
      <w:r w:rsidRPr="00D434E2">
        <w:t>Если локальные методы не дали результата с достаточной уверенностью:</w:t>
      </w:r>
    </w:p>
    <w:p w14:paraId="51C20706" w14:textId="77777777" w:rsidR="00D434E2" w:rsidRPr="00D434E2" w:rsidRDefault="00D434E2" w:rsidP="00D434E2">
      <w:pPr>
        <w:numPr>
          <w:ilvl w:val="1"/>
          <w:numId w:val="102"/>
        </w:numPr>
      </w:pPr>
      <w:r w:rsidRPr="00D434E2">
        <w:t>Поиск по MD5 на e621 API (мгновенно, 100% точность при совпадении).</w:t>
      </w:r>
    </w:p>
    <w:p w14:paraId="1B944AB9" w14:textId="77777777" w:rsidR="00D434E2" w:rsidRPr="00D434E2" w:rsidRDefault="00D434E2" w:rsidP="00D434E2">
      <w:pPr>
        <w:numPr>
          <w:ilvl w:val="1"/>
          <w:numId w:val="102"/>
        </w:numPr>
      </w:pPr>
      <w:r w:rsidRPr="00D434E2">
        <w:t xml:space="preserve">Если не найдено → </w:t>
      </w:r>
      <w:proofErr w:type="spellStart"/>
      <w:r w:rsidRPr="00D434E2">
        <w:t>reverse</w:t>
      </w:r>
      <w:proofErr w:type="spellEnd"/>
      <w:r w:rsidRPr="00D434E2">
        <w:t xml:space="preserve"> </w:t>
      </w:r>
      <w:proofErr w:type="spellStart"/>
      <w:r w:rsidRPr="00D434E2">
        <w:t>search</w:t>
      </w:r>
      <w:proofErr w:type="spellEnd"/>
      <w:r w:rsidRPr="00D434E2">
        <w:t xml:space="preserve"> через </w:t>
      </w:r>
      <w:proofErr w:type="spellStart"/>
      <w:r w:rsidRPr="00D434E2">
        <w:t>SauceNAO</w:t>
      </w:r>
      <w:proofErr w:type="spellEnd"/>
      <w:r w:rsidRPr="00D434E2">
        <w:t>.</w:t>
      </w:r>
    </w:p>
    <w:p w14:paraId="23035102" w14:textId="77777777" w:rsidR="00D434E2" w:rsidRPr="00D434E2" w:rsidRDefault="00D434E2" w:rsidP="00D434E2">
      <w:pPr>
        <w:numPr>
          <w:ilvl w:val="1"/>
          <w:numId w:val="102"/>
        </w:numPr>
      </w:pPr>
      <w:r w:rsidRPr="00D434E2">
        <w:t>Если не найдено → предложение пользователю: «Новый персонаж? Дайте имя».</w:t>
      </w:r>
    </w:p>
    <w:p w14:paraId="51477D3C" w14:textId="77777777" w:rsidR="00D434E2" w:rsidRPr="00D434E2" w:rsidRDefault="00D434E2" w:rsidP="00D434E2">
      <w:pPr>
        <w:numPr>
          <w:ilvl w:val="0"/>
          <w:numId w:val="102"/>
        </w:numPr>
      </w:pPr>
      <w:r w:rsidRPr="00D434E2">
        <w:t>Все внешние запросы выполняются в фоне, без блокировки UI.</w:t>
      </w:r>
    </w:p>
    <w:p w14:paraId="3E9C59E3" w14:textId="77777777" w:rsidR="00D434E2" w:rsidRPr="00D434E2" w:rsidRDefault="00D434E2" w:rsidP="00D434E2">
      <w:r w:rsidRPr="00D434E2">
        <w:rPr>
          <w:b/>
          <w:bCs/>
        </w:rPr>
        <w:t>Этап 6: Сохранение и обучение</w:t>
      </w:r>
    </w:p>
    <w:p w14:paraId="0F31334F" w14:textId="77777777" w:rsidR="00D434E2" w:rsidRPr="00D434E2" w:rsidRDefault="00D434E2" w:rsidP="00D434E2">
      <w:pPr>
        <w:numPr>
          <w:ilvl w:val="0"/>
          <w:numId w:val="103"/>
        </w:numPr>
      </w:pPr>
      <w:r w:rsidRPr="00D434E2">
        <w:t xml:space="preserve">Запись результата в </w:t>
      </w:r>
      <w:proofErr w:type="spellStart"/>
      <w:r w:rsidRPr="00D434E2">
        <w:t>Isar</w:t>
      </w:r>
      <w:proofErr w:type="spellEnd"/>
      <w:r w:rsidRPr="00D434E2">
        <w:t>: связь медиа → теги + метаданные уверенности.</w:t>
      </w:r>
    </w:p>
    <w:p w14:paraId="6D8A0901" w14:textId="77777777" w:rsidR="00D434E2" w:rsidRPr="00D434E2" w:rsidRDefault="00D434E2" w:rsidP="00D434E2">
      <w:pPr>
        <w:numPr>
          <w:ilvl w:val="0"/>
          <w:numId w:val="103"/>
        </w:numPr>
      </w:pPr>
      <w:r w:rsidRPr="00D434E2">
        <w:lastRenderedPageBreak/>
        <w:t>Обновление весов визуальных паттернов: если пользователь подтвердил тег → усиление связи «</w:t>
      </w:r>
      <w:proofErr w:type="spellStart"/>
      <w:r w:rsidRPr="00D434E2">
        <w:t>эмбеддинг</w:t>
      </w:r>
      <w:proofErr w:type="spellEnd"/>
      <w:r w:rsidRPr="00D434E2">
        <w:t xml:space="preserve"> → тег».</w:t>
      </w:r>
    </w:p>
    <w:p w14:paraId="63886B1D" w14:textId="77777777" w:rsidR="00D434E2" w:rsidRPr="00D434E2" w:rsidRDefault="00D434E2" w:rsidP="00D434E2">
      <w:pPr>
        <w:numPr>
          <w:ilvl w:val="0"/>
          <w:numId w:val="103"/>
        </w:numPr>
      </w:pPr>
      <w:r w:rsidRPr="00D434E2">
        <w:t xml:space="preserve">Кэширование результата: </w:t>
      </w:r>
      <w:proofErr w:type="spellStart"/>
      <w:r w:rsidRPr="00D434E2">
        <w:t>хеш</w:t>
      </w:r>
      <w:proofErr w:type="spellEnd"/>
      <w:r w:rsidRPr="00D434E2">
        <w:t xml:space="preserve"> файла → список тегов, TTL 90 дней.</w:t>
      </w:r>
    </w:p>
    <w:p w14:paraId="03822C34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7.5 Механизм «</w:t>
      </w:r>
      <w:proofErr w:type="spellStart"/>
      <w:r w:rsidRPr="00D434E2">
        <w:rPr>
          <w:b/>
          <w:bCs/>
        </w:rPr>
        <w:t>Character</w:t>
      </w:r>
      <w:proofErr w:type="spellEnd"/>
      <w:r w:rsidRPr="00D434E2">
        <w:rPr>
          <w:b/>
          <w:bCs/>
        </w:rPr>
        <w:t xml:space="preserve"> </w:t>
      </w:r>
      <w:proofErr w:type="spellStart"/>
      <w:r w:rsidRPr="00D434E2">
        <w:rPr>
          <w:b/>
          <w:bCs/>
        </w:rPr>
        <w:t>Identity</w:t>
      </w:r>
      <w:proofErr w:type="spellEnd"/>
      <w:r w:rsidRPr="00D434E2">
        <w:rPr>
          <w:b/>
          <w:bCs/>
        </w:rPr>
        <w:t>»: Распознавание персонажей</w:t>
      </w:r>
    </w:p>
    <w:p w14:paraId="33E67340" w14:textId="77777777" w:rsidR="00D434E2" w:rsidRPr="00D434E2" w:rsidRDefault="00D434E2" w:rsidP="00D434E2">
      <w:r w:rsidRPr="00D434E2">
        <w:t>Проблема: Один и тот же персонаж в разных позах, стилях или освещении может восприниматься алгоритмом как разные сущности.</w:t>
      </w:r>
    </w:p>
    <w:p w14:paraId="2AE0261C" w14:textId="77777777" w:rsidR="00D434E2" w:rsidRPr="00D434E2" w:rsidRDefault="00D434E2" w:rsidP="00D434E2">
      <w:r w:rsidRPr="00D434E2">
        <w:rPr>
          <w:b/>
          <w:bCs/>
        </w:rPr>
        <w:t>Решение:</w:t>
      </w:r>
      <w:r w:rsidRPr="00D434E2">
        <w:t xml:space="preserve"> Создание сущности «Идентификатор персонажа», которая объединяет множество визуальных </w:t>
      </w:r>
      <w:proofErr w:type="spellStart"/>
      <w:r w:rsidRPr="00D434E2">
        <w:t>эмбеддингов</w:t>
      </w:r>
      <w:proofErr w:type="spellEnd"/>
      <w:r w:rsidRPr="00D434E2">
        <w:t xml:space="preserve"> в один семантический кластер.</w:t>
      </w:r>
    </w:p>
    <w:p w14:paraId="7422BB10" w14:textId="77777777" w:rsidR="00D434E2" w:rsidRPr="00D434E2" w:rsidRDefault="00D434E2" w:rsidP="00D434E2">
      <w:r w:rsidRPr="00D434E2">
        <w:rPr>
          <w:b/>
          <w:bCs/>
        </w:rPr>
        <w:t xml:space="preserve">Структура </w:t>
      </w:r>
      <w:proofErr w:type="spellStart"/>
      <w:r w:rsidRPr="00D434E2">
        <w:rPr>
          <w:b/>
          <w:bCs/>
        </w:rPr>
        <w:t>Character</w:t>
      </w:r>
      <w:proofErr w:type="spellEnd"/>
      <w:r w:rsidRPr="00D434E2">
        <w:rPr>
          <w:b/>
          <w:bCs/>
        </w:rPr>
        <w:t xml:space="preserve"> </w:t>
      </w:r>
      <w:proofErr w:type="spellStart"/>
      <w:r w:rsidRPr="00D434E2">
        <w:rPr>
          <w:b/>
          <w:bCs/>
        </w:rPr>
        <w:t>Identity</w:t>
      </w:r>
      <w:proofErr w:type="spellEnd"/>
      <w:r w:rsidRPr="00D434E2">
        <w:rPr>
          <w:b/>
          <w:bCs/>
        </w:rPr>
        <w:t>:</w:t>
      </w:r>
    </w:p>
    <w:p w14:paraId="736F4C2C" w14:textId="77777777" w:rsidR="00D434E2" w:rsidRPr="00D434E2" w:rsidRDefault="00D434E2" w:rsidP="00D434E2">
      <w:pPr>
        <w:numPr>
          <w:ilvl w:val="0"/>
          <w:numId w:val="104"/>
        </w:numPr>
      </w:pPr>
      <w:proofErr w:type="spellStart"/>
      <w:r w:rsidRPr="00D434E2">
        <w:t>id</w:t>
      </w:r>
      <w:proofErr w:type="spellEnd"/>
      <w:r w:rsidRPr="00D434E2">
        <w:t>: Уникальный UUID.</w:t>
      </w:r>
    </w:p>
    <w:p w14:paraId="0FCA1B77" w14:textId="77777777" w:rsidR="00D434E2" w:rsidRPr="00D434E2" w:rsidRDefault="00D434E2" w:rsidP="00D434E2">
      <w:pPr>
        <w:numPr>
          <w:ilvl w:val="0"/>
          <w:numId w:val="104"/>
        </w:numPr>
      </w:pPr>
      <w:proofErr w:type="spellStart"/>
      <w:r w:rsidRPr="00D434E2">
        <w:t>name</w:t>
      </w:r>
      <w:proofErr w:type="spellEnd"/>
      <w:r w:rsidRPr="00D434E2">
        <w:t>: Имя персонажа (задано пользователем или найдено во внешних источниках).</w:t>
      </w:r>
    </w:p>
    <w:p w14:paraId="578C51DC" w14:textId="77777777" w:rsidR="00D434E2" w:rsidRPr="00D434E2" w:rsidRDefault="00D434E2" w:rsidP="00D434E2">
      <w:pPr>
        <w:numPr>
          <w:ilvl w:val="0"/>
          <w:numId w:val="104"/>
        </w:numPr>
      </w:pPr>
      <w:proofErr w:type="spellStart"/>
      <w:r w:rsidRPr="00D434E2">
        <w:t>visualCluster</w:t>
      </w:r>
      <w:proofErr w:type="spellEnd"/>
      <w:r w:rsidRPr="00D434E2">
        <w:t xml:space="preserve">: Массив из 10–50 эталонных </w:t>
      </w:r>
      <w:proofErr w:type="spellStart"/>
      <w:r w:rsidRPr="00D434E2">
        <w:t>эмбеддингов</w:t>
      </w:r>
      <w:proofErr w:type="spellEnd"/>
      <w:r w:rsidRPr="00D434E2">
        <w:t>, представляющих персонажа.</w:t>
      </w:r>
    </w:p>
    <w:p w14:paraId="3D2D5683" w14:textId="77777777" w:rsidR="00D434E2" w:rsidRPr="00D434E2" w:rsidRDefault="00D434E2" w:rsidP="00D434E2">
      <w:pPr>
        <w:numPr>
          <w:ilvl w:val="0"/>
          <w:numId w:val="104"/>
        </w:numPr>
      </w:pPr>
      <w:proofErr w:type="spellStart"/>
      <w:r w:rsidRPr="00D434E2">
        <w:t>coreTags</w:t>
      </w:r>
      <w:proofErr w:type="spellEnd"/>
      <w:r w:rsidRPr="00D434E2">
        <w:t xml:space="preserve">: Неизменные признаки (например, </w:t>
      </w:r>
      <w:proofErr w:type="spellStart"/>
      <w:r w:rsidRPr="00D434E2">
        <w:t>fox</w:t>
      </w:r>
      <w:proofErr w:type="spellEnd"/>
      <w:r w:rsidRPr="00D434E2">
        <w:t xml:space="preserve">, </w:t>
      </w:r>
      <w:proofErr w:type="spellStart"/>
      <w:r w:rsidRPr="00D434E2">
        <w:t>anthro</w:t>
      </w:r>
      <w:proofErr w:type="spellEnd"/>
      <w:r w:rsidRPr="00D434E2">
        <w:t xml:space="preserve">, </w:t>
      </w:r>
      <w:proofErr w:type="spellStart"/>
      <w:r w:rsidRPr="00D434E2">
        <w:t>blue_eyes</w:t>
      </w:r>
      <w:proofErr w:type="spellEnd"/>
      <w:r w:rsidRPr="00D434E2">
        <w:t>).</w:t>
      </w:r>
    </w:p>
    <w:p w14:paraId="0F5CC785" w14:textId="77777777" w:rsidR="00D434E2" w:rsidRPr="00D434E2" w:rsidRDefault="00D434E2" w:rsidP="00D434E2">
      <w:pPr>
        <w:numPr>
          <w:ilvl w:val="0"/>
          <w:numId w:val="104"/>
        </w:numPr>
      </w:pPr>
      <w:proofErr w:type="spellStart"/>
      <w:r w:rsidRPr="00D434E2">
        <w:t>variableTags</w:t>
      </w:r>
      <w:proofErr w:type="spellEnd"/>
      <w:r w:rsidRPr="00D434E2">
        <w:t xml:space="preserve">: Изменяемые признаки (например, </w:t>
      </w:r>
      <w:proofErr w:type="spellStart"/>
      <w:r w:rsidRPr="00D434E2">
        <w:t>standing</w:t>
      </w:r>
      <w:proofErr w:type="spellEnd"/>
      <w:r w:rsidRPr="00D434E2">
        <w:t xml:space="preserve">, </w:t>
      </w:r>
      <w:proofErr w:type="spellStart"/>
      <w:r w:rsidRPr="00D434E2">
        <w:t>night</w:t>
      </w:r>
      <w:proofErr w:type="spellEnd"/>
      <w:r w:rsidRPr="00D434E2">
        <w:t xml:space="preserve">, </w:t>
      </w:r>
      <w:proofErr w:type="spellStart"/>
      <w:r w:rsidRPr="00D434E2">
        <w:t>smiling</w:t>
      </w:r>
      <w:proofErr w:type="spellEnd"/>
      <w:r w:rsidRPr="00D434E2">
        <w:t>).</w:t>
      </w:r>
    </w:p>
    <w:p w14:paraId="755EEA51" w14:textId="77777777" w:rsidR="00D434E2" w:rsidRPr="00D434E2" w:rsidRDefault="00D434E2" w:rsidP="00D434E2">
      <w:pPr>
        <w:numPr>
          <w:ilvl w:val="0"/>
          <w:numId w:val="104"/>
        </w:numPr>
      </w:pPr>
      <w:proofErr w:type="spellStart"/>
      <w:r w:rsidRPr="00D434E2">
        <w:t>adaptiveThreshold</w:t>
      </w:r>
      <w:proofErr w:type="spellEnd"/>
      <w:r w:rsidRPr="00D434E2">
        <w:t>: Динамический порог уверенности (0.75–0.90), адаптирующийся под частоту подтверждений пользователя.</w:t>
      </w:r>
    </w:p>
    <w:p w14:paraId="55501DAF" w14:textId="77777777" w:rsidR="00D434E2" w:rsidRPr="00D434E2" w:rsidRDefault="00D434E2" w:rsidP="00D434E2">
      <w:pPr>
        <w:numPr>
          <w:ilvl w:val="0"/>
          <w:numId w:val="104"/>
        </w:numPr>
      </w:pPr>
      <w:proofErr w:type="spellStart"/>
      <w:r w:rsidRPr="00D434E2">
        <w:t>confirmedByUser</w:t>
      </w:r>
      <w:proofErr w:type="spellEnd"/>
      <w:r w:rsidRPr="00D434E2">
        <w:t>: Флаг, указывающий, что кластер был явно подтверждён.</w:t>
      </w:r>
    </w:p>
    <w:p w14:paraId="7D8FB0F1" w14:textId="77777777" w:rsidR="00D434E2" w:rsidRPr="00D434E2" w:rsidRDefault="00D434E2" w:rsidP="00D434E2">
      <w:r w:rsidRPr="00D434E2">
        <w:rPr>
          <w:b/>
          <w:bCs/>
        </w:rPr>
        <w:t>Алгоритм распознавания:</w:t>
      </w:r>
    </w:p>
    <w:p w14:paraId="0C83FCBF" w14:textId="77777777" w:rsidR="00D434E2" w:rsidRPr="00D434E2" w:rsidRDefault="00D434E2" w:rsidP="00D434E2">
      <w:pPr>
        <w:numPr>
          <w:ilvl w:val="0"/>
          <w:numId w:val="105"/>
        </w:numPr>
      </w:pPr>
      <w:r w:rsidRPr="00D434E2">
        <w:t xml:space="preserve">Новый арт → генерация </w:t>
      </w:r>
      <w:proofErr w:type="spellStart"/>
      <w:r w:rsidRPr="00D434E2">
        <w:t>эмбеддинга</w:t>
      </w:r>
      <w:proofErr w:type="spellEnd"/>
      <w:r w:rsidRPr="00D434E2">
        <w:t>.</w:t>
      </w:r>
    </w:p>
    <w:p w14:paraId="3E83F424" w14:textId="77777777" w:rsidR="00D434E2" w:rsidRPr="00D434E2" w:rsidRDefault="00D434E2" w:rsidP="00D434E2">
      <w:pPr>
        <w:numPr>
          <w:ilvl w:val="0"/>
          <w:numId w:val="105"/>
        </w:numPr>
      </w:pPr>
      <w:r w:rsidRPr="00D434E2">
        <w:t>Поиск ближайших соседей в локальной базе по косинусному сходству.</w:t>
      </w:r>
    </w:p>
    <w:p w14:paraId="6739F13A" w14:textId="77777777" w:rsidR="00D434E2" w:rsidRPr="00D434E2" w:rsidRDefault="00D434E2" w:rsidP="00D434E2">
      <w:pPr>
        <w:numPr>
          <w:ilvl w:val="0"/>
          <w:numId w:val="105"/>
        </w:numPr>
      </w:pPr>
      <w:r w:rsidRPr="00D434E2">
        <w:t xml:space="preserve">Если совпадение &gt;85% с известным </w:t>
      </w:r>
      <w:proofErr w:type="spellStart"/>
      <w:r w:rsidRPr="00D434E2">
        <w:t>Character</w:t>
      </w:r>
      <w:proofErr w:type="spellEnd"/>
      <w:r w:rsidRPr="00D434E2">
        <w:t xml:space="preserve"> </w:t>
      </w:r>
      <w:proofErr w:type="spellStart"/>
      <w:r w:rsidRPr="00D434E2">
        <w:t>Identity</w:t>
      </w:r>
      <w:proofErr w:type="spellEnd"/>
      <w:r w:rsidRPr="00D434E2">
        <w:t>:</w:t>
      </w:r>
    </w:p>
    <w:p w14:paraId="34E82A58" w14:textId="77777777" w:rsidR="00D434E2" w:rsidRPr="00D434E2" w:rsidRDefault="00D434E2" w:rsidP="00D434E2">
      <w:pPr>
        <w:numPr>
          <w:ilvl w:val="1"/>
          <w:numId w:val="105"/>
        </w:numPr>
      </w:pPr>
      <w:r w:rsidRPr="00D434E2">
        <w:t>Предложение: «Похоже на персонажа 'Zara'. Применить теги?»</w:t>
      </w:r>
    </w:p>
    <w:p w14:paraId="49AD3780" w14:textId="77777777" w:rsidR="00D434E2" w:rsidRPr="00D434E2" w:rsidRDefault="00D434E2" w:rsidP="00D434E2">
      <w:pPr>
        <w:numPr>
          <w:ilvl w:val="1"/>
          <w:numId w:val="105"/>
        </w:numPr>
      </w:pPr>
      <w:r w:rsidRPr="00D434E2">
        <w:t xml:space="preserve">При подтверждении: добавление нового </w:t>
      </w:r>
      <w:proofErr w:type="spellStart"/>
      <w:r w:rsidRPr="00D434E2">
        <w:t>эмбеддинга</w:t>
      </w:r>
      <w:proofErr w:type="spellEnd"/>
      <w:r w:rsidRPr="00D434E2">
        <w:t xml:space="preserve"> в кластер для улучшения будущих распознаваний.</w:t>
      </w:r>
    </w:p>
    <w:p w14:paraId="153718EC" w14:textId="77777777" w:rsidR="00D434E2" w:rsidRPr="00D434E2" w:rsidRDefault="00D434E2" w:rsidP="00D434E2">
      <w:pPr>
        <w:numPr>
          <w:ilvl w:val="0"/>
          <w:numId w:val="105"/>
        </w:numPr>
      </w:pPr>
      <w:r w:rsidRPr="00D434E2">
        <w:t>Если совпадение 70–85%:</w:t>
      </w:r>
    </w:p>
    <w:p w14:paraId="7DC3CD07" w14:textId="77777777" w:rsidR="00D434E2" w:rsidRPr="00D434E2" w:rsidRDefault="00D434E2" w:rsidP="00D434E2">
      <w:pPr>
        <w:numPr>
          <w:ilvl w:val="1"/>
          <w:numId w:val="105"/>
        </w:numPr>
      </w:pPr>
      <w:r w:rsidRPr="00D434E2">
        <w:t>Адаптивное снижение порога (если пользователь часто подтверждает похожие арты).</w:t>
      </w:r>
    </w:p>
    <w:p w14:paraId="5B9D87B1" w14:textId="77777777" w:rsidR="00D434E2" w:rsidRPr="00D434E2" w:rsidRDefault="00D434E2" w:rsidP="00D434E2">
      <w:pPr>
        <w:numPr>
          <w:ilvl w:val="1"/>
          <w:numId w:val="105"/>
        </w:numPr>
      </w:pPr>
      <w:r w:rsidRPr="00D434E2">
        <w:t>Предложение с пометкой: «Возможно, это Zara (другое освещение)».</w:t>
      </w:r>
    </w:p>
    <w:p w14:paraId="456B7EC5" w14:textId="77777777" w:rsidR="00D434E2" w:rsidRPr="00D434E2" w:rsidRDefault="00D434E2" w:rsidP="00D434E2">
      <w:pPr>
        <w:numPr>
          <w:ilvl w:val="0"/>
          <w:numId w:val="105"/>
        </w:numPr>
      </w:pPr>
      <w:r w:rsidRPr="00D434E2">
        <w:t>Если &lt;70%:</w:t>
      </w:r>
    </w:p>
    <w:p w14:paraId="47EB33DE" w14:textId="77777777" w:rsidR="00D434E2" w:rsidRPr="00D434E2" w:rsidRDefault="00D434E2" w:rsidP="00D434E2">
      <w:pPr>
        <w:numPr>
          <w:ilvl w:val="1"/>
          <w:numId w:val="105"/>
        </w:numPr>
      </w:pPr>
      <w:r w:rsidRPr="00D434E2">
        <w:t>Поиск во внешних источниках по визуальному сходству.</w:t>
      </w:r>
    </w:p>
    <w:p w14:paraId="25319F7F" w14:textId="77777777" w:rsidR="00D434E2" w:rsidRPr="00D434E2" w:rsidRDefault="00D434E2" w:rsidP="00D434E2">
      <w:pPr>
        <w:numPr>
          <w:ilvl w:val="1"/>
          <w:numId w:val="105"/>
        </w:numPr>
      </w:pPr>
      <w:r w:rsidRPr="00D434E2">
        <w:lastRenderedPageBreak/>
        <w:t>Если не найдено → запрос имени у пользователя.</w:t>
      </w:r>
    </w:p>
    <w:p w14:paraId="7BC0886D" w14:textId="77777777" w:rsidR="00D434E2" w:rsidRPr="00D434E2" w:rsidRDefault="00D434E2" w:rsidP="00D434E2">
      <w:r w:rsidRPr="00D434E2">
        <w:rPr>
          <w:b/>
          <w:bCs/>
        </w:rPr>
        <w:t>Обучение на коррекциях:</w:t>
      </w:r>
    </w:p>
    <w:p w14:paraId="243EADC4" w14:textId="77777777" w:rsidR="00D434E2" w:rsidRPr="00D434E2" w:rsidRDefault="00D434E2" w:rsidP="00D434E2">
      <w:pPr>
        <w:numPr>
          <w:ilvl w:val="0"/>
          <w:numId w:val="106"/>
        </w:numPr>
      </w:pPr>
      <w:r w:rsidRPr="00D434E2">
        <w:t>При удалении пользователем автоматически добавленного тега:</w:t>
      </w:r>
    </w:p>
    <w:p w14:paraId="139D0EE6" w14:textId="77777777" w:rsidR="00D434E2" w:rsidRPr="00D434E2" w:rsidRDefault="00D434E2" w:rsidP="00D434E2">
      <w:pPr>
        <w:numPr>
          <w:ilvl w:val="1"/>
          <w:numId w:val="106"/>
        </w:numPr>
      </w:pPr>
      <w:r w:rsidRPr="00D434E2">
        <w:t>Уменьшение веса связи «визуальный паттерн → тег» на коэффициент 0.2.</w:t>
      </w:r>
    </w:p>
    <w:p w14:paraId="0B51471A" w14:textId="77777777" w:rsidR="00D434E2" w:rsidRPr="00D434E2" w:rsidRDefault="00D434E2" w:rsidP="00D434E2">
      <w:pPr>
        <w:numPr>
          <w:ilvl w:val="0"/>
          <w:numId w:val="106"/>
        </w:numPr>
      </w:pPr>
      <w:r w:rsidRPr="00D434E2">
        <w:t>При ручном добавлении тега, который не был предложен:</w:t>
      </w:r>
    </w:p>
    <w:p w14:paraId="4821771A" w14:textId="77777777" w:rsidR="00D434E2" w:rsidRPr="00D434E2" w:rsidRDefault="00D434E2" w:rsidP="00D434E2">
      <w:pPr>
        <w:numPr>
          <w:ilvl w:val="1"/>
          <w:numId w:val="106"/>
        </w:numPr>
      </w:pPr>
      <w:r w:rsidRPr="00D434E2">
        <w:t>Увеличение веса связи на коэффициент 0.15.</w:t>
      </w:r>
    </w:p>
    <w:p w14:paraId="46E3054C" w14:textId="77777777" w:rsidR="00D434E2" w:rsidRPr="00D434E2" w:rsidRDefault="00D434E2" w:rsidP="00D434E2">
      <w:pPr>
        <w:numPr>
          <w:ilvl w:val="0"/>
          <w:numId w:val="106"/>
        </w:numPr>
      </w:pPr>
      <w:r w:rsidRPr="00D434E2">
        <w:t xml:space="preserve">Если добавленный тег относится к категории </w:t>
      </w:r>
      <w:proofErr w:type="spellStart"/>
      <w:r w:rsidRPr="00D434E2">
        <w:t>Character</w:t>
      </w:r>
      <w:proofErr w:type="spellEnd"/>
      <w:r w:rsidRPr="00D434E2">
        <w:t>:</w:t>
      </w:r>
    </w:p>
    <w:p w14:paraId="0E4F212F" w14:textId="77777777" w:rsidR="00D434E2" w:rsidRPr="00D434E2" w:rsidRDefault="00D434E2" w:rsidP="00D434E2">
      <w:pPr>
        <w:numPr>
          <w:ilvl w:val="1"/>
          <w:numId w:val="106"/>
        </w:numPr>
      </w:pPr>
      <w:r w:rsidRPr="00D434E2">
        <w:t xml:space="preserve">Обновление </w:t>
      </w:r>
      <w:proofErr w:type="gramStart"/>
      <w:r w:rsidRPr="00D434E2">
        <w:t>визуального кластера</w:t>
      </w:r>
      <w:proofErr w:type="gramEnd"/>
      <w:r w:rsidRPr="00D434E2">
        <w:t xml:space="preserve"> соответствующего </w:t>
      </w:r>
      <w:proofErr w:type="spellStart"/>
      <w:r w:rsidRPr="00D434E2">
        <w:t>Character</w:t>
      </w:r>
      <w:proofErr w:type="spellEnd"/>
      <w:r w:rsidRPr="00D434E2">
        <w:t xml:space="preserve"> </w:t>
      </w:r>
      <w:proofErr w:type="spellStart"/>
      <w:r w:rsidRPr="00D434E2">
        <w:t>Identity</w:t>
      </w:r>
      <w:proofErr w:type="spellEnd"/>
      <w:r w:rsidRPr="00D434E2">
        <w:t>.</w:t>
      </w:r>
    </w:p>
    <w:p w14:paraId="0CB8C31F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 xml:space="preserve">7.6 Визуальный </w:t>
      </w:r>
      <w:proofErr w:type="spellStart"/>
      <w:r w:rsidRPr="00D434E2">
        <w:rPr>
          <w:b/>
          <w:bCs/>
        </w:rPr>
        <w:t>билдер</w:t>
      </w:r>
      <w:proofErr w:type="spellEnd"/>
      <w:r w:rsidRPr="00D434E2">
        <w:rPr>
          <w:b/>
          <w:bCs/>
        </w:rPr>
        <w:t xml:space="preserve"> запросов и умный поиск</w:t>
      </w:r>
    </w:p>
    <w:p w14:paraId="272234D6" w14:textId="77777777" w:rsidR="00D434E2" w:rsidRPr="00D434E2" w:rsidRDefault="00D434E2" w:rsidP="00D434E2">
      <w:r w:rsidRPr="00D434E2">
        <w:t>Поисковая строка — это не просто текстовое поле, а парсер логических выражений, который мгновенно преобразует ввод в визуальные токены и передаёт структурированный запрос в ядро выборки.</w:t>
      </w:r>
    </w:p>
    <w:p w14:paraId="6651AE89" w14:textId="77777777" w:rsidR="00D434E2" w:rsidRPr="00D434E2" w:rsidRDefault="00D434E2" w:rsidP="00D434E2">
      <w:r w:rsidRPr="00D434E2">
        <w:rPr>
          <w:b/>
          <w:bCs/>
        </w:rPr>
        <w:t xml:space="preserve">Логика </w:t>
      </w:r>
      <w:proofErr w:type="spellStart"/>
      <w:r w:rsidRPr="00D434E2">
        <w:rPr>
          <w:b/>
          <w:bCs/>
        </w:rPr>
        <w:t>парсинга</w:t>
      </w:r>
      <w:proofErr w:type="spellEnd"/>
      <w:r w:rsidRPr="00D434E2">
        <w:rPr>
          <w:b/>
          <w:bCs/>
        </w:rPr>
        <w:t xml:space="preserve"> и визуализации:</w:t>
      </w:r>
    </w:p>
    <w:p w14:paraId="66A1B1D5" w14:textId="77777777" w:rsidR="00D434E2" w:rsidRPr="00D434E2" w:rsidRDefault="00D434E2" w:rsidP="00D434E2">
      <w:pPr>
        <w:numPr>
          <w:ilvl w:val="0"/>
          <w:numId w:val="107"/>
        </w:numPr>
      </w:pPr>
      <w:r w:rsidRPr="00D434E2">
        <w:rPr>
          <w:b/>
          <w:bCs/>
        </w:rPr>
        <w:t>Позитивные теги:</w:t>
      </w:r>
      <w:r w:rsidRPr="00D434E2">
        <w:t xml:space="preserve"> Ввод </w:t>
      </w:r>
      <w:proofErr w:type="spellStart"/>
      <w:r w:rsidRPr="00D434E2">
        <w:t>fox</w:t>
      </w:r>
      <w:proofErr w:type="spellEnd"/>
      <w:r w:rsidRPr="00D434E2">
        <w:t xml:space="preserve"> → отображается синий чип [</w:t>
      </w:r>
      <w:proofErr w:type="spellStart"/>
      <w:r w:rsidRPr="00D434E2">
        <w:t>fox</w:t>
      </w:r>
      <w:proofErr w:type="spellEnd"/>
      <w:r w:rsidRPr="00D434E2">
        <w:t>].</w:t>
      </w:r>
    </w:p>
    <w:p w14:paraId="64302014" w14:textId="77777777" w:rsidR="00D434E2" w:rsidRPr="00D434E2" w:rsidRDefault="00D434E2" w:rsidP="00D434E2">
      <w:pPr>
        <w:numPr>
          <w:ilvl w:val="0"/>
          <w:numId w:val="107"/>
        </w:numPr>
      </w:pPr>
      <w:r w:rsidRPr="00D434E2">
        <w:rPr>
          <w:b/>
          <w:bCs/>
        </w:rPr>
        <w:t>Негативные теги:</w:t>
      </w:r>
      <w:r w:rsidRPr="00D434E2">
        <w:t xml:space="preserve"> Ввод -</w:t>
      </w:r>
      <w:proofErr w:type="spellStart"/>
      <w:r w:rsidRPr="00D434E2">
        <w:t>sketch</w:t>
      </w:r>
      <w:proofErr w:type="spellEnd"/>
      <w:r w:rsidRPr="00D434E2">
        <w:t xml:space="preserve"> → отображается красный зачёркнутый чип [-</w:t>
      </w:r>
      <w:proofErr w:type="spellStart"/>
      <w:r w:rsidRPr="00D434E2">
        <w:t>sketch</w:t>
      </w:r>
      <w:proofErr w:type="spellEnd"/>
      <w:r w:rsidRPr="00D434E2">
        <w:t>].</w:t>
      </w:r>
    </w:p>
    <w:p w14:paraId="254B8818" w14:textId="77777777" w:rsidR="00D434E2" w:rsidRPr="00D434E2" w:rsidRDefault="00D434E2" w:rsidP="00D434E2">
      <w:pPr>
        <w:numPr>
          <w:ilvl w:val="0"/>
          <w:numId w:val="107"/>
        </w:numPr>
      </w:pPr>
      <w:r w:rsidRPr="00D434E2">
        <w:rPr>
          <w:b/>
          <w:bCs/>
        </w:rPr>
        <w:t>Логическое ИЛИ:</w:t>
      </w:r>
      <w:r w:rsidRPr="00D434E2">
        <w:t xml:space="preserve"> Ввод (</w:t>
      </w:r>
      <w:proofErr w:type="spellStart"/>
      <w:r w:rsidRPr="00D434E2">
        <w:t>zara</w:t>
      </w:r>
      <w:proofErr w:type="spellEnd"/>
      <w:r w:rsidRPr="00D434E2">
        <w:t xml:space="preserve"> || </w:t>
      </w:r>
      <w:proofErr w:type="spellStart"/>
      <w:r w:rsidRPr="00D434E2">
        <w:t>rex</w:t>
      </w:r>
      <w:proofErr w:type="spellEnd"/>
      <w:r w:rsidRPr="00D434E2">
        <w:t>) → отображается фиолетовый групповой чип [(</w:t>
      </w:r>
      <w:proofErr w:type="spellStart"/>
      <w:r w:rsidRPr="00D434E2">
        <w:t>zara</w:t>
      </w:r>
      <w:proofErr w:type="spellEnd"/>
      <w:r w:rsidRPr="00D434E2">
        <w:t xml:space="preserve"> || </w:t>
      </w:r>
      <w:proofErr w:type="spellStart"/>
      <w:r w:rsidRPr="00D434E2">
        <w:t>rex</w:t>
      </w:r>
      <w:proofErr w:type="spellEnd"/>
      <w:r w:rsidRPr="00D434E2">
        <w:t>)].</w:t>
      </w:r>
    </w:p>
    <w:p w14:paraId="5DB0B89D" w14:textId="77777777" w:rsidR="00D434E2" w:rsidRPr="00D434E2" w:rsidRDefault="00D434E2" w:rsidP="00D434E2">
      <w:pPr>
        <w:numPr>
          <w:ilvl w:val="0"/>
          <w:numId w:val="107"/>
        </w:numPr>
      </w:pPr>
      <w:r w:rsidRPr="00D434E2">
        <w:rPr>
          <w:b/>
          <w:bCs/>
        </w:rPr>
        <w:t>Вложенность и скобки:</w:t>
      </w:r>
      <w:r w:rsidRPr="00D434E2">
        <w:t xml:space="preserve"> Парсер поддерживает приоритет операций. Ошибки синтаксиса подсвечиваются мягким предупреждением без блокировки ввода.</w:t>
      </w:r>
    </w:p>
    <w:p w14:paraId="5FA74C34" w14:textId="77777777" w:rsidR="00D434E2" w:rsidRPr="00D434E2" w:rsidRDefault="00D434E2" w:rsidP="00D434E2">
      <w:pPr>
        <w:numPr>
          <w:ilvl w:val="0"/>
          <w:numId w:val="107"/>
        </w:numPr>
      </w:pPr>
      <w:r w:rsidRPr="00D434E2">
        <w:rPr>
          <w:b/>
          <w:bCs/>
        </w:rPr>
        <w:t>Мгновенная конвертация:</w:t>
      </w:r>
      <w:r w:rsidRPr="00D434E2">
        <w:t xml:space="preserve"> Каждый символ ввода </w:t>
      </w:r>
      <w:proofErr w:type="spellStart"/>
      <w:r w:rsidRPr="00D434E2">
        <w:t>триггерит</w:t>
      </w:r>
      <w:proofErr w:type="spellEnd"/>
      <w:r w:rsidRPr="00D434E2">
        <w:t xml:space="preserve"> пересчёт токенов. Запрос применяется к выборке в реальном времени (</w:t>
      </w:r>
      <w:proofErr w:type="spellStart"/>
      <w:r w:rsidRPr="00D434E2">
        <w:t>дебаунс</w:t>
      </w:r>
      <w:proofErr w:type="spellEnd"/>
      <w:r w:rsidRPr="00D434E2">
        <w:t xml:space="preserve"> 150 мс для оптимизации).</w:t>
      </w:r>
    </w:p>
    <w:p w14:paraId="302359AF" w14:textId="77777777" w:rsidR="00D434E2" w:rsidRPr="00D434E2" w:rsidRDefault="00D434E2" w:rsidP="00D434E2">
      <w:proofErr w:type="spellStart"/>
      <w:r w:rsidRPr="00D434E2">
        <w:rPr>
          <w:b/>
          <w:bCs/>
        </w:rPr>
        <w:t>Автодополнение</w:t>
      </w:r>
      <w:proofErr w:type="spellEnd"/>
      <w:r w:rsidRPr="00D434E2">
        <w:rPr>
          <w:b/>
          <w:bCs/>
        </w:rPr>
        <w:t xml:space="preserve"> и контекстные подсказки:</w:t>
      </w:r>
    </w:p>
    <w:p w14:paraId="57344C8A" w14:textId="77777777" w:rsidR="00D434E2" w:rsidRPr="00D434E2" w:rsidRDefault="00D434E2" w:rsidP="00D434E2">
      <w:pPr>
        <w:numPr>
          <w:ilvl w:val="0"/>
          <w:numId w:val="108"/>
        </w:numPr>
      </w:pPr>
      <w:r w:rsidRPr="00D434E2">
        <w:t>При вводе ≥2 символов открывается оверлей с предложениями.</w:t>
      </w:r>
    </w:p>
    <w:p w14:paraId="0C692C4B" w14:textId="77777777" w:rsidR="00D434E2" w:rsidRPr="00D434E2" w:rsidRDefault="00D434E2" w:rsidP="00D434E2">
      <w:pPr>
        <w:numPr>
          <w:ilvl w:val="0"/>
          <w:numId w:val="108"/>
        </w:numPr>
      </w:pPr>
      <w:r w:rsidRPr="00D434E2">
        <w:t xml:space="preserve">Приоритет выдачи: теги из User </w:t>
      </w:r>
      <w:proofErr w:type="spellStart"/>
      <w:r w:rsidRPr="00D434E2">
        <w:t>Cache</w:t>
      </w:r>
      <w:proofErr w:type="spellEnd"/>
      <w:r w:rsidRPr="00D434E2">
        <w:t xml:space="preserve"> → теги из Core </w:t>
      </w:r>
      <w:proofErr w:type="spellStart"/>
      <w:r w:rsidRPr="00D434E2">
        <w:t>Tags</w:t>
      </w:r>
      <w:proofErr w:type="spellEnd"/>
      <w:r w:rsidRPr="00D434E2">
        <w:t xml:space="preserve"> → теги из текущей выборки → предложение поиска в API.</w:t>
      </w:r>
    </w:p>
    <w:p w14:paraId="39D4EAC6" w14:textId="77777777" w:rsidR="00D434E2" w:rsidRPr="00D434E2" w:rsidRDefault="00D434E2" w:rsidP="00D434E2">
      <w:pPr>
        <w:numPr>
          <w:ilvl w:val="0"/>
          <w:numId w:val="108"/>
        </w:numPr>
      </w:pPr>
      <w:r w:rsidRPr="00D434E2">
        <w:t>Каждый вариант отображает иконку категории, название и счётчик использования в коллекции.</w:t>
      </w:r>
    </w:p>
    <w:p w14:paraId="383F8A3E" w14:textId="77777777" w:rsidR="00D434E2" w:rsidRPr="00D434E2" w:rsidRDefault="00D434E2" w:rsidP="00D434E2">
      <w:pPr>
        <w:numPr>
          <w:ilvl w:val="0"/>
          <w:numId w:val="108"/>
        </w:numPr>
      </w:pPr>
      <w:r w:rsidRPr="00D434E2">
        <w:t>Выбор варианта клавиатурой (стрелки + Enter) или кликом мгновенно формирует чип и обновляет запрос.</w:t>
      </w:r>
    </w:p>
    <w:p w14:paraId="78A73DF8" w14:textId="77777777" w:rsidR="00D434E2" w:rsidRPr="00D434E2" w:rsidRDefault="00D434E2" w:rsidP="00D434E2">
      <w:r w:rsidRPr="00D434E2">
        <w:rPr>
          <w:b/>
          <w:bCs/>
        </w:rPr>
        <w:t>Функция «</w:t>
      </w:r>
      <w:r w:rsidRPr="00D434E2">
        <w:rPr>
          <w:rFonts w:ascii="Segoe UI Emoji" w:hAnsi="Segoe UI Emoji" w:cs="Segoe UI Emoji"/>
          <w:b/>
          <w:bCs/>
        </w:rPr>
        <w:t>✨</w:t>
      </w:r>
      <w:r w:rsidRPr="00D434E2">
        <w:rPr>
          <w:b/>
          <w:bCs/>
        </w:rPr>
        <w:t xml:space="preserve"> </w:t>
      </w:r>
      <w:r w:rsidRPr="00D434E2">
        <w:rPr>
          <w:rFonts w:ascii="Aptos" w:hAnsi="Aptos" w:cs="Aptos"/>
          <w:b/>
          <w:bCs/>
        </w:rPr>
        <w:t>Авто</w:t>
      </w:r>
      <w:r w:rsidRPr="00D434E2">
        <w:rPr>
          <w:b/>
          <w:bCs/>
        </w:rPr>
        <w:t>-</w:t>
      </w:r>
      <w:r w:rsidRPr="00D434E2">
        <w:rPr>
          <w:rFonts w:ascii="Aptos" w:hAnsi="Aptos" w:cs="Aptos"/>
          <w:b/>
          <w:bCs/>
        </w:rPr>
        <w:t>настройка»</w:t>
      </w:r>
      <w:r w:rsidRPr="00D434E2">
        <w:rPr>
          <w:b/>
          <w:bCs/>
        </w:rPr>
        <w:t>:</w:t>
      </w:r>
    </w:p>
    <w:p w14:paraId="43013DF1" w14:textId="77777777" w:rsidR="00D434E2" w:rsidRPr="00D434E2" w:rsidRDefault="00D434E2" w:rsidP="00D434E2">
      <w:pPr>
        <w:numPr>
          <w:ilvl w:val="0"/>
          <w:numId w:val="109"/>
        </w:numPr>
      </w:pPr>
      <w:r w:rsidRPr="00D434E2">
        <w:lastRenderedPageBreak/>
        <w:t>Кнопка доступна в настройках вида. Анализирует текущую выборку и предлагает готовые комбинации фильтров на основе частоты тегов, визуального сходства или метаданных.</w:t>
      </w:r>
    </w:p>
    <w:p w14:paraId="21B2214B" w14:textId="77777777" w:rsidR="00D434E2" w:rsidRPr="00D434E2" w:rsidRDefault="00D434E2" w:rsidP="00D434E2">
      <w:pPr>
        <w:numPr>
          <w:ilvl w:val="0"/>
          <w:numId w:val="109"/>
        </w:numPr>
      </w:pPr>
      <w:r w:rsidRPr="00D434E2">
        <w:t>Предложение отображается как модальная подсказка над панелью. Кнопки: «Применить», «Игнорировать», «Показать логику выбора».</w:t>
      </w:r>
    </w:p>
    <w:p w14:paraId="49B3EC73" w14:textId="77777777" w:rsidR="00D434E2" w:rsidRPr="00D434E2" w:rsidRDefault="00D434E2" w:rsidP="00D434E2">
      <w:pPr>
        <w:numPr>
          <w:ilvl w:val="0"/>
          <w:numId w:val="109"/>
        </w:numPr>
      </w:pPr>
      <w:r w:rsidRPr="00D434E2">
        <w:t xml:space="preserve">Действие не изменяет правила </w:t>
      </w:r>
      <w:proofErr w:type="spellStart"/>
      <w:r w:rsidRPr="00D434E2">
        <w:t>Workspace</w:t>
      </w:r>
      <w:proofErr w:type="spellEnd"/>
      <w:r w:rsidRPr="00D434E2">
        <w:t>, только текущий сеанс фильтрации.</w:t>
      </w:r>
    </w:p>
    <w:p w14:paraId="1682C615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7.7 Пользовательский интерфейс тегирования: Нулевое трение</w:t>
      </w:r>
    </w:p>
    <w:p w14:paraId="31F5BFFD" w14:textId="77777777" w:rsidR="00D434E2" w:rsidRPr="00D434E2" w:rsidRDefault="00D434E2" w:rsidP="00D434E2">
      <w:r w:rsidRPr="00D434E2">
        <w:t>Интерфейс работы с тегами спроектирован так, чтобы минимизировать количество действий и максимизировать обратную связь.</w:t>
      </w:r>
    </w:p>
    <w:p w14:paraId="3BD314C4" w14:textId="77777777" w:rsidR="00D434E2" w:rsidRPr="00D434E2" w:rsidRDefault="00D434E2" w:rsidP="00D434E2">
      <w:r w:rsidRPr="00D434E2">
        <w:rPr>
          <w:b/>
          <w:bCs/>
        </w:rPr>
        <w:t>Правая панель галереи: Контекстные теги</w:t>
      </w:r>
    </w:p>
    <w:p w14:paraId="2BD08476" w14:textId="77777777" w:rsidR="00D434E2" w:rsidRPr="00D434E2" w:rsidRDefault="00D434E2" w:rsidP="00D434E2">
      <w:pPr>
        <w:numPr>
          <w:ilvl w:val="0"/>
          <w:numId w:val="110"/>
        </w:numPr>
      </w:pPr>
      <w:r w:rsidRPr="00D434E2">
        <w:t>Отображаются ТОЛЬКО теги, присутствующие в текущей видимой выборке или у выбранного блока.</w:t>
      </w:r>
    </w:p>
    <w:p w14:paraId="797673DD" w14:textId="77777777" w:rsidR="00D434E2" w:rsidRPr="00D434E2" w:rsidRDefault="00D434E2" w:rsidP="00D434E2">
      <w:pPr>
        <w:numPr>
          <w:ilvl w:val="0"/>
          <w:numId w:val="110"/>
        </w:numPr>
      </w:pPr>
      <w:r w:rsidRPr="00D434E2">
        <w:t>Сортировка по умолчанию: по количеству использований (убывание) → по алфавиту → по категории.</w:t>
      </w:r>
    </w:p>
    <w:p w14:paraId="5047CCAF" w14:textId="77777777" w:rsidR="00D434E2" w:rsidRPr="00D434E2" w:rsidRDefault="00D434E2" w:rsidP="00D434E2">
      <w:pPr>
        <w:numPr>
          <w:ilvl w:val="0"/>
          <w:numId w:val="110"/>
        </w:numPr>
      </w:pPr>
      <w:r w:rsidRPr="00D434E2">
        <w:t>Группировка по категориям с возможностью скрыть/показать категорию через чекбокс.</w:t>
      </w:r>
    </w:p>
    <w:p w14:paraId="6D8448E3" w14:textId="77777777" w:rsidR="00D434E2" w:rsidRPr="00D434E2" w:rsidRDefault="00D434E2" w:rsidP="00D434E2">
      <w:pPr>
        <w:numPr>
          <w:ilvl w:val="0"/>
          <w:numId w:val="110"/>
        </w:numPr>
      </w:pPr>
      <w:r w:rsidRPr="00D434E2">
        <w:t>Клик по названию тега → мгновенная фильтрация галереи по этому тегу.</w:t>
      </w:r>
    </w:p>
    <w:p w14:paraId="06ED1B36" w14:textId="77777777" w:rsidR="00D434E2" w:rsidRPr="00D434E2" w:rsidRDefault="00D434E2" w:rsidP="00D434E2">
      <w:pPr>
        <w:numPr>
          <w:ilvl w:val="0"/>
          <w:numId w:val="110"/>
        </w:numPr>
      </w:pPr>
      <w:r w:rsidRPr="00D434E2">
        <w:t>Клик по «+» рядом с тегом → добавление тега в поисковую строку как чип.</w:t>
      </w:r>
    </w:p>
    <w:p w14:paraId="5139AC13" w14:textId="77777777" w:rsidR="00D434E2" w:rsidRPr="00D434E2" w:rsidRDefault="00D434E2" w:rsidP="00D434E2">
      <w:pPr>
        <w:numPr>
          <w:ilvl w:val="0"/>
          <w:numId w:val="110"/>
        </w:numPr>
      </w:pPr>
      <w:r w:rsidRPr="00D434E2">
        <w:t>Визуальные индикаторы: цветной квадрат категории + название + счётчик.</w:t>
      </w:r>
    </w:p>
    <w:p w14:paraId="2C8B3D5B" w14:textId="77777777" w:rsidR="00D434E2" w:rsidRPr="00D434E2" w:rsidRDefault="00D434E2" w:rsidP="00D434E2">
      <w:r w:rsidRPr="00D434E2">
        <w:rPr>
          <w:b/>
          <w:bCs/>
        </w:rPr>
        <w:t>Взаимодействие с тегами в полноэкранном режиме:</w:t>
      </w:r>
    </w:p>
    <w:p w14:paraId="74BD8779" w14:textId="77777777" w:rsidR="00D434E2" w:rsidRPr="00D434E2" w:rsidRDefault="00D434E2" w:rsidP="00D434E2">
      <w:pPr>
        <w:numPr>
          <w:ilvl w:val="0"/>
          <w:numId w:val="111"/>
        </w:numPr>
      </w:pPr>
      <w:r w:rsidRPr="00D434E2">
        <w:t>Список применённых тегов с цветовой индикацией категорий.</w:t>
      </w:r>
    </w:p>
    <w:p w14:paraId="26032EBC" w14:textId="77777777" w:rsidR="00D434E2" w:rsidRPr="00D434E2" w:rsidRDefault="00D434E2" w:rsidP="00D434E2">
      <w:pPr>
        <w:numPr>
          <w:ilvl w:val="0"/>
          <w:numId w:val="111"/>
        </w:numPr>
      </w:pPr>
      <w:r w:rsidRPr="00D434E2">
        <w:t xml:space="preserve">Кнопка [+] открывает поле быстрого поиска с </w:t>
      </w:r>
      <w:proofErr w:type="spellStart"/>
      <w:r w:rsidRPr="00D434E2">
        <w:t>автодополнением</w:t>
      </w:r>
      <w:proofErr w:type="spellEnd"/>
      <w:r w:rsidRPr="00D434E2">
        <w:t xml:space="preserve"> из пула тегов.</w:t>
      </w:r>
    </w:p>
    <w:p w14:paraId="6324ACD9" w14:textId="77777777" w:rsidR="00D434E2" w:rsidRPr="00D434E2" w:rsidRDefault="00D434E2" w:rsidP="00D434E2">
      <w:pPr>
        <w:numPr>
          <w:ilvl w:val="0"/>
          <w:numId w:val="111"/>
        </w:numPr>
      </w:pPr>
      <w:r w:rsidRPr="00D434E2">
        <w:t>Клик по тегу мгновенно применяет его к файлу и закрывает поле ввода.</w:t>
      </w:r>
    </w:p>
    <w:p w14:paraId="1107F6C6" w14:textId="77777777" w:rsidR="00D434E2" w:rsidRPr="00D434E2" w:rsidRDefault="00D434E2" w:rsidP="00D434E2">
      <w:pPr>
        <w:numPr>
          <w:ilvl w:val="0"/>
          <w:numId w:val="111"/>
        </w:numPr>
      </w:pPr>
      <w:r w:rsidRPr="00D434E2">
        <w:t xml:space="preserve">Кнопка [×] удаляет тег. Операция обратима через </w:t>
      </w:r>
      <w:proofErr w:type="spellStart"/>
      <w:r w:rsidRPr="00D434E2">
        <w:t>Ctrl+Z</w:t>
      </w:r>
      <w:proofErr w:type="spellEnd"/>
      <w:r w:rsidRPr="00D434E2">
        <w:t xml:space="preserve"> в пределах сессии.</w:t>
      </w:r>
    </w:p>
    <w:p w14:paraId="7992B9A8" w14:textId="77777777" w:rsidR="00D434E2" w:rsidRPr="00D434E2" w:rsidRDefault="00D434E2" w:rsidP="00D434E2">
      <w:pPr>
        <w:numPr>
          <w:ilvl w:val="0"/>
          <w:numId w:val="111"/>
        </w:numPr>
      </w:pPr>
      <w:r w:rsidRPr="00D434E2">
        <w:t>Изменение тегов реактивно обновляет пул галереи и индексы без перезагрузки.</w:t>
      </w:r>
    </w:p>
    <w:p w14:paraId="0CE956EC" w14:textId="77777777" w:rsidR="00D434E2" w:rsidRPr="00D434E2" w:rsidRDefault="00D434E2" w:rsidP="00D434E2">
      <w:r w:rsidRPr="00D434E2">
        <w:rPr>
          <w:b/>
          <w:bCs/>
        </w:rPr>
        <w:t>Менеджер тегов (модальный диалог):</w:t>
      </w:r>
    </w:p>
    <w:p w14:paraId="6EB85CFF" w14:textId="77777777" w:rsidR="00D434E2" w:rsidRPr="00D434E2" w:rsidRDefault="00D434E2" w:rsidP="00D434E2">
      <w:pPr>
        <w:numPr>
          <w:ilvl w:val="0"/>
          <w:numId w:val="112"/>
        </w:numPr>
      </w:pPr>
      <w:r w:rsidRPr="00D434E2">
        <w:t>Доступен через кнопку «Управление всеми тегами» в правой панели.</w:t>
      </w:r>
    </w:p>
    <w:p w14:paraId="31D4847F" w14:textId="77777777" w:rsidR="00D434E2" w:rsidRPr="00D434E2" w:rsidRDefault="00D434E2" w:rsidP="00D434E2">
      <w:pPr>
        <w:numPr>
          <w:ilvl w:val="0"/>
          <w:numId w:val="112"/>
        </w:numPr>
      </w:pPr>
      <w:r w:rsidRPr="00D434E2">
        <w:t>Список всех тегов с фильтрацией по названию и категории.</w:t>
      </w:r>
    </w:p>
    <w:p w14:paraId="40EBB84E" w14:textId="77777777" w:rsidR="00D434E2" w:rsidRPr="00D434E2" w:rsidRDefault="00D434E2" w:rsidP="00D434E2">
      <w:pPr>
        <w:numPr>
          <w:ilvl w:val="0"/>
          <w:numId w:val="112"/>
        </w:numPr>
      </w:pPr>
      <w:r w:rsidRPr="00D434E2">
        <w:t>Возможность создания нового тега: ввод названия + выбор категории.</w:t>
      </w:r>
    </w:p>
    <w:p w14:paraId="2E0A5CB5" w14:textId="77777777" w:rsidR="00D434E2" w:rsidRPr="00D434E2" w:rsidRDefault="00D434E2" w:rsidP="00D434E2">
      <w:pPr>
        <w:numPr>
          <w:ilvl w:val="0"/>
          <w:numId w:val="112"/>
        </w:numPr>
      </w:pPr>
      <w:r w:rsidRPr="00D434E2">
        <w:t>Редактирование: изменение названия, категории, описания.</w:t>
      </w:r>
    </w:p>
    <w:p w14:paraId="5E935375" w14:textId="77777777" w:rsidR="00D434E2" w:rsidRPr="00D434E2" w:rsidRDefault="00D434E2" w:rsidP="00D434E2">
      <w:pPr>
        <w:numPr>
          <w:ilvl w:val="0"/>
          <w:numId w:val="112"/>
        </w:numPr>
      </w:pPr>
      <w:r w:rsidRPr="00D434E2">
        <w:lastRenderedPageBreak/>
        <w:t>Удаление: только для незащищённых тегов, с подтверждением и предупреждением о влиянии на связанные блоки.</w:t>
      </w:r>
    </w:p>
    <w:p w14:paraId="54F5A930" w14:textId="77777777" w:rsidR="00D434E2" w:rsidRPr="00D434E2" w:rsidRDefault="00D434E2" w:rsidP="00D434E2">
      <w:pPr>
        <w:numPr>
          <w:ilvl w:val="0"/>
          <w:numId w:val="112"/>
        </w:numPr>
      </w:pPr>
      <w:r w:rsidRPr="00D434E2">
        <w:t>Все изменения применяются мгновенно и реактивно распространяются на все представления.</w:t>
      </w:r>
    </w:p>
    <w:p w14:paraId="6F686FAD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7.8 Обработка ошибок и деградация функциональности</w:t>
      </w:r>
    </w:p>
    <w:p w14:paraId="14912681" w14:textId="77777777" w:rsidR="00D434E2" w:rsidRPr="00D434E2" w:rsidRDefault="00D434E2" w:rsidP="00D434E2">
      <w:r w:rsidRPr="00D434E2">
        <w:t>Система тегирования спроектирована с учётом возможных сбоев и ограничений, обеспечивая работоспособность в любых условиях.</w:t>
      </w:r>
    </w:p>
    <w:p w14:paraId="1F7ED0A6" w14:textId="77777777" w:rsidR="00D434E2" w:rsidRPr="00D434E2" w:rsidRDefault="00D434E2" w:rsidP="00D434E2">
      <w:r w:rsidRPr="00D434E2">
        <w:rPr>
          <w:b/>
          <w:bCs/>
        </w:rPr>
        <w:t>Сценарии и реакции: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024"/>
        <w:gridCol w:w="2584"/>
        <w:gridCol w:w="2881"/>
      </w:tblGrid>
      <w:tr w:rsidR="00D434E2" w:rsidRPr="00D434E2" w14:paraId="72F66AA8" w14:textId="77777777" w:rsidTr="00D434E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F17231B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5AAA27F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Обнаружение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E2893E3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Реакция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5BE5CAF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Интерфейс для пользователя</w:t>
            </w:r>
          </w:p>
        </w:tc>
      </w:tr>
      <w:tr w:rsidR="00D434E2" w:rsidRPr="00D434E2" w14:paraId="701A1725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669B00" w14:textId="77777777" w:rsidR="00D434E2" w:rsidRPr="00D434E2" w:rsidRDefault="00D434E2" w:rsidP="00D434E2">
            <w:r w:rsidRPr="00D434E2">
              <w:t>Файл удалён вне приложения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554576" w14:textId="77777777" w:rsidR="00D434E2" w:rsidRPr="00D434E2" w:rsidRDefault="00D434E2" w:rsidP="00D434E2">
            <w:r w:rsidRPr="00D434E2">
              <w:t>При доступе к файлу / при запуске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56A074" w14:textId="77777777" w:rsidR="00D434E2" w:rsidRPr="00D434E2" w:rsidRDefault="00D434E2" w:rsidP="00D434E2">
            <w:r w:rsidRPr="00D434E2">
              <w:t xml:space="preserve">Пометить запись в </w:t>
            </w:r>
            <w:proofErr w:type="spellStart"/>
            <w:r w:rsidRPr="00D434E2">
              <w:t>Isar</w:t>
            </w:r>
            <w:proofErr w:type="spellEnd"/>
            <w:r w:rsidRPr="00D434E2">
              <w:t xml:space="preserve">: </w:t>
            </w:r>
            <w:proofErr w:type="spellStart"/>
            <w:r w:rsidRPr="00D434E2">
              <w:t>status</w:t>
            </w:r>
            <w:proofErr w:type="spellEnd"/>
            <w:r w:rsidRPr="00D434E2">
              <w:t>: '</w:t>
            </w:r>
            <w:proofErr w:type="spellStart"/>
            <w:r w:rsidRPr="00D434E2">
              <w:t>missing</w:t>
            </w:r>
            <w:proofErr w:type="spellEnd"/>
            <w:r w:rsidRPr="00D434E2">
              <w:t>'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D563AC8" w14:textId="77777777" w:rsidR="00D434E2" w:rsidRPr="00D434E2" w:rsidRDefault="00D434E2" w:rsidP="00D434E2">
            <w:r w:rsidRPr="00D434E2">
              <w:t xml:space="preserve">Иконка </w:t>
            </w:r>
            <w:r w:rsidRPr="00D434E2">
              <w:rPr>
                <w:rFonts w:ascii="Segoe UI Symbol" w:hAnsi="Segoe UI Symbol" w:cs="Segoe UI Symbol"/>
              </w:rPr>
              <w:t>⚠</w:t>
            </w:r>
            <w:r w:rsidRPr="00D434E2">
              <w:t>️ на превью. Клик → «Восстановить путь» / «Удалить запись»</w:t>
            </w:r>
          </w:p>
        </w:tc>
      </w:tr>
      <w:tr w:rsidR="00D434E2" w:rsidRPr="00D434E2" w14:paraId="6E6996E7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F6D676" w14:textId="77777777" w:rsidR="00D434E2" w:rsidRPr="00D434E2" w:rsidRDefault="00D434E2" w:rsidP="00D434E2">
            <w:r w:rsidRPr="00D434E2">
              <w:t>Мало места на диске (&lt;5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8E35A0" w14:textId="77777777" w:rsidR="00D434E2" w:rsidRPr="00D434E2" w:rsidRDefault="00D434E2" w:rsidP="00D434E2">
            <w:r w:rsidRPr="00D434E2">
              <w:t>Перед импортом / при создании кэша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DABFCEA" w14:textId="77777777" w:rsidR="00D434E2" w:rsidRPr="00D434E2" w:rsidRDefault="00D434E2" w:rsidP="00D434E2">
            <w:r w:rsidRPr="00D434E2">
              <w:t>Остановить импорт, предложить очистку кэша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A1262EB" w14:textId="77777777" w:rsidR="00D434E2" w:rsidRPr="00D434E2" w:rsidRDefault="00D434E2" w:rsidP="00D434E2">
            <w:r w:rsidRPr="00D434E2">
              <w:t>Модальное окно: «Мало места. Очистить кэш превью? (освободит ~2 ГБ)»</w:t>
            </w:r>
          </w:p>
        </w:tc>
      </w:tr>
      <w:tr w:rsidR="00D434E2" w:rsidRPr="00D434E2" w14:paraId="22AA9A8E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3CF0B56" w14:textId="77777777" w:rsidR="00D434E2" w:rsidRPr="00D434E2" w:rsidRDefault="00D434E2" w:rsidP="00D434E2">
            <w:r w:rsidRPr="00D434E2">
              <w:t>ИИ API недоступен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F2BFFB" w14:textId="77777777" w:rsidR="00D434E2" w:rsidRPr="00D434E2" w:rsidRDefault="00D434E2" w:rsidP="00D434E2">
            <w:r w:rsidRPr="00D434E2">
              <w:t>Ошибка сети / таймаут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BBBC94" w14:textId="77777777" w:rsidR="00D434E2" w:rsidRPr="00D434E2" w:rsidRDefault="00D434E2" w:rsidP="00D434E2">
            <w:r w:rsidRPr="00D434E2">
              <w:t>Переключиться на локальную базу, поставить запросы в очередь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43E3CAD" w14:textId="77777777" w:rsidR="00D434E2" w:rsidRPr="00D434E2" w:rsidRDefault="00D434E2" w:rsidP="00D434E2">
            <w:r w:rsidRPr="00D434E2">
              <w:t>Индикатор «</w:t>
            </w:r>
            <w:r w:rsidRPr="00D434E2">
              <w:rPr>
                <w:rFonts w:ascii="Segoe UI Emoji" w:hAnsi="Segoe UI Emoji" w:cs="Segoe UI Emoji"/>
              </w:rPr>
              <w:t>🌐</w:t>
            </w:r>
            <w:r w:rsidRPr="00D434E2">
              <w:t xml:space="preserve"> Офлайн» в строке состояния. Уведомление: «ИИ недоступен, работаю по кэшу»</w:t>
            </w:r>
          </w:p>
        </w:tc>
      </w:tr>
      <w:tr w:rsidR="00D434E2" w:rsidRPr="00D434E2" w14:paraId="4E90731E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5F80E09" w14:textId="77777777" w:rsidR="00D434E2" w:rsidRPr="00D434E2" w:rsidRDefault="00D434E2" w:rsidP="00D434E2">
            <w:r w:rsidRPr="00D434E2">
              <w:t>Кросс-диск в физическом режиме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3F1795" w14:textId="77777777" w:rsidR="00D434E2" w:rsidRPr="00D434E2" w:rsidRDefault="00D434E2" w:rsidP="00D434E2">
            <w:r w:rsidRPr="00D434E2">
              <w:t>При переключении режима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787E54" w14:textId="77777777" w:rsidR="00D434E2" w:rsidRPr="00D434E2" w:rsidRDefault="00D434E2" w:rsidP="00D434E2">
            <w:r w:rsidRPr="00D434E2">
              <w:t>Заблокировать переключение, объяснить причину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4933621" w14:textId="77777777" w:rsidR="00D434E2" w:rsidRPr="00D434E2" w:rsidRDefault="00D434E2" w:rsidP="00D434E2">
            <w:r w:rsidRPr="00D434E2">
              <w:t>Сообщение: «Hard Links не работают между дисками. Остаться в виртуальном режиме?»</w:t>
            </w:r>
          </w:p>
        </w:tc>
      </w:tr>
      <w:tr w:rsidR="00D434E2" w:rsidRPr="00D434E2" w14:paraId="0106DE0B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69D2BBB" w14:textId="77777777" w:rsidR="00D434E2" w:rsidRPr="00D434E2" w:rsidRDefault="00D434E2" w:rsidP="00D434E2">
            <w:r w:rsidRPr="00D434E2">
              <w:t>Антивирус блокирует ссылки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6A352A4" w14:textId="77777777" w:rsidR="00D434E2" w:rsidRPr="00D434E2" w:rsidRDefault="00D434E2" w:rsidP="00D434E2">
            <w:r w:rsidRPr="00D434E2">
              <w:t>Ошибка доступа при создании Hard Link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A62FC6" w14:textId="77777777" w:rsidR="00D434E2" w:rsidRPr="00D434E2" w:rsidRDefault="00D434E2" w:rsidP="00D434E2">
            <w:r w:rsidRPr="00D434E2">
              <w:t xml:space="preserve">Предложить добавить папку в исключения, </w:t>
            </w:r>
            <w:proofErr w:type="spellStart"/>
            <w:r w:rsidRPr="00D434E2">
              <w:t>fallback</w:t>
            </w:r>
            <w:proofErr w:type="spellEnd"/>
            <w:r w:rsidRPr="00D434E2">
              <w:t xml:space="preserve"> на виртуальный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C83A2BD" w14:textId="77777777" w:rsidR="00D434E2" w:rsidRPr="00D434E2" w:rsidRDefault="00D434E2" w:rsidP="00D434E2">
            <w:r w:rsidRPr="00D434E2">
              <w:t>Диалог: «Антивирус блокирует создание ссылок. [Добавить в исключения] [Остаться в виртуальном]»</w:t>
            </w:r>
          </w:p>
        </w:tc>
      </w:tr>
      <w:tr w:rsidR="00D434E2" w:rsidRPr="00D434E2" w14:paraId="718FF514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F80F401" w14:textId="77777777" w:rsidR="00D434E2" w:rsidRPr="00D434E2" w:rsidRDefault="00D434E2" w:rsidP="00D434E2">
            <w:r w:rsidRPr="00D434E2">
              <w:t>Повреждение 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11DCA6C" w14:textId="77777777" w:rsidR="00D434E2" w:rsidRPr="00D434E2" w:rsidRDefault="00D434E2" w:rsidP="00D434E2">
            <w:r w:rsidRPr="00D434E2">
              <w:t>При запуске (</w:t>
            </w:r>
            <w:proofErr w:type="spellStart"/>
            <w:r w:rsidRPr="00D434E2">
              <w:t>checksum</w:t>
            </w:r>
            <w:proofErr w:type="spellEnd"/>
            <w:r w:rsidRPr="00D434E2">
              <w:t xml:space="preserve"> </w:t>
            </w:r>
            <w:proofErr w:type="spellStart"/>
            <w:r w:rsidRPr="00D434E2">
              <w:t>mismatch</w:t>
            </w:r>
            <w:proofErr w:type="spellEnd"/>
            <w:r w:rsidRPr="00D434E2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EEB3A38" w14:textId="77777777" w:rsidR="00D434E2" w:rsidRPr="00D434E2" w:rsidRDefault="00D434E2" w:rsidP="00D434E2">
            <w:r w:rsidRPr="00D434E2">
              <w:t>Восстановить из последнего бэкапа (папка /</w:t>
            </w:r>
            <w:proofErr w:type="spellStart"/>
            <w:r w:rsidRPr="00D434E2">
              <w:t>backups</w:t>
            </w:r>
            <w:proofErr w:type="spellEnd"/>
            <w:r w:rsidRPr="00D434E2">
              <w:t>/)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1255DE5" w14:textId="77777777" w:rsidR="00D434E2" w:rsidRPr="00D434E2" w:rsidRDefault="00D434E2" w:rsidP="00D434E2">
            <w:r w:rsidRPr="00D434E2">
              <w:t>Уведомление: «База данных восстановлена из копии от [дата]. [Просмотреть лог]»</w:t>
            </w:r>
          </w:p>
        </w:tc>
      </w:tr>
    </w:tbl>
    <w:p w14:paraId="3AB9E6C5" w14:textId="77777777" w:rsidR="00D434E2" w:rsidRPr="00D434E2" w:rsidRDefault="00D434E2" w:rsidP="00D434E2">
      <w:r w:rsidRPr="00D434E2">
        <w:rPr>
          <w:b/>
          <w:bCs/>
        </w:rPr>
        <w:t>Принцип «Никогда не блокировать»:</w:t>
      </w:r>
    </w:p>
    <w:p w14:paraId="08D6D9A1" w14:textId="77777777" w:rsidR="00D434E2" w:rsidRPr="00D434E2" w:rsidRDefault="00D434E2" w:rsidP="00D434E2">
      <w:pPr>
        <w:numPr>
          <w:ilvl w:val="0"/>
          <w:numId w:val="113"/>
        </w:numPr>
      </w:pPr>
      <w:r w:rsidRPr="00D434E2">
        <w:lastRenderedPageBreak/>
        <w:t>Приложение всегда предлагает следующий шаг, даже при ошибке.</w:t>
      </w:r>
    </w:p>
    <w:p w14:paraId="3567A299" w14:textId="77777777" w:rsidR="00D434E2" w:rsidRPr="00D434E2" w:rsidRDefault="00D434E2" w:rsidP="00D434E2">
      <w:pPr>
        <w:numPr>
          <w:ilvl w:val="0"/>
          <w:numId w:val="113"/>
        </w:numPr>
      </w:pPr>
      <w:r w:rsidRPr="00D434E2">
        <w:t>Пример правильного сообщения: «Не удалось создать ссылку. Возможные причины: файл на другом диске → используйте виртуальный режим; антивирус блокирует → добавьте папку в исключения; нет прав → запустите как администратор. [Остаться в виртуальном] [Попробовать снова] [Инструкция]».</w:t>
      </w:r>
    </w:p>
    <w:p w14:paraId="63D58865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7.9 Жёсткие правила генерации кода (Система тегирования)</w:t>
      </w:r>
    </w:p>
    <w:p w14:paraId="11DE691B" w14:textId="77777777" w:rsidR="00D434E2" w:rsidRPr="00D434E2" w:rsidRDefault="00D434E2" w:rsidP="00D434E2">
      <w:r w:rsidRPr="00D434E2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1C72DF31" w14:textId="77777777" w:rsidR="00D434E2" w:rsidRPr="00D434E2" w:rsidRDefault="00D434E2" w:rsidP="00D434E2">
      <w:pPr>
        <w:numPr>
          <w:ilvl w:val="0"/>
          <w:numId w:val="114"/>
        </w:numPr>
      </w:pPr>
      <w:r w:rsidRPr="00D434E2">
        <w:rPr>
          <w:b/>
          <w:bCs/>
        </w:rPr>
        <w:t>Единый источник истины для тегов.</w:t>
      </w:r>
      <w:r w:rsidRPr="00D434E2">
        <w:t xml:space="preserve"> Все операции с тегами (добавление, удаление, редактирование) выполняются только через реактивный провайдер. Запрещено дублировать логику управления тегами в презентационном слое.</w:t>
      </w:r>
    </w:p>
    <w:p w14:paraId="7DE91EFB" w14:textId="77777777" w:rsidR="00D434E2" w:rsidRPr="00D434E2" w:rsidRDefault="00D434E2" w:rsidP="00D434E2">
      <w:pPr>
        <w:numPr>
          <w:ilvl w:val="0"/>
          <w:numId w:val="114"/>
        </w:numPr>
      </w:pPr>
      <w:r w:rsidRPr="00D434E2">
        <w:rPr>
          <w:b/>
          <w:bCs/>
        </w:rPr>
        <w:t>Строгая типизация категорий.</w:t>
      </w:r>
      <w:r w:rsidRPr="00D434E2">
        <w:t xml:space="preserve"> Категория тега описывается через </w:t>
      </w:r>
      <w:proofErr w:type="spellStart"/>
      <w:r w:rsidRPr="00D434E2">
        <w:t>enum</w:t>
      </w:r>
      <w:proofErr w:type="spellEnd"/>
      <w:r w:rsidRPr="00D434E2">
        <w:t xml:space="preserve"> </w:t>
      </w:r>
      <w:proofErr w:type="spellStart"/>
      <w:r w:rsidRPr="00D434E2">
        <w:t>TagCategory</w:t>
      </w:r>
      <w:proofErr w:type="spellEnd"/>
      <w:r w:rsidRPr="00D434E2">
        <w:t xml:space="preserve"> с явными значениями. Запрещено использовать строковые или числовые литералы для сравнения категорий.</w:t>
      </w:r>
    </w:p>
    <w:p w14:paraId="73568E9F" w14:textId="77777777" w:rsidR="00D434E2" w:rsidRPr="00D434E2" w:rsidRDefault="00D434E2" w:rsidP="00D434E2">
      <w:pPr>
        <w:numPr>
          <w:ilvl w:val="0"/>
          <w:numId w:val="114"/>
        </w:numPr>
      </w:pPr>
      <w:r w:rsidRPr="00D434E2">
        <w:rPr>
          <w:b/>
          <w:bCs/>
        </w:rPr>
        <w:t>Атомарность операций с тегами.</w:t>
      </w:r>
      <w:r w:rsidRPr="00D434E2">
        <w:t xml:space="preserve"> Любое изменение, затрагивающее связь «медиа → теги», выполняется в транзакции. При ошибке происходит полный откат, и пользователь получает понятное сообщение.</w:t>
      </w:r>
    </w:p>
    <w:p w14:paraId="5AAA6B50" w14:textId="77777777" w:rsidR="00D434E2" w:rsidRPr="00D434E2" w:rsidRDefault="00D434E2" w:rsidP="00D434E2">
      <w:pPr>
        <w:numPr>
          <w:ilvl w:val="0"/>
          <w:numId w:val="114"/>
        </w:numPr>
      </w:pPr>
      <w:r w:rsidRPr="00D434E2">
        <w:rPr>
          <w:b/>
          <w:bCs/>
        </w:rPr>
        <w:t>Изоляция побочных эффектов.</w:t>
      </w:r>
      <w:r w:rsidRPr="00D434E2">
        <w:t xml:space="preserve"> Запросы к внешним API (e621, </w:t>
      </w:r>
      <w:proofErr w:type="spellStart"/>
      <w:r w:rsidRPr="00D434E2">
        <w:t>Qwen</w:t>
      </w:r>
      <w:proofErr w:type="spellEnd"/>
      <w:r w:rsidRPr="00D434E2">
        <w:t xml:space="preserve">, </w:t>
      </w:r>
      <w:proofErr w:type="spellStart"/>
      <w:r w:rsidRPr="00D434E2">
        <w:t>SauceNAO</w:t>
      </w:r>
      <w:proofErr w:type="spellEnd"/>
      <w:r w:rsidRPr="00D434E2">
        <w:t>) инкапсулированы в репозиториях. Презентационный слой не импортирует пакеты сетевого взаимодействия.</w:t>
      </w:r>
    </w:p>
    <w:p w14:paraId="56E3B826" w14:textId="77777777" w:rsidR="00D434E2" w:rsidRPr="00D434E2" w:rsidRDefault="00D434E2" w:rsidP="00D434E2">
      <w:pPr>
        <w:numPr>
          <w:ilvl w:val="0"/>
          <w:numId w:val="114"/>
        </w:numPr>
      </w:pPr>
      <w:r w:rsidRPr="00D434E2">
        <w:rPr>
          <w:b/>
          <w:bCs/>
        </w:rPr>
        <w:t>Реактивное обновление интерфейса.</w:t>
      </w:r>
      <w:r w:rsidRPr="00D434E2">
        <w:t xml:space="preserve"> Изменение тега у одного блока мгновенно уведомляет все подписанные виджеты (галерея, правая панель, фуллскрин). Запрещено ручное обновление через </w:t>
      </w:r>
      <w:proofErr w:type="spellStart"/>
      <w:r w:rsidRPr="00D434E2">
        <w:t>setState</w:t>
      </w:r>
      <w:proofErr w:type="spellEnd"/>
      <w:r w:rsidRPr="00D434E2">
        <w:t xml:space="preserve"> для данных.</w:t>
      </w:r>
    </w:p>
    <w:p w14:paraId="791C6CB5" w14:textId="77777777" w:rsidR="00D434E2" w:rsidRPr="00D434E2" w:rsidRDefault="00D434E2" w:rsidP="00D434E2">
      <w:pPr>
        <w:numPr>
          <w:ilvl w:val="0"/>
          <w:numId w:val="114"/>
        </w:numPr>
      </w:pPr>
      <w:r w:rsidRPr="00D434E2">
        <w:rPr>
          <w:b/>
          <w:bCs/>
        </w:rPr>
        <w:t>Кэширование с чёткими стратегиями.</w:t>
      </w:r>
      <w:r w:rsidRPr="00D434E2">
        <w:t xml:space="preserve"> Результаты авто-тегирования, внешние запросы и </w:t>
      </w:r>
      <w:proofErr w:type="spellStart"/>
      <w:r w:rsidRPr="00D434E2">
        <w:t>эмбеддинги</w:t>
      </w:r>
      <w:proofErr w:type="spellEnd"/>
      <w:r w:rsidRPr="00D434E2">
        <w:t xml:space="preserve"> кэшируются с указанием TTL и стратегии эвикции (LRU). Прямое чтение без кэша запрещено.</w:t>
      </w:r>
    </w:p>
    <w:p w14:paraId="528352F7" w14:textId="77777777" w:rsidR="00D434E2" w:rsidRPr="00D434E2" w:rsidRDefault="00D434E2" w:rsidP="00D434E2">
      <w:pPr>
        <w:numPr>
          <w:ilvl w:val="0"/>
          <w:numId w:val="114"/>
        </w:numPr>
      </w:pPr>
      <w:r w:rsidRPr="00D434E2">
        <w:rPr>
          <w:b/>
          <w:bCs/>
        </w:rPr>
        <w:t>Обработка ошибок на границе фичи.</w:t>
      </w:r>
      <w:r w:rsidRPr="00D434E2">
        <w:t xml:space="preserve"> Каждый модуль системы тегирования имеет собственный обработчик исключений. Ошибки </w:t>
      </w:r>
      <w:proofErr w:type="spellStart"/>
      <w:r w:rsidRPr="00D434E2">
        <w:t>логируются</w:t>
      </w:r>
      <w:proofErr w:type="spellEnd"/>
      <w:r w:rsidRPr="00D434E2">
        <w:t>, преобразуются в пользовательские сообщения и не приводят к падению приложения.</w:t>
      </w:r>
    </w:p>
    <w:p w14:paraId="1312A746" w14:textId="77777777" w:rsidR="00D434E2" w:rsidRPr="00D434E2" w:rsidRDefault="00D434E2" w:rsidP="00D434E2">
      <w:pPr>
        <w:numPr>
          <w:ilvl w:val="0"/>
          <w:numId w:val="114"/>
        </w:numPr>
      </w:pPr>
      <w:r w:rsidRPr="00D434E2">
        <w:rPr>
          <w:b/>
          <w:bCs/>
        </w:rPr>
        <w:t>Доступность интерфейса тегирования.</w:t>
      </w:r>
      <w:r w:rsidRPr="00D434E2">
        <w:t xml:space="preserve"> Все чипы, поля ввода и кнопки управления тегами содержат семантические метки, поддерживают навигацию с клавиатуры и имеют достаточную контрастность.</w:t>
      </w:r>
    </w:p>
    <w:p w14:paraId="1E87BC54" w14:textId="77777777" w:rsidR="00D434E2" w:rsidRDefault="00D434E2"/>
    <w:p w14:paraId="718754F0" w14:textId="77777777" w:rsidR="00D434E2" w:rsidRDefault="00D434E2"/>
    <w:p w14:paraId="793BF86A" w14:textId="77777777" w:rsidR="00D434E2" w:rsidRDefault="00D434E2"/>
    <w:p w14:paraId="555C9593" w14:textId="77777777" w:rsidR="00D434E2" w:rsidRPr="00D434E2" w:rsidRDefault="00D434E2" w:rsidP="00D434E2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lastRenderedPageBreak/>
        <w:t>📘</w:t>
      </w:r>
      <w:r w:rsidRPr="00D434E2">
        <w:rPr>
          <w:b/>
          <w:bCs/>
        </w:rPr>
        <w:t xml:space="preserve"> РАЗДЕЛ 8: СИНХРОНИЗАЦИЯ, РЕЗЕРВНОЕ КОПИРОВАНИЕ И УПРАВЛЕНИЕ ДАННЫМИ</w:t>
      </w:r>
    </w:p>
    <w:p w14:paraId="5BE2FB32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8.1 Философия синхронизации: «Офлайн-первый, облако-второй»</w:t>
      </w:r>
    </w:p>
    <w:p w14:paraId="2DCBA25A" w14:textId="77777777" w:rsidR="00D434E2" w:rsidRPr="00D434E2" w:rsidRDefault="00D434E2" w:rsidP="00D434E2">
      <w:r w:rsidRPr="00D434E2">
        <w:t>Система управления данными в GlubLink проектируется с приоритетом локальной работы. Пользователь получает полный доступ ко всем функциям приложения без подключения к интернету. Синхронизация с облаком — это фоновый, необязательный процесс, который расширяет возможности, но не является требованием для базовой функциональности.</w:t>
      </w:r>
    </w:p>
    <w:p w14:paraId="782033D4" w14:textId="77777777" w:rsidR="00D434E2" w:rsidRPr="00D434E2" w:rsidRDefault="00D434E2" w:rsidP="00D434E2">
      <w:r w:rsidRPr="00D434E2">
        <w:rPr>
          <w:b/>
          <w:bCs/>
        </w:rPr>
        <w:t>Жёсткие мандаты:</w:t>
      </w:r>
    </w:p>
    <w:p w14:paraId="067143C1" w14:textId="77777777" w:rsidR="00D434E2" w:rsidRPr="00D434E2" w:rsidRDefault="00D434E2" w:rsidP="00D434E2">
      <w:pPr>
        <w:numPr>
          <w:ilvl w:val="0"/>
          <w:numId w:val="115"/>
        </w:numPr>
      </w:pPr>
      <w:r w:rsidRPr="00D434E2">
        <w:rPr>
          <w:b/>
          <w:bCs/>
        </w:rPr>
        <w:t>Локальная автономность.</w:t>
      </w:r>
      <w:r w:rsidRPr="00D434E2">
        <w:t xml:space="preserve"> Все операции с контентом (добавление, редактирование, тегирование, удаление) выполняются мгновенно на локальной базе данных. Сетевые задержки не влияют на отзывчивость интерфейса.</w:t>
      </w:r>
    </w:p>
    <w:p w14:paraId="424100C8" w14:textId="77777777" w:rsidR="00D434E2" w:rsidRPr="00D434E2" w:rsidRDefault="00D434E2" w:rsidP="00D434E2">
      <w:pPr>
        <w:numPr>
          <w:ilvl w:val="0"/>
          <w:numId w:val="115"/>
        </w:numPr>
      </w:pPr>
      <w:r w:rsidRPr="00D434E2">
        <w:rPr>
          <w:b/>
          <w:bCs/>
        </w:rPr>
        <w:t>Невидимая синхронизация.</w:t>
      </w:r>
      <w:r w:rsidRPr="00D434E2">
        <w:t xml:space="preserve"> Процесс обмена данными между устройствами происходит в фоне, без блокировки пользовательского потока. Пользователь уведомляется о статусе только при критических событиях.</w:t>
      </w:r>
    </w:p>
    <w:p w14:paraId="52C7BEF0" w14:textId="77777777" w:rsidR="00D434E2" w:rsidRPr="00D434E2" w:rsidRDefault="00D434E2" w:rsidP="00D434E2">
      <w:pPr>
        <w:numPr>
          <w:ilvl w:val="0"/>
          <w:numId w:val="115"/>
        </w:numPr>
      </w:pPr>
      <w:proofErr w:type="spellStart"/>
      <w:r w:rsidRPr="00D434E2">
        <w:rPr>
          <w:b/>
          <w:bCs/>
        </w:rPr>
        <w:t>Конфликтоустойчивость</w:t>
      </w:r>
      <w:proofErr w:type="spellEnd"/>
      <w:r w:rsidRPr="00D434E2">
        <w:rPr>
          <w:b/>
          <w:bCs/>
        </w:rPr>
        <w:t>.</w:t>
      </w:r>
      <w:r w:rsidRPr="00D434E2">
        <w:t xml:space="preserve"> Любое расхождение в данных между устройствами разрешается автоматически по предсказуемым правилам. Ручное вмешательство требуется только в исключительных случаях.</w:t>
      </w:r>
    </w:p>
    <w:p w14:paraId="53F4E590" w14:textId="77777777" w:rsidR="00D434E2" w:rsidRPr="00D434E2" w:rsidRDefault="00D434E2" w:rsidP="00D434E2">
      <w:pPr>
        <w:numPr>
          <w:ilvl w:val="0"/>
          <w:numId w:val="115"/>
        </w:numPr>
      </w:pPr>
      <w:r w:rsidRPr="00D434E2">
        <w:rPr>
          <w:b/>
          <w:bCs/>
        </w:rPr>
        <w:t>Обратимость изменений.</w:t>
      </w:r>
      <w:r w:rsidRPr="00D434E2">
        <w:t xml:space="preserve"> Любое действие, синхронизированное между устройствами, может быть отменено в пределах настраиваемого временного окна. История изменений хранится локально и синхронизируется по запросу.</w:t>
      </w:r>
    </w:p>
    <w:p w14:paraId="7517A01F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8.2 Архитектура данных: Трёхуровневая модель</w:t>
      </w:r>
    </w:p>
    <w:p w14:paraId="2666CB29" w14:textId="77777777" w:rsidR="00D434E2" w:rsidRPr="00D434E2" w:rsidRDefault="00D434E2" w:rsidP="00D434E2">
      <w:r w:rsidRPr="00D434E2">
        <w:t>Система хранения и синхронизации данных строится по иерархическому принципу, где каждый уровень имеет чёткую зону ответственности и стратегию репликации.</w:t>
      </w:r>
    </w:p>
    <w:p w14:paraId="508CAE26" w14:textId="77777777" w:rsidR="00D434E2" w:rsidRPr="00D434E2" w:rsidRDefault="00D434E2" w:rsidP="00D434E2">
      <w:r w:rsidRPr="00D434E2">
        <w:rPr>
          <w:b/>
          <w:bCs/>
        </w:rPr>
        <w:t>Уровень 1: Локальная база данных (Источник истины)</w:t>
      </w:r>
    </w:p>
    <w:p w14:paraId="4001C1DE" w14:textId="77777777" w:rsidR="00D434E2" w:rsidRPr="00D434E2" w:rsidRDefault="00D434E2" w:rsidP="00D434E2">
      <w:pPr>
        <w:numPr>
          <w:ilvl w:val="0"/>
          <w:numId w:val="116"/>
        </w:numPr>
      </w:pPr>
      <w:r w:rsidRPr="00D434E2">
        <w:rPr>
          <w:b/>
          <w:bCs/>
        </w:rPr>
        <w:t>Технология:</w:t>
      </w:r>
      <w:r w:rsidRPr="00D434E2">
        <w:t xml:space="preserve"> </w:t>
      </w:r>
      <w:proofErr w:type="spellStart"/>
      <w:r w:rsidRPr="00D434E2">
        <w:t>Isar</w:t>
      </w:r>
      <w:proofErr w:type="spellEnd"/>
      <w:r w:rsidRPr="00D434E2">
        <w:t xml:space="preserve"> — высокоскоростная локальная БД с поддержкой индексов и транзакций.</w:t>
      </w:r>
    </w:p>
    <w:p w14:paraId="1E77483A" w14:textId="77777777" w:rsidR="00D434E2" w:rsidRPr="00D434E2" w:rsidRDefault="00D434E2" w:rsidP="00D434E2">
      <w:pPr>
        <w:numPr>
          <w:ilvl w:val="0"/>
          <w:numId w:val="116"/>
        </w:numPr>
      </w:pPr>
      <w:r w:rsidRPr="00D434E2">
        <w:rPr>
          <w:b/>
          <w:bCs/>
        </w:rPr>
        <w:t>Содержимое:</w:t>
      </w:r>
      <w:r w:rsidRPr="00D434E2">
        <w:t xml:space="preserve"> Полная копия всех пользовательских данных: контент-блоки, теги, связи, настройки, история изменений.</w:t>
      </w:r>
    </w:p>
    <w:p w14:paraId="611AA618" w14:textId="77777777" w:rsidR="00D434E2" w:rsidRPr="00D434E2" w:rsidRDefault="00D434E2" w:rsidP="00D434E2">
      <w:pPr>
        <w:numPr>
          <w:ilvl w:val="0"/>
          <w:numId w:val="116"/>
        </w:numPr>
      </w:pPr>
      <w:r w:rsidRPr="00D434E2">
        <w:rPr>
          <w:b/>
          <w:bCs/>
        </w:rPr>
        <w:t>Доступ:</w:t>
      </w:r>
      <w:r w:rsidRPr="00D434E2">
        <w:t xml:space="preserve"> Мгновенный, без сетевых задержек. Все операции чтения/записи выполняются в изолированных потоках.</w:t>
      </w:r>
    </w:p>
    <w:p w14:paraId="5662DC6E" w14:textId="77777777" w:rsidR="00D434E2" w:rsidRPr="00D434E2" w:rsidRDefault="00D434E2" w:rsidP="00D434E2">
      <w:pPr>
        <w:numPr>
          <w:ilvl w:val="0"/>
          <w:numId w:val="116"/>
        </w:numPr>
      </w:pPr>
      <w:r w:rsidRPr="00D434E2">
        <w:rPr>
          <w:b/>
          <w:bCs/>
        </w:rPr>
        <w:t>Резервирование:</w:t>
      </w:r>
      <w:r w:rsidRPr="00D434E2">
        <w:t xml:space="preserve"> Автоматическое создание локальных бэкапов каждые 4 часа с хранением последних 7 версий.</w:t>
      </w:r>
    </w:p>
    <w:p w14:paraId="29AF4F83" w14:textId="77777777" w:rsidR="00D434E2" w:rsidRPr="00D434E2" w:rsidRDefault="00D434E2" w:rsidP="00D434E2">
      <w:r w:rsidRPr="00D434E2">
        <w:rPr>
          <w:b/>
          <w:bCs/>
        </w:rPr>
        <w:t>Уровень 2: Очередь синхронизации (Буфер изменений)</w:t>
      </w:r>
    </w:p>
    <w:p w14:paraId="458A2F7A" w14:textId="77777777" w:rsidR="00D434E2" w:rsidRPr="00D434E2" w:rsidRDefault="00D434E2" w:rsidP="00D434E2">
      <w:pPr>
        <w:numPr>
          <w:ilvl w:val="0"/>
          <w:numId w:val="117"/>
        </w:numPr>
      </w:pPr>
      <w:r w:rsidRPr="00D434E2">
        <w:rPr>
          <w:b/>
          <w:bCs/>
        </w:rPr>
        <w:lastRenderedPageBreak/>
        <w:t>Назначение:</w:t>
      </w:r>
      <w:r w:rsidRPr="00D434E2">
        <w:t xml:space="preserve"> Хранение локальных изменений, ожидающих отправки в облако или получения с других устройств.</w:t>
      </w:r>
    </w:p>
    <w:p w14:paraId="614C41D2" w14:textId="77777777" w:rsidR="00D434E2" w:rsidRPr="00D434E2" w:rsidRDefault="00D434E2" w:rsidP="00D434E2">
      <w:pPr>
        <w:numPr>
          <w:ilvl w:val="0"/>
          <w:numId w:val="117"/>
        </w:numPr>
      </w:pPr>
      <w:r w:rsidRPr="00D434E2">
        <w:rPr>
          <w:b/>
          <w:bCs/>
        </w:rPr>
        <w:t>Структура записи:</w:t>
      </w:r>
    </w:p>
    <w:p w14:paraId="458601B6" w14:textId="77777777" w:rsidR="00D434E2" w:rsidRPr="00D434E2" w:rsidRDefault="00D434E2" w:rsidP="00D434E2">
      <w:pPr>
        <w:numPr>
          <w:ilvl w:val="1"/>
          <w:numId w:val="117"/>
        </w:numPr>
      </w:pPr>
      <w:r w:rsidRPr="00D434E2">
        <w:t>Уникальный идентификатор изменения (UUID)</w:t>
      </w:r>
    </w:p>
    <w:p w14:paraId="40FC7696" w14:textId="77777777" w:rsidR="00D434E2" w:rsidRPr="00D434E2" w:rsidRDefault="00D434E2" w:rsidP="00D434E2">
      <w:pPr>
        <w:numPr>
          <w:ilvl w:val="1"/>
          <w:numId w:val="117"/>
        </w:numPr>
      </w:pPr>
      <w:r w:rsidRPr="00D434E2">
        <w:t>Тип сущности и идентификатор затронутого блока</w:t>
      </w:r>
    </w:p>
    <w:p w14:paraId="305E3FAB" w14:textId="77777777" w:rsidR="00D434E2" w:rsidRPr="00D434E2" w:rsidRDefault="00D434E2" w:rsidP="00D434E2">
      <w:pPr>
        <w:numPr>
          <w:ilvl w:val="1"/>
          <w:numId w:val="117"/>
        </w:numPr>
      </w:pPr>
      <w:r w:rsidRPr="00D434E2">
        <w:t>Тип операции (создание, обновление, удаление)</w:t>
      </w:r>
    </w:p>
    <w:p w14:paraId="2ABD6188" w14:textId="77777777" w:rsidR="00D434E2" w:rsidRPr="00D434E2" w:rsidRDefault="00D434E2" w:rsidP="00D434E2">
      <w:pPr>
        <w:numPr>
          <w:ilvl w:val="1"/>
          <w:numId w:val="117"/>
        </w:numPr>
      </w:pPr>
      <w:r w:rsidRPr="00D434E2">
        <w:t>Векторные часы для определения причинно-следственных связей</w:t>
      </w:r>
    </w:p>
    <w:p w14:paraId="3E537327" w14:textId="77777777" w:rsidR="00D434E2" w:rsidRPr="00D434E2" w:rsidRDefault="00D434E2" w:rsidP="00D434E2">
      <w:pPr>
        <w:numPr>
          <w:ilvl w:val="1"/>
          <w:numId w:val="117"/>
        </w:numPr>
      </w:pPr>
      <w:r w:rsidRPr="00D434E2">
        <w:t>Хеш содержимого для проверки целостности</w:t>
      </w:r>
    </w:p>
    <w:p w14:paraId="2275635B" w14:textId="77777777" w:rsidR="00D434E2" w:rsidRPr="00D434E2" w:rsidRDefault="00D434E2" w:rsidP="00D434E2">
      <w:pPr>
        <w:numPr>
          <w:ilvl w:val="1"/>
          <w:numId w:val="117"/>
        </w:numPr>
      </w:pPr>
      <w:r w:rsidRPr="00D434E2">
        <w:t>Приоритет синхронизации (критический, высокий, средний, низкий)</w:t>
      </w:r>
    </w:p>
    <w:p w14:paraId="0C7158C7" w14:textId="77777777" w:rsidR="00D434E2" w:rsidRPr="00D434E2" w:rsidRDefault="00D434E2" w:rsidP="00D434E2">
      <w:pPr>
        <w:numPr>
          <w:ilvl w:val="0"/>
          <w:numId w:val="117"/>
        </w:numPr>
      </w:pPr>
      <w:r w:rsidRPr="00D434E2">
        <w:rPr>
          <w:b/>
          <w:bCs/>
        </w:rPr>
        <w:t>Стратегия отправки:</w:t>
      </w:r>
    </w:p>
    <w:p w14:paraId="73677F0A" w14:textId="77777777" w:rsidR="00D434E2" w:rsidRPr="00D434E2" w:rsidRDefault="00D434E2" w:rsidP="00D434E2">
      <w:pPr>
        <w:numPr>
          <w:ilvl w:val="1"/>
          <w:numId w:val="117"/>
        </w:numPr>
      </w:pPr>
      <w:r w:rsidRPr="00D434E2">
        <w:t>Критические изменения (удаление, права доступа) — немедленная попытка отправки</w:t>
      </w:r>
    </w:p>
    <w:p w14:paraId="64819E0A" w14:textId="77777777" w:rsidR="00D434E2" w:rsidRPr="00D434E2" w:rsidRDefault="00D434E2" w:rsidP="00D434E2">
      <w:pPr>
        <w:numPr>
          <w:ilvl w:val="1"/>
          <w:numId w:val="117"/>
        </w:numPr>
      </w:pPr>
      <w:r w:rsidRPr="00D434E2">
        <w:t>Высокий приоритет (теги, заметки) — отправка в течение 30 секунд</w:t>
      </w:r>
    </w:p>
    <w:p w14:paraId="5B98C5C4" w14:textId="77777777" w:rsidR="00D434E2" w:rsidRPr="00D434E2" w:rsidRDefault="00D434E2" w:rsidP="00D434E2">
      <w:pPr>
        <w:numPr>
          <w:ilvl w:val="1"/>
          <w:numId w:val="117"/>
        </w:numPr>
      </w:pPr>
      <w:r w:rsidRPr="00D434E2">
        <w:t>Средний/низкий приоритет (статистика, кэш) — отправка при стабильном соединении</w:t>
      </w:r>
    </w:p>
    <w:p w14:paraId="0EE7CBC5" w14:textId="77777777" w:rsidR="00D434E2" w:rsidRPr="00D434E2" w:rsidRDefault="00D434E2" w:rsidP="00D434E2">
      <w:pPr>
        <w:numPr>
          <w:ilvl w:val="0"/>
          <w:numId w:val="117"/>
        </w:numPr>
      </w:pPr>
      <w:r w:rsidRPr="00D434E2">
        <w:rPr>
          <w:b/>
          <w:bCs/>
        </w:rPr>
        <w:t>Обработка ошибок:</w:t>
      </w:r>
      <w:r w:rsidRPr="00D434E2">
        <w:t xml:space="preserve"> Экспоненциальная задержка между повторными попытками (5с → 15с → 60с → 300с). После 5 неудач — отложение до следующего запуска.</w:t>
      </w:r>
    </w:p>
    <w:p w14:paraId="6D80F6B1" w14:textId="77777777" w:rsidR="00D434E2" w:rsidRPr="00D434E2" w:rsidRDefault="00D434E2" w:rsidP="00D434E2">
      <w:r w:rsidRPr="00D434E2">
        <w:rPr>
          <w:b/>
          <w:bCs/>
        </w:rPr>
        <w:t xml:space="preserve">Уровень 3: Облачный </w:t>
      </w:r>
      <w:proofErr w:type="spellStart"/>
      <w:r w:rsidRPr="00D434E2">
        <w:rPr>
          <w:b/>
          <w:bCs/>
        </w:rPr>
        <w:t>синк</w:t>
      </w:r>
      <w:proofErr w:type="spellEnd"/>
      <w:r w:rsidRPr="00D434E2">
        <w:rPr>
          <w:b/>
          <w:bCs/>
        </w:rPr>
        <w:t>-сервер (Координатор)</w:t>
      </w:r>
    </w:p>
    <w:p w14:paraId="0784D200" w14:textId="77777777" w:rsidR="00D434E2" w:rsidRPr="00D434E2" w:rsidRDefault="00D434E2" w:rsidP="00D434E2">
      <w:pPr>
        <w:numPr>
          <w:ilvl w:val="0"/>
          <w:numId w:val="118"/>
        </w:numPr>
      </w:pPr>
      <w:r w:rsidRPr="00D434E2">
        <w:rPr>
          <w:b/>
          <w:bCs/>
        </w:rPr>
        <w:t>Поддерживаемые провайдеры:</w:t>
      </w:r>
      <w:r w:rsidRPr="00D434E2">
        <w:t xml:space="preserve"> Google Drive, </w:t>
      </w:r>
      <w:proofErr w:type="spellStart"/>
      <w:r w:rsidRPr="00D434E2">
        <w:t>Dropbox</w:t>
      </w:r>
      <w:proofErr w:type="spellEnd"/>
      <w:r w:rsidRPr="00D434E2">
        <w:t xml:space="preserve">, </w:t>
      </w:r>
      <w:proofErr w:type="spellStart"/>
      <w:r w:rsidRPr="00D434E2">
        <w:t>самохостинг</w:t>
      </w:r>
      <w:proofErr w:type="spellEnd"/>
      <w:r w:rsidRPr="00D434E2">
        <w:t xml:space="preserve"> через </w:t>
      </w:r>
      <w:proofErr w:type="spellStart"/>
      <w:r w:rsidRPr="00D434E2">
        <w:t>WebDAV</w:t>
      </w:r>
      <w:proofErr w:type="spellEnd"/>
      <w:r w:rsidRPr="00D434E2">
        <w:t>.</w:t>
      </w:r>
    </w:p>
    <w:p w14:paraId="0D78FA7B" w14:textId="77777777" w:rsidR="00D434E2" w:rsidRPr="00D434E2" w:rsidRDefault="00D434E2" w:rsidP="00D434E2">
      <w:pPr>
        <w:numPr>
          <w:ilvl w:val="0"/>
          <w:numId w:val="118"/>
        </w:numPr>
      </w:pPr>
      <w:r w:rsidRPr="00D434E2">
        <w:rPr>
          <w:b/>
          <w:bCs/>
        </w:rPr>
        <w:t>Формат данных</w:t>
      </w:r>
      <w:proofErr w:type="gramStart"/>
      <w:r w:rsidRPr="00D434E2">
        <w:rPr>
          <w:b/>
          <w:bCs/>
        </w:rPr>
        <w:t>:</w:t>
      </w:r>
      <w:r w:rsidRPr="00D434E2">
        <w:t xml:space="preserve"> Только</w:t>
      </w:r>
      <w:proofErr w:type="gramEnd"/>
      <w:r w:rsidRPr="00D434E2">
        <w:t xml:space="preserve"> дельта-изменения, а не полные копии. Каждый пакет содержит минимальный набор данных для применения изменения.</w:t>
      </w:r>
    </w:p>
    <w:p w14:paraId="752E082A" w14:textId="77777777" w:rsidR="00D434E2" w:rsidRPr="00D434E2" w:rsidRDefault="00D434E2" w:rsidP="00D434E2">
      <w:pPr>
        <w:numPr>
          <w:ilvl w:val="0"/>
          <w:numId w:val="118"/>
        </w:numPr>
      </w:pPr>
      <w:r w:rsidRPr="00D434E2">
        <w:rPr>
          <w:b/>
          <w:bCs/>
        </w:rPr>
        <w:t>Шифрование:</w:t>
      </w:r>
      <w:r w:rsidRPr="00D434E2">
        <w:t xml:space="preserve"> Все данные шифруются на устройстве-отправителе перед передачей. Ключи шифрования никогда не покидают устройство пользователя.</w:t>
      </w:r>
    </w:p>
    <w:p w14:paraId="01FC180A" w14:textId="77777777" w:rsidR="00D434E2" w:rsidRPr="00D434E2" w:rsidRDefault="00D434E2" w:rsidP="00D434E2">
      <w:pPr>
        <w:numPr>
          <w:ilvl w:val="0"/>
          <w:numId w:val="118"/>
        </w:numPr>
      </w:pPr>
      <w:proofErr w:type="spellStart"/>
      <w:r w:rsidRPr="00D434E2">
        <w:rPr>
          <w:b/>
          <w:bCs/>
        </w:rPr>
        <w:t>Вебхуки</w:t>
      </w:r>
      <w:proofErr w:type="spellEnd"/>
      <w:r w:rsidRPr="00D434E2">
        <w:rPr>
          <w:b/>
          <w:bCs/>
        </w:rPr>
        <w:t>:</w:t>
      </w:r>
      <w:r w:rsidRPr="00D434E2">
        <w:t xml:space="preserve"> Опциональная интеграция с Telegram-ботом для уведомлений о статусе синхронизации и критических событиях.</w:t>
      </w:r>
    </w:p>
    <w:p w14:paraId="3F32F6F3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 xml:space="preserve">8.3 </w:t>
      </w:r>
      <w:proofErr w:type="spellStart"/>
      <w:r w:rsidRPr="00D434E2">
        <w:rPr>
          <w:b/>
          <w:bCs/>
        </w:rPr>
        <w:t>Версионирование</w:t>
      </w:r>
      <w:proofErr w:type="spellEnd"/>
      <w:r w:rsidRPr="00D434E2">
        <w:rPr>
          <w:b/>
          <w:bCs/>
        </w:rPr>
        <w:t xml:space="preserve"> и разрешение конфликтов</w:t>
      </w:r>
    </w:p>
    <w:p w14:paraId="21388E6A" w14:textId="77777777" w:rsidR="00D434E2" w:rsidRPr="00D434E2" w:rsidRDefault="00D434E2" w:rsidP="00D434E2">
      <w:r w:rsidRPr="00D434E2">
        <w:t>Для обеспечения согласованности данных между устройствами без центрального сервера используется механизм векторных часов (</w:t>
      </w:r>
      <w:proofErr w:type="spellStart"/>
      <w:r w:rsidRPr="00D434E2">
        <w:t>Vector</w:t>
      </w:r>
      <w:proofErr w:type="spellEnd"/>
      <w:r w:rsidRPr="00D434E2">
        <w:t xml:space="preserve"> </w:t>
      </w:r>
      <w:proofErr w:type="spellStart"/>
      <w:r w:rsidRPr="00D434E2">
        <w:t>Clocks</w:t>
      </w:r>
      <w:proofErr w:type="spellEnd"/>
      <w:r w:rsidRPr="00D434E2">
        <w:t>).</w:t>
      </w:r>
    </w:p>
    <w:p w14:paraId="11BC4397" w14:textId="77777777" w:rsidR="00D434E2" w:rsidRPr="00D434E2" w:rsidRDefault="00D434E2" w:rsidP="00D434E2">
      <w:r w:rsidRPr="00D434E2">
        <w:rPr>
          <w:b/>
          <w:bCs/>
        </w:rPr>
        <w:t>Структура векторных часов:</w:t>
      </w:r>
    </w:p>
    <w:p w14:paraId="7E79AB7A" w14:textId="77777777" w:rsidR="00D434E2" w:rsidRPr="00D434E2" w:rsidRDefault="00D434E2" w:rsidP="00D434E2">
      <w:r w:rsidRPr="00D434E2">
        <w:t>1</w:t>
      </w:r>
    </w:p>
    <w:p w14:paraId="1CB46D4B" w14:textId="77777777" w:rsidR="00D434E2" w:rsidRPr="00D434E2" w:rsidRDefault="00D434E2" w:rsidP="00D434E2">
      <w:r w:rsidRPr="00D434E2">
        <w:lastRenderedPageBreak/>
        <w:t>2</w:t>
      </w:r>
    </w:p>
    <w:p w14:paraId="50D1A765" w14:textId="77777777" w:rsidR="00D434E2" w:rsidRPr="00D434E2" w:rsidRDefault="00D434E2" w:rsidP="00D434E2">
      <w:r w:rsidRPr="00D434E2">
        <w:t>3</w:t>
      </w:r>
    </w:p>
    <w:p w14:paraId="160F9CAB" w14:textId="77777777" w:rsidR="00D434E2" w:rsidRPr="00D434E2" w:rsidRDefault="00D434E2" w:rsidP="00D434E2">
      <w:r w:rsidRPr="00D434E2">
        <w:t>4</w:t>
      </w:r>
    </w:p>
    <w:p w14:paraId="6FFA10D4" w14:textId="77777777" w:rsidR="00D434E2" w:rsidRPr="00D434E2" w:rsidRDefault="00D434E2" w:rsidP="00D434E2">
      <w:r w:rsidRPr="00D434E2">
        <w:t>5</w:t>
      </w:r>
    </w:p>
    <w:p w14:paraId="67648482" w14:textId="77777777" w:rsidR="00D434E2" w:rsidRPr="00D434E2" w:rsidRDefault="00D434E2" w:rsidP="00D434E2">
      <w:r w:rsidRPr="00D434E2">
        <w:rPr>
          <w:b/>
          <w:bCs/>
        </w:rPr>
        <w:t>Правила работы с векторными часами:</w:t>
      </w:r>
    </w:p>
    <w:p w14:paraId="163C53DC" w14:textId="77777777" w:rsidR="00D434E2" w:rsidRPr="00D434E2" w:rsidRDefault="00D434E2" w:rsidP="00D434E2">
      <w:pPr>
        <w:numPr>
          <w:ilvl w:val="0"/>
          <w:numId w:val="119"/>
        </w:numPr>
      </w:pPr>
      <w:r w:rsidRPr="00D434E2">
        <w:t xml:space="preserve">При создании новой записи: </w:t>
      </w:r>
      <w:proofErr w:type="spellStart"/>
      <w:r w:rsidRPr="00D434E2">
        <w:t>version</w:t>
      </w:r>
      <w:proofErr w:type="spellEnd"/>
      <w:r w:rsidRPr="00D434E2">
        <w:t xml:space="preserve"> = </w:t>
      </w:r>
      <w:proofErr w:type="gramStart"/>
      <w:r w:rsidRPr="00D434E2">
        <w:t xml:space="preserve">{ </w:t>
      </w:r>
      <w:proofErr w:type="spellStart"/>
      <w:r w:rsidRPr="00D434E2">
        <w:t>current</w:t>
      </w:r>
      <w:proofErr w:type="gramEnd"/>
      <w:r w:rsidRPr="00D434E2">
        <w:t>_device_id</w:t>
      </w:r>
      <w:proofErr w:type="spellEnd"/>
      <w:r w:rsidRPr="00D434E2">
        <w:t>: 1 }</w:t>
      </w:r>
    </w:p>
    <w:p w14:paraId="2369D03A" w14:textId="77777777" w:rsidR="00D434E2" w:rsidRPr="00D434E2" w:rsidRDefault="00D434E2" w:rsidP="00D434E2">
      <w:pPr>
        <w:numPr>
          <w:ilvl w:val="0"/>
          <w:numId w:val="119"/>
        </w:numPr>
      </w:pPr>
      <w:r w:rsidRPr="00D434E2">
        <w:t xml:space="preserve">При локальном изменении: </w:t>
      </w:r>
      <w:proofErr w:type="spellStart"/>
      <w:r w:rsidRPr="00D434E2">
        <w:t>version</w:t>
      </w:r>
      <w:proofErr w:type="spellEnd"/>
      <w:r w:rsidRPr="00D434E2">
        <w:t>[</w:t>
      </w:r>
      <w:proofErr w:type="spellStart"/>
      <w:r w:rsidRPr="00D434E2">
        <w:t>current_device_</w:t>
      </w:r>
      <w:proofErr w:type="gramStart"/>
      <w:r w:rsidRPr="00D434E2">
        <w:t>id</w:t>
      </w:r>
      <w:proofErr w:type="spellEnd"/>
      <w:r w:rsidRPr="00D434E2">
        <w:t>]+</w:t>
      </w:r>
      <w:proofErr w:type="gramEnd"/>
      <w:r w:rsidRPr="00D434E2">
        <w:t>+</w:t>
      </w:r>
    </w:p>
    <w:p w14:paraId="2D66087A" w14:textId="77777777" w:rsidR="00D434E2" w:rsidRPr="00D434E2" w:rsidRDefault="00D434E2" w:rsidP="00D434E2">
      <w:pPr>
        <w:numPr>
          <w:ilvl w:val="0"/>
          <w:numId w:val="119"/>
        </w:numPr>
      </w:pPr>
      <w:r w:rsidRPr="00D434E2">
        <w:t>При получении удалённого изменения:</w:t>
      </w:r>
    </w:p>
    <w:p w14:paraId="3E600E22" w14:textId="77777777" w:rsidR="00D434E2" w:rsidRPr="00D434E2" w:rsidRDefault="00D434E2" w:rsidP="00D434E2">
      <w:pPr>
        <w:numPr>
          <w:ilvl w:val="1"/>
          <w:numId w:val="119"/>
        </w:numPr>
      </w:pPr>
      <w:r w:rsidRPr="00D434E2">
        <w:t xml:space="preserve">Если версия новее (все </w:t>
      </w:r>
      <w:proofErr w:type="spellStart"/>
      <w:r w:rsidRPr="00D434E2">
        <w:t>таймстемпы</w:t>
      </w:r>
      <w:proofErr w:type="spellEnd"/>
      <w:r w:rsidRPr="00D434E2">
        <w:t xml:space="preserve"> ≥ локальных) → применить изменение</w:t>
      </w:r>
    </w:p>
    <w:p w14:paraId="060AF1B7" w14:textId="77777777" w:rsidR="00D434E2" w:rsidRPr="00D434E2" w:rsidRDefault="00D434E2" w:rsidP="00D434E2">
      <w:pPr>
        <w:numPr>
          <w:ilvl w:val="1"/>
          <w:numId w:val="119"/>
        </w:numPr>
      </w:pPr>
      <w:r w:rsidRPr="00D434E2">
        <w:t xml:space="preserve">Если версия старее (все </w:t>
      </w:r>
      <w:proofErr w:type="spellStart"/>
      <w:r w:rsidRPr="00D434E2">
        <w:t>таймстемпы</w:t>
      </w:r>
      <w:proofErr w:type="spellEnd"/>
      <w:r w:rsidRPr="00D434E2">
        <w:t xml:space="preserve"> ≤ локальных) → игнорировать</w:t>
      </w:r>
    </w:p>
    <w:p w14:paraId="6CE7B845" w14:textId="77777777" w:rsidR="00D434E2" w:rsidRPr="00D434E2" w:rsidRDefault="00D434E2" w:rsidP="00D434E2">
      <w:pPr>
        <w:numPr>
          <w:ilvl w:val="1"/>
          <w:numId w:val="119"/>
        </w:numPr>
      </w:pPr>
      <w:r w:rsidRPr="00D434E2">
        <w:t>Если версии несравнимы (конфликт) → запустить стратегию слияния</w:t>
      </w:r>
    </w:p>
    <w:p w14:paraId="10951127" w14:textId="77777777" w:rsidR="00D434E2" w:rsidRPr="00D434E2" w:rsidRDefault="00D434E2" w:rsidP="00D434E2">
      <w:pPr>
        <w:numPr>
          <w:ilvl w:val="0"/>
          <w:numId w:val="119"/>
        </w:numPr>
      </w:pPr>
      <w:r w:rsidRPr="00D434E2">
        <w:t xml:space="preserve">После успешного слияния: объединить векторы, взяв максимум по каждому </w:t>
      </w:r>
      <w:proofErr w:type="spellStart"/>
      <w:r w:rsidRPr="00D434E2">
        <w:t>device_id</w:t>
      </w:r>
      <w:proofErr w:type="spellEnd"/>
    </w:p>
    <w:p w14:paraId="41BFAFCD" w14:textId="77777777" w:rsidR="00D434E2" w:rsidRPr="00D434E2" w:rsidRDefault="00D434E2" w:rsidP="00D434E2">
      <w:r w:rsidRPr="00D434E2">
        <w:rPr>
          <w:b/>
          <w:bCs/>
        </w:rPr>
        <w:t>Стратегии слияния по типам данных: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1376"/>
        <w:gridCol w:w="5947"/>
      </w:tblGrid>
      <w:tr w:rsidR="00D434E2" w:rsidRPr="00D434E2" w14:paraId="42240ABC" w14:textId="77777777" w:rsidTr="00D434E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1C832DF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8548854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Стратегия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DFEC6F9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Логика применения</w:t>
            </w:r>
          </w:p>
        </w:tc>
      </w:tr>
      <w:tr w:rsidR="00D434E2" w:rsidRPr="00D434E2" w14:paraId="455A72F5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BCA4B0" w14:textId="77777777" w:rsidR="00D434E2" w:rsidRPr="00D434E2" w:rsidRDefault="00D434E2" w:rsidP="00D434E2">
            <w:r w:rsidRPr="00D434E2">
              <w:t>Теги (список)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F06DE57" w14:textId="77777777" w:rsidR="00D434E2" w:rsidRPr="00D434E2" w:rsidRDefault="00D434E2" w:rsidP="00D434E2">
            <w:r w:rsidRPr="00D434E2">
              <w:t xml:space="preserve">Union + </w:t>
            </w:r>
            <w:proofErr w:type="spellStart"/>
            <w:r w:rsidRPr="00D434E2">
              <w:t>Dedup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58C6063" w14:textId="77777777" w:rsidR="00D434E2" w:rsidRPr="00D434E2" w:rsidRDefault="00D434E2" w:rsidP="00D434E2">
            <w:r w:rsidRPr="00D434E2">
              <w:t>Объединение списков, удаление дубликатов. При конфликте (добавлен локально, удалён удалённо) — приоритет у более нового изменения по векторным часам</w:t>
            </w:r>
          </w:p>
        </w:tc>
      </w:tr>
      <w:tr w:rsidR="00D434E2" w:rsidRPr="00D434E2" w14:paraId="67FBB2D0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F8F54D" w14:textId="77777777" w:rsidR="00D434E2" w:rsidRPr="00D434E2" w:rsidRDefault="00D434E2" w:rsidP="00D434E2">
            <w:r w:rsidRPr="00D434E2">
              <w:t>Заметки (текст)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E74BB7" w14:textId="77777777" w:rsidR="00D434E2" w:rsidRPr="00D434E2" w:rsidRDefault="00D434E2" w:rsidP="00D434E2">
            <w:r w:rsidRPr="00D434E2">
              <w:t xml:space="preserve">Block </w:t>
            </w:r>
            <w:proofErr w:type="spellStart"/>
            <w:r w:rsidRPr="00D434E2">
              <w:t>Merge</w:t>
            </w:r>
            <w:proofErr w:type="spellEnd"/>
            <w:r w:rsidRPr="00D434E2">
              <w:t xml:space="preserve"> по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A505C8F" w14:textId="77777777" w:rsidR="00D434E2" w:rsidRPr="00D434E2" w:rsidRDefault="00D434E2" w:rsidP="00D434E2">
            <w:r w:rsidRPr="00D434E2">
              <w:t xml:space="preserve">Если блок с тем же идентификатором изменён на двух устройствах — сохраняется версия с более поздним </w:t>
            </w:r>
            <w:proofErr w:type="spellStart"/>
            <w:r w:rsidRPr="00D434E2">
              <w:t>lastModifiedAt</w:t>
            </w:r>
            <w:proofErr w:type="spellEnd"/>
          </w:p>
        </w:tc>
      </w:tr>
      <w:tr w:rsidR="00D434E2" w:rsidRPr="00D434E2" w14:paraId="423D6CD1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E07BFBD" w14:textId="77777777" w:rsidR="00D434E2" w:rsidRPr="00D434E2" w:rsidRDefault="00D434E2" w:rsidP="00D434E2">
            <w:r w:rsidRPr="00D434E2">
              <w:t>Настройки (ключ-значение)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A5377E5" w14:textId="77777777" w:rsidR="00D434E2" w:rsidRPr="00D434E2" w:rsidRDefault="00D434E2" w:rsidP="00D434E2">
            <w:proofErr w:type="spellStart"/>
            <w:r w:rsidRPr="00D434E2">
              <w:t>Last-Write-Wins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F2B7BE8" w14:textId="77777777" w:rsidR="00D434E2" w:rsidRPr="00D434E2" w:rsidRDefault="00D434E2" w:rsidP="00D434E2">
            <w:r w:rsidRPr="00D434E2">
              <w:t>Побеждает значение с более поздней меткой времени изменения</w:t>
            </w:r>
          </w:p>
        </w:tc>
      </w:tr>
      <w:tr w:rsidR="00D434E2" w:rsidRPr="00D434E2" w14:paraId="74243B92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845961" w14:textId="77777777" w:rsidR="00D434E2" w:rsidRPr="00D434E2" w:rsidRDefault="00D434E2" w:rsidP="00D434E2">
            <w:r w:rsidRPr="00D434E2">
              <w:t>Коллекции (виртуальные папки)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65B4B4" w14:textId="77777777" w:rsidR="00D434E2" w:rsidRPr="00D434E2" w:rsidRDefault="00D434E2" w:rsidP="00D434E2">
            <w:r w:rsidRPr="00D434E2">
              <w:t xml:space="preserve">Union + </w:t>
            </w:r>
            <w:proofErr w:type="spellStart"/>
            <w:r w:rsidRPr="00D434E2">
              <w:t>Priority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9D24EC2" w14:textId="77777777" w:rsidR="00D434E2" w:rsidRPr="00D434E2" w:rsidRDefault="00D434E2" w:rsidP="00D434E2">
            <w:r w:rsidRPr="00D434E2">
              <w:t>Объединение правил, но приоритет у пользовательских переименований и ручных закреплений</w:t>
            </w:r>
          </w:p>
        </w:tc>
      </w:tr>
      <w:tr w:rsidR="00D434E2" w:rsidRPr="00D434E2" w14:paraId="3EB1529E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D0E3ABD" w14:textId="77777777" w:rsidR="00D434E2" w:rsidRPr="00D434E2" w:rsidRDefault="00D434E2" w:rsidP="00D434E2">
            <w:r w:rsidRPr="00D434E2">
              <w:t>Медиа-метаданные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5F03151" w14:textId="77777777" w:rsidR="00D434E2" w:rsidRPr="00D434E2" w:rsidRDefault="00D434E2" w:rsidP="00D434E2">
            <w:r w:rsidRPr="00D434E2">
              <w:t xml:space="preserve">Field-Level </w:t>
            </w:r>
            <w:proofErr w:type="spellStart"/>
            <w:r w:rsidRPr="00D434E2">
              <w:t>Merge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AA09CEF" w14:textId="77777777" w:rsidR="00D434E2" w:rsidRPr="00D434E2" w:rsidRDefault="00D434E2" w:rsidP="00D434E2">
            <w:pPr>
              <w:rPr>
                <w:lang w:val="en-US"/>
              </w:rPr>
            </w:pPr>
            <w:r w:rsidRPr="00D434E2">
              <w:t>Поле</w:t>
            </w:r>
            <w:r w:rsidRPr="00D434E2">
              <w:rPr>
                <w:lang w:val="en-US"/>
              </w:rPr>
              <w:t xml:space="preserve"> </w:t>
            </w:r>
            <w:proofErr w:type="spellStart"/>
            <w:r w:rsidRPr="00D434E2">
              <w:rPr>
                <w:lang w:val="en-US"/>
              </w:rPr>
              <w:t>isFavorite</w:t>
            </w:r>
            <w:proofErr w:type="spellEnd"/>
            <w:r w:rsidRPr="00D434E2">
              <w:rPr>
                <w:lang w:val="en-US"/>
              </w:rPr>
              <w:t xml:space="preserve"> — LWW, </w:t>
            </w:r>
            <w:r w:rsidRPr="00D434E2">
              <w:t>поле</w:t>
            </w:r>
            <w:r w:rsidRPr="00D434E2">
              <w:rPr>
                <w:lang w:val="en-US"/>
              </w:rPr>
              <w:t xml:space="preserve"> tags — Union, </w:t>
            </w:r>
            <w:r w:rsidRPr="00D434E2">
              <w:t>поле</w:t>
            </w:r>
            <w:r w:rsidRPr="00D434E2">
              <w:rPr>
                <w:lang w:val="en-US"/>
              </w:rPr>
              <w:t xml:space="preserve"> </w:t>
            </w:r>
            <w:proofErr w:type="spellStart"/>
            <w:r w:rsidRPr="00D434E2">
              <w:rPr>
                <w:lang w:val="en-US"/>
              </w:rPr>
              <w:t>noteAttached</w:t>
            </w:r>
            <w:proofErr w:type="spellEnd"/>
            <w:r w:rsidRPr="00D434E2">
              <w:rPr>
                <w:lang w:val="en-US"/>
              </w:rPr>
              <w:t xml:space="preserve"> — LWW</w:t>
            </w:r>
          </w:p>
        </w:tc>
      </w:tr>
    </w:tbl>
    <w:p w14:paraId="33BB506A" w14:textId="77777777" w:rsidR="00D434E2" w:rsidRPr="00D434E2" w:rsidRDefault="00D434E2" w:rsidP="00D434E2">
      <w:r w:rsidRPr="00D434E2">
        <w:rPr>
          <w:b/>
          <w:bCs/>
        </w:rPr>
        <w:t>Алгоритм слияния для списков тегов:</w:t>
      </w:r>
    </w:p>
    <w:p w14:paraId="3408C441" w14:textId="77777777" w:rsidR="00D434E2" w:rsidRPr="00D434E2" w:rsidRDefault="00D434E2" w:rsidP="00D434E2">
      <w:pPr>
        <w:numPr>
          <w:ilvl w:val="0"/>
          <w:numId w:val="120"/>
        </w:numPr>
        <w:rPr>
          <w:lang w:val="en-US"/>
        </w:rPr>
      </w:pPr>
      <w:r w:rsidRPr="00D434E2">
        <w:t>Базовое</w:t>
      </w:r>
      <w:r w:rsidRPr="00D434E2">
        <w:rPr>
          <w:lang w:val="en-US"/>
        </w:rPr>
        <w:t xml:space="preserve"> </w:t>
      </w:r>
      <w:r w:rsidRPr="00D434E2">
        <w:t>объединение</w:t>
      </w:r>
      <w:r w:rsidRPr="00D434E2">
        <w:rPr>
          <w:lang w:val="en-US"/>
        </w:rPr>
        <w:t xml:space="preserve">: merged = </w:t>
      </w:r>
      <w:proofErr w:type="spellStart"/>
      <w:r w:rsidRPr="00D434E2">
        <w:rPr>
          <w:lang w:val="en-US"/>
        </w:rPr>
        <w:t>local_tags</w:t>
      </w:r>
      <w:proofErr w:type="spellEnd"/>
      <w:r w:rsidRPr="00D434E2">
        <w:rPr>
          <w:lang w:val="en-US"/>
        </w:rPr>
        <w:t xml:space="preserve"> </w:t>
      </w:r>
      <w:r w:rsidRPr="00D434E2">
        <w:rPr>
          <w:rFonts w:ascii="Cambria Math" w:hAnsi="Cambria Math" w:cs="Cambria Math"/>
          <w:lang w:val="en-US"/>
        </w:rPr>
        <w:t>∪</w:t>
      </w:r>
      <w:r w:rsidRPr="00D434E2">
        <w:rPr>
          <w:lang w:val="en-US"/>
        </w:rPr>
        <w:t xml:space="preserve"> </w:t>
      </w:r>
      <w:proofErr w:type="spellStart"/>
      <w:r w:rsidRPr="00D434E2">
        <w:rPr>
          <w:lang w:val="en-US"/>
        </w:rPr>
        <w:t>remote_tags</w:t>
      </w:r>
      <w:proofErr w:type="spellEnd"/>
    </w:p>
    <w:p w14:paraId="4F5DD1F8" w14:textId="77777777" w:rsidR="00D434E2" w:rsidRPr="00D434E2" w:rsidRDefault="00D434E2" w:rsidP="00D434E2">
      <w:pPr>
        <w:numPr>
          <w:ilvl w:val="0"/>
          <w:numId w:val="120"/>
        </w:numPr>
      </w:pPr>
      <w:r w:rsidRPr="00D434E2">
        <w:lastRenderedPageBreak/>
        <w:t>Удаление тегов, помеченных как удалённые на обоих устройствах</w:t>
      </w:r>
    </w:p>
    <w:p w14:paraId="5D4D078F" w14:textId="77777777" w:rsidR="00D434E2" w:rsidRPr="00D434E2" w:rsidRDefault="00D434E2" w:rsidP="00D434E2">
      <w:pPr>
        <w:numPr>
          <w:ilvl w:val="0"/>
          <w:numId w:val="120"/>
        </w:numPr>
      </w:pPr>
      <w:r w:rsidRPr="00D434E2">
        <w:t>Разрешение конфликтов: если тег добавлен локально и удалён удалённо — сравниваются векторные часы, побеждает более новое изменение</w:t>
      </w:r>
    </w:p>
    <w:p w14:paraId="6F27EB70" w14:textId="77777777" w:rsidR="00D434E2" w:rsidRPr="00D434E2" w:rsidRDefault="00D434E2" w:rsidP="00D434E2">
      <w:pPr>
        <w:numPr>
          <w:ilvl w:val="0"/>
          <w:numId w:val="120"/>
        </w:numPr>
      </w:pPr>
      <w:r w:rsidRPr="00D434E2">
        <w:t>При несравнимых версиях — сохраняются оба варианта, запись помечается для ручного разбора</w:t>
      </w:r>
    </w:p>
    <w:p w14:paraId="69801681" w14:textId="77777777" w:rsidR="00D434E2" w:rsidRPr="00D434E2" w:rsidRDefault="00D434E2" w:rsidP="00D434E2">
      <w:pPr>
        <w:numPr>
          <w:ilvl w:val="0"/>
          <w:numId w:val="120"/>
        </w:numPr>
      </w:pPr>
      <w:r w:rsidRPr="00D434E2">
        <w:t>Сортировка результата: пользовательские теги → авто-теги → мета-теги</w:t>
      </w:r>
    </w:p>
    <w:p w14:paraId="71EC4593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8.4 Стратегия резервного копирования</w:t>
      </w:r>
    </w:p>
    <w:p w14:paraId="10361C21" w14:textId="77777777" w:rsidR="00D434E2" w:rsidRPr="00D434E2" w:rsidRDefault="00D434E2" w:rsidP="00D434E2">
      <w:r w:rsidRPr="00D434E2">
        <w:t>Система бэкапов обеспечивает защиту данных от потери при сбоях оборудования, повреждениях БД или ошибочных действиях пользователя.</w:t>
      </w:r>
    </w:p>
    <w:p w14:paraId="06E1DE0E" w14:textId="77777777" w:rsidR="00D434E2" w:rsidRPr="00D434E2" w:rsidRDefault="00D434E2" w:rsidP="00D434E2">
      <w:r w:rsidRPr="00D434E2">
        <w:rPr>
          <w:b/>
          <w:bCs/>
        </w:rPr>
        <w:t>Локальные бэкапы (обязательные):</w:t>
      </w:r>
    </w:p>
    <w:p w14:paraId="22107E2D" w14:textId="77777777" w:rsidR="00D434E2" w:rsidRPr="00D434E2" w:rsidRDefault="00D434E2" w:rsidP="00D434E2">
      <w:pPr>
        <w:numPr>
          <w:ilvl w:val="0"/>
          <w:numId w:val="121"/>
        </w:numPr>
      </w:pPr>
      <w:r w:rsidRPr="00D434E2">
        <w:rPr>
          <w:b/>
          <w:bCs/>
        </w:rPr>
        <w:t>Частота:</w:t>
      </w:r>
      <w:r w:rsidRPr="00D434E2">
        <w:t xml:space="preserve"> Автоматическое создание каждые 4 часа при активном использовании приложения.</w:t>
      </w:r>
    </w:p>
    <w:p w14:paraId="6DC55BF0" w14:textId="77777777" w:rsidR="00D434E2" w:rsidRPr="00D434E2" w:rsidRDefault="00D434E2" w:rsidP="00D434E2">
      <w:pPr>
        <w:numPr>
          <w:ilvl w:val="0"/>
          <w:numId w:val="121"/>
        </w:numPr>
      </w:pPr>
      <w:r w:rsidRPr="00D434E2">
        <w:rPr>
          <w:b/>
          <w:bCs/>
        </w:rPr>
        <w:t>Хранение:</w:t>
      </w:r>
      <w:r w:rsidRPr="00D434E2">
        <w:t xml:space="preserve"> Последние 7 версий в зашифрованном формате в директории /GlubLink/</w:t>
      </w:r>
      <w:proofErr w:type="spellStart"/>
      <w:r w:rsidRPr="00D434E2">
        <w:t>backups</w:t>
      </w:r>
      <w:proofErr w:type="spellEnd"/>
      <w:r w:rsidRPr="00D434E2">
        <w:t>/</w:t>
      </w:r>
      <w:proofErr w:type="spellStart"/>
      <w:r w:rsidRPr="00D434E2">
        <w:t>local</w:t>
      </w:r>
      <w:proofErr w:type="spellEnd"/>
      <w:r w:rsidRPr="00D434E2">
        <w:t>/.</w:t>
      </w:r>
    </w:p>
    <w:p w14:paraId="4764ECFD" w14:textId="77777777" w:rsidR="00D434E2" w:rsidRPr="00D434E2" w:rsidRDefault="00D434E2" w:rsidP="00D434E2">
      <w:pPr>
        <w:numPr>
          <w:ilvl w:val="0"/>
          <w:numId w:val="121"/>
        </w:numPr>
      </w:pPr>
      <w:r w:rsidRPr="00D434E2">
        <w:rPr>
          <w:b/>
          <w:bCs/>
        </w:rPr>
        <w:t>Содержимое архива:</w:t>
      </w:r>
    </w:p>
    <w:p w14:paraId="05E487D8" w14:textId="77777777" w:rsidR="00D434E2" w:rsidRPr="00D434E2" w:rsidRDefault="00D434E2" w:rsidP="00D434E2">
      <w:pPr>
        <w:numPr>
          <w:ilvl w:val="1"/>
          <w:numId w:val="121"/>
        </w:numPr>
      </w:pPr>
      <w:r w:rsidRPr="00D434E2">
        <w:t xml:space="preserve">Полная копия базы данных </w:t>
      </w:r>
      <w:proofErr w:type="spellStart"/>
      <w:r w:rsidRPr="00D434E2">
        <w:t>Isar</w:t>
      </w:r>
      <w:proofErr w:type="spellEnd"/>
      <w:r w:rsidRPr="00D434E2">
        <w:t xml:space="preserve"> (зашифрована)</w:t>
      </w:r>
    </w:p>
    <w:p w14:paraId="2B3C2C75" w14:textId="77777777" w:rsidR="00D434E2" w:rsidRPr="00D434E2" w:rsidRDefault="00D434E2" w:rsidP="00D434E2">
      <w:pPr>
        <w:numPr>
          <w:ilvl w:val="1"/>
          <w:numId w:val="121"/>
        </w:numPr>
      </w:pPr>
      <w:r w:rsidRPr="00D434E2">
        <w:t>Файл настроек пользователя</w:t>
      </w:r>
    </w:p>
    <w:p w14:paraId="3E8246D1" w14:textId="77777777" w:rsidR="00D434E2" w:rsidRPr="00D434E2" w:rsidRDefault="00D434E2" w:rsidP="00D434E2">
      <w:pPr>
        <w:numPr>
          <w:ilvl w:val="1"/>
          <w:numId w:val="121"/>
        </w:numPr>
      </w:pPr>
      <w:r w:rsidRPr="00D434E2">
        <w:t>Локальная база переводов тегов</w:t>
      </w:r>
    </w:p>
    <w:p w14:paraId="26E39040" w14:textId="77777777" w:rsidR="00D434E2" w:rsidRPr="00D434E2" w:rsidRDefault="00D434E2" w:rsidP="00D434E2">
      <w:pPr>
        <w:numPr>
          <w:ilvl w:val="1"/>
          <w:numId w:val="121"/>
        </w:numPr>
      </w:pPr>
      <w:r w:rsidRPr="00D434E2">
        <w:t xml:space="preserve">Журнал изменений (Change </w:t>
      </w:r>
      <w:proofErr w:type="spellStart"/>
      <w:r w:rsidRPr="00D434E2">
        <w:t>Log</w:t>
      </w:r>
      <w:proofErr w:type="spellEnd"/>
      <w:r w:rsidRPr="00D434E2">
        <w:t>) за период</w:t>
      </w:r>
    </w:p>
    <w:p w14:paraId="0321B64E" w14:textId="77777777" w:rsidR="00D434E2" w:rsidRPr="00D434E2" w:rsidRDefault="00D434E2" w:rsidP="00D434E2">
      <w:pPr>
        <w:numPr>
          <w:ilvl w:val="1"/>
          <w:numId w:val="121"/>
        </w:numPr>
      </w:pPr>
      <w:r w:rsidRPr="00D434E2">
        <w:t>Манифест с метаданными: версия схемы, контрольные суммы, список устройств</w:t>
      </w:r>
    </w:p>
    <w:p w14:paraId="3F5B73A7" w14:textId="77777777" w:rsidR="00D434E2" w:rsidRPr="00D434E2" w:rsidRDefault="00D434E2" w:rsidP="00D434E2">
      <w:pPr>
        <w:numPr>
          <w:ilvl w:val="0"/>
          <w:numId w:val="121"/>
        </w:numPr>
      </w:pPr>
      <w:r w:rsidRPr="00D434E2">
        <w:rPr>
          <w:b/>
          <w:bCs/>
        </w:rPr>
        <w:t>Восстановление:</w:t>
      </w:r>
      <w:r w:rsidRPr="00D434E2">
        <w:t xml:space="preserve"> Пользователь может выбрать любую из сохранённых версий для отката. Процесс включает проверку целостности, миграцию схемы при необходимости и атомарную замену активной БД.</w:t>
      </w:r>
    </w:p>
    <w:p w14:paraId="327092AE" w14:textId="77777777" w:rsidR="00D434E2" w:rsidRPr="00D434E2" w:rsidRDefault="00D434E2" w:rsidP="00D434E2">
      <w:r w:rsidRPr="00D434E2">
        <w:rPr>
          <w:b/>
          <w:bCs/>
        </w:rPr>
        <w:t>Облачные бэкапы (опциональные):</w:t>
      </w:r>
    </w:p>
    <w:p w14:paraId="23B7F2DB" w14:textId="77777777" w:rsidR="00D434E2" w:rsidRPr="00D434E2" w:rsidRDefault="00D434E2" w:rsidP="00D434E2">
      <w:pPr>
        <w:numPr>
          <w:ilvl w:val="0"/>
          <w:numId w:val="122"/>
        </w:numPr>
      </w:pPr>
      <w:r w:rsidRPr="00D434E2">
        <w:rPr>
          <w:b/>
          <w:bCs/>
        </w:rPr>
        <w:t>Активация</w:t>
      </w:r>
      <w:proofErr w:type="gramStart"/>
      <w:r w:rsidRPr="00D434E2">
        <w:rPr>
          <w:b/>
          <w:bCs/>
        </w:rPr>
        <w:t>:</w:t>
      </w:r>
      <w:r w:rsidRPr="00D434E2">
        <w:t xml:space="preserve"> Требует</w:t>
      </w:r>
      <w:proofErr w:type="gramEnd"/>
      <w:r w:rsidRPr="00D434E2">
        <w:t xml:space="preserve"> явного согласия пользователя и настройки облачного провайдера.</w:t>
      </w:r>
    </w:p>
    <w:p w14:paraId="62EC86A3" w14:textId="77777777" w:rsidR="00D434E2" w:rsidRPr="00D434E2" w:rsidRDefault="00D434E2" w:rsidP="00D434E2">
      <w:pPr>
        <w:numPr>
          <w:ilvl w:val="0"/>
          <w:numId w:val="122"/>
        </w:numPr>
      </w:pPr>
      <w:r w:rsidRPr="00D434E2">
        <w:rPr>
          <w:b/>
          <w:bCs/>
        </w:rPr>
        <w:t>Частота:</w:t>
      </w:r>
      <w:r w:rsidRPr="00D434E2">
        <w:t xml:space="preserve"> Раз в 24 часа или по запросу.</w:t>
      </w:r>
    </w:p>
    <w:p w14:paraId="26F5F535" w14:textId="77777777" w:rsidR="00D434E2" w:rsidRPr="00D434E2" w:rsidRDefault="00D434E2" w:rsidP="00D434E2">
      <w:pPr>
        <w:numPr>
          <w:ilvl w:val="0"/>
          <w:numId w:val="122"/>
        </w:numPr>
      </w:pPr>
      <w:r w:rsidRPr="00D434E2">
        <w:rPr>
          <w:b/>
          <w:bCs/>
        </w:rPr>
        <w:t>Шифрование:</w:t>
      </w:r>
      <w:r w:rsidRPr="00D434E2">
        <w:t xml:space="preserve"> Данные шифруются на устройстве ключом, производным от пароля пользователя (алгоритм PBKDF2). Облачный провайдер не имеет доступа к ключам.</w:t>
      </w:r>
    </w:p>
    <w:p w14:paraId="44CCAB80" w14:textId="77777777" w:rsidR="00D434E2" w:rsidRPr="00D434E2" w:rsidRDefault="00D434E2" w:rsidP="00D434E2">
      <w:pPr>
        <w:numPr>
          <w:ilvl w:val="0"/>
          <w:numId w:val="122"/>
        </w:numPr>
      </w:pPr>
      <w:r w:rsidRPr="00D434E2">
        <w:rPr>
          <w:b/>
          <w:bCs/>
        </w:rPr>
        <w:t>Хранение:</w:t>
      </w:r>
      <w:r w:rsidRPr="00D434E2">
        <w:t xml:space="preserve"> 30 дней в облаке с автоматической ротацией.</w:t>
      </w:r>
    </w:p>
    <w:p w14:paraId="7ADC1EA5" w14:textId="77777777" w:rsidR="00D434E2" w:rsidRPr="00D434E2" w:rsidRDefault="00D434E2" w:rsidP="00D434E2">
      <w:pPr>
        <w:numPr>
          <w:ilvl w:val="0"/>
          <w:numId w:val="122"/>
        </w:numPr>
      </w:pPr>
      <w:r w:rsidRPr="00D434E2">
        <w:rPr>
          <w:b/>
          <w:bCs/>
        </w:rPr>
        <w:lastRenderedPageBreak/>
        <w:t>Восстановление</w:t>
      </w:r>
      <w:proofErr w:type="gramStart"/>
      <w:r w:rsidRPr="00D434E2">
        <w:rPr>
          <w:b/>
          <w:bCs/>
        </w:rPr>
        <w:t>:</w:t>
      </w:r>
      <w:r w:rsidRPr="00D434E2">
        <w:t xml:space="preserve"> Доступно</w:t>
      </w:r>
      <w:proofErr w:type="gramEnd"/>
      <w:r w:rsidRPr="00D434E2">
        <w:t xml:space="preserve"> с любого устройства после аутентификации. Процесс включает загрузку архива, расшифровку, валидацию и применение.</w:t>
      </w:r>
    </w:p>
    <w:p w14:paraId="69909547" w14:textId="77777777" w:rsidR="00D434E2" w:rsidRPr="00D434E2" w:rsidRDefault="00D434E2" w:rsidP="00D434E2">
      <w:r w:rsidRPr="00D434E2">
        <w:rPr>
          <w:b/>
          <w:bCs/>
        </w:rPr>
        <w:t>Экспорт данных (ручной):</w:t>
      </w:r>
    </w:p>
    <w:p w14:paraId="6ABBB003" w14:textId="77777777" w:rsidR="00D434E2" w:rsidRPr="00D434E2" w:rsidRDefault="00D434E2" w:rsidP="00D434E2">
      <w:pPr>
        <w:numPr>
          <w:ilvl w:val="0"/>
          <w:numId w:val="123"/>
        </w:numPr>
      </w:pPr>
      <w:r w:rsidRPr="00D434E2">
        <w:rPr>
          <w:b/>
          <w:bCs/>
        </w:rPr>
        <w:t>Форматы:</w:t>
      </w:r>
      <w:r w:rsidRPr="00D434E2">
        <w:t xml:space="preserve"> Зашифрованный ZIP-архив или открытый JSON (на выбор пользователя).</w:t>
      </w:r>
    </w:p>
    <w:p w14:paraId="3D5C6085" w14:textId="77777777" w:rsidR="00D434E2" w:rsidRPr="00D434E2" w:rsidRDefault="00D434E2" w:rsidP="00D434E2">
      <w:pPr>
        <w:numPr>
          <w:ilvl w:val="0"/>
          <w:numId w:val="123"/>
        </w:numPr>
      </w:pPr>
      <w:r w:rsidRPr="00D434E2">
        <w:rPr>
          <w:b/>
          <w:bCs/>
        </w:rPr>
        <w:t>Содержимое:</w:t>
      </w:r>
      <w:r w:rsidRPr="00D434E2">
        <w:t xml:space="preserve"> Полная копия всех пользовательских данных без системных метаданных.</w:t>
      </w:r>
    </w:p>
    <w:p w14:paraId="1BEFAAB5" w14:textId="77777777" w:rsidR="00D434E2" w:rsidRPr="00D434E2" w:rsidRDefault="00D434E2" w:rsidP="00D434E2">
      <w:pPr>
        <w:numPr>
          <w:ilvl w:val="0"/>
          <w:numId w:val="123"/>
        </w:numPr>
      </w:pPr>
      <w:r w:rsidRPr="00D434E2">
        <w:rPr>
          <w:b/>
          <w:bCs/>
        </w:rPr>
        <w:t>Назначение:</w:t>
      </w:r>
      <w:r w:rsidRPr="00D434E2">
        <w:t xml:space="preserve"> Перенос коллекции на новое устройство, архивация, предоставление данных третьим лицам по запросу.</w:t>
      </w:r>
    </w:p>
    <w:p w14:paraId="547493CE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8.5 Интеграция с внешними сервисами</w:t>
      </w:r>
    </w:p>
    <w:p w14:paraId="17572C91" w14:textId="77777777" w:rsidR="00D434E2" w:rsidRPr="00D434E2" w:rsidRDefault="00D434E2" w:rsidP="00D434E2">
      <w:r w:rsidRPr="00D434E2">
        <w:t>GlubLink поддерживает опциональную интеграцию с внешними сервисами для расширения функциональности. Все интеграции проектируются с соблюдением принципа минимальных привилегий.</w:t>
      </w:r>
    </w:p>
    <w:p w14:paraId="06556B47" w14:textId="77777777" w:rsidR="00D434E2" w:rsidRPr="00D434E2" w:rsidRDefault="00D434E2" w:rsidP="00D434E2">
      <w:r w:rsidRPr="00D434E2">
        <w:rPr>
          <w:b/>
          <w:bCs/>
        </w:rPr>
        <w:t>Telegram-бот для уведомлений:</w:t>
      </w:r>
    </w:p>
    <w:p w14:paraId="160149E7" w14:textId="77777777" w:rsidR="00D434E2" w:rsidRPr="00D434E2" w:rsidRDefault="00D434E2" w:rsidP="00D434E2">
      <w:pPr>
        <w:numPr>
          <w:ilvl w:val="0"/>
          <w:numId w:val="124"/>
        </w:numPr>
      </w:pPr>
      <w:r w:rsidRPr="00D434E2">
        <w:rPr>
          <w:b/>
          <w:bCs/>
        </w:rPr>
        <w:t>Функционал:</w:t>
      </w:r>
    </w:p>
    <w:p w14:paraId="4A7CE4DB" w14:textId="77777777" w:rsidR="00D434E2" w:rsidRPr="00D434E2" w:rsidRDefault="00D434E2" w:rsidP="00D434E2">
      <w:pPr>
        <w:numPr>
          <w:ilvl w:val="1"/>
          <w:numId w:val="124"/>
        </w:numPr>
      </w:pPr>
      <w:r w:rsidRPr="00D434E2">
        <w:t>Уведомления о статусе синхронизации («Синхронизировано», «Ошибка», «Ожидание»)</w:t>
      </w:r>
    </w:p>
    <w:p w14:paraId="34647968" w14:textId="77777777" w:rsidR="00D434E2" w:rsidRPr="00D434E2" w:rsidRDefault="00D434E2" w:rsidP="00D434E2">
      <w:pPr>
        <w:numPr>
          <w:ilvl w:val="1"/>
          <w:numId w:val="124"/>
        </w:numPr>
      </w:pPr>
      <w:r w:rsidRPr="00D434E2">
        <w:t>Статистика коллекции по запросу (/</w:t>
      </w:r>
      <w:proofErr w:type="spellStart"/>
      <w:r w:rsidRPr="00D434E2">
        <w:t>stats</w:t>
      </w:r>
      <w:proofErr w:type="spellEnd"/>
      <w:r w:rsidRPr="00D434E2">
        <w:t>)</w:t>
      </w:r>
    </w:p>
    <w:p w14:paraId="0D924813" w14:textId="77777777" w:rsidR="00D434E2" w:rsidRPr="00D434E2" w:rsidRDefault="00D434E2" w:rsidP="00D434E2">
      <w:pPr>
        <w:numPr>
          <w:ilvl w:val="1"/>
          <w:numId w:val="124"/>
        </w:numPr>
      </w:pPr>
      <w:r w:rsidRPr="00D434E2">
        <w:t>Удалённый запуск синхронизации (/</w:t>
      </w:r>
      <w:proofErr w:type="spellStart"/>
      <w:r w:rsidRPr="00D434E2">
        <w:t>sync</w:t>
      </w:r>
      <w:proofErr w:type="spellEnd"/>
      <w:r w:rsidRPr="00D434E2">
        <w:t>) для владельцев</w:t>
      </w:r>
    </w:p>
    <w:p w14:paraId="3FE3CAB5" w14:textId="77777777" w:rsidR="00D434E2" w:rsidRPr="00D434E2" w:rsidRDefault="00D434E2" w:rsidP="00D434E2">
      <w:pPr>
        <w:numPr>
          <w:ilvl w:val="1"/>
          <w:numId w:val="124"/>
        </w:numPr>
      </w:pPr>
      <w:r w:rsidRPr="00D434E2">
        <w:t>Создание и отправка ссылки на свежий бэкап (/</w:t>
      </w:r>
      <w:proofErr w:type="spellStart"/>
      <w:r w:rsidRPr="00D434E2">
        <w:t>backup</w:t>
      </w:r>
      <w:proofErr w:type="spellEnd"/>
      <w:r w:rsidRPr="00D434E2">
        <w:t>) для доверенных пользователей</w:t>
      </w:r>
    </w:p>
    <w:p w14:paraId="20E45860" w14:textId="77777777" w:rsidR="00D434E2" w:rsidRPr="00D434E2" w:rsidRDefault="00D434E2" w:rsidP="00D434E2">
      <w:pPr>
        <w:numPr>
          <w:ilvl w:val="1"/>
          <w:numId w:val="124"/>
        </w:numPr>
      </w:pPr>
      <w:r w:rsidRPr="00D434E2">
        <w:t>Управление подпиской на уведомления (/</w:t>
      </w:r>
      <w:proofErr w:type="spellStart"/>
      <w:r w:rsidRPr="00D434E2">
        <w:t>alert</w:t>
      </w:r>
      <w:proofErr w:type="spellEnd"/>
      <w:r w:rsidRPr="00D434E2">
        <w:t xml:space="preserve"> </w:t>
      </w:r>
      <w:proofErr w:type="spellStart"/>
      <w:r w:rsidRPr="00D434E2">
        <w:t>on</w:t>
      </w:r>
      <w:proofErr w:type="spellEnd"/>
      <w:r w:rsidRPr="00D434E2">
        <w:t>/</w:t>
      </w:r>
      <w:proofErr w:type="spellStart"/>
      <w:r w:rsidRPr="00D434E2">
        <w:t>off</w:t>
      </w:r>
      <w:proofErr w:type="spellEnd"/>
      <w:r w:rsidRPr="00D434E2">
        <w:t>)</w:t>
      </w:r>
    </w:p>
    <w:p w14:paraId="731F0D73" w14:textId="77777777" w:rsidR="00D434E2" w:rsidRPr="00D434E2" w:rsidRDefault="00D434E2" w:rsidP="00D434E2">
      <w:pPr>
        <w:numPr>
          <w:ilvl w:val="0"/>
          <w:numId w:val="124"/>
        </w:numPr>
      </w:pPr>
      <w:r w:rsidRPr="00D434E2">
        <w:rPr>
          <w:b/>
          <w:bCs/>
        </w:rPr>
        <w:t>Безопасность:</w:t>
      </w:r>
    </w:p>
    <w:p w14:paraId="0953E5EC" w14:textId="77777777" w:rsidR="00D434E2" w:rsidRPr="00D434E2" w:rsidRDefault="00D434E2" w:rsidP="00D434E2">
      <w:pPr>
        <w:numPr>
          <w:ilvl w:val="1"/>
          <w:numId w:val="124"/>
        </w:numPr>
      </w:pPr>
      <w:r w:rsidRPr="00D434E2">
        <w:t xml:space="preserve">Токен бота хранится в Windows </w:t>
      </w:r>
      <w:proofErr w:type="spellStart"/>
      <w:r w:rsidRPr="00D434E2">
        <w:t>Credential</w:t>
      </w:r>
      <w:proofErr w:type="spellEnd"/>
      <w:r w:rsidRPr="00D434E2">
        <w:t xml:space="preserve"> </w:t>
      </w:r>
      <w:proofErr w:type="spellStart"/>
      <w:r w:rsidRPr="00D434E2">
        <w:t>Locker</w:t>
      </w:r>
      <w:proofErr w:type="spellEnd"/>
      <w:r w:rsidRPr="00D434E2">
        <w:t>, не в коде приложения</w:t>
      </w:r>
    </w:p>
    <w:p w14:paraId="72A84CFF" w14:textId="77777777" w:rsidR="00D434E2" w:rsidRPr="00D434E2" w:rsidRDefault="00D434E2" w:rsidP="00D434E2">
      <w:pPr>
        <w:numPr>
          <w:ilvl w:val="1"/>
          <w:numId w:val="124"/>
        </w:numPr>
      </w:pPr>
      <w:r w:rsidRPr="00D434E2">
        <w:t>Команды, изменяющие данные (/</w:t>
      </w:r>
      <w:proofErr w:type="spellStart"/>
      <w:r w:rsidRPr="00D434E2">
        <w:t>backup</w:t>
      </w:r>
      <w:proofErr w:type="spellEnd"/>
      <w:r w:rsidRPr="00D434E2">
        <w:t>, /</w:t>
      </w:r>
      <w:proofErr w:type="spellStart"/>
      <w:r w:rsidRPr="00D434E2">
        <w:t>restore</w:t>
      </w:r>
      <w:proofErr w:type="spellEnd"/>
      <w:r w:rsidRPr="00D434E2">
        <w:t>), требуют подтверждения</w:t>
      </w:r>
    </w:p>
    <w:p w14:paraId="3D9ED0AB" w14:textId="77777777" w:rsidR="00D434E2" w:rsidRPr="00D434E2" w:rsidRDefault="00D434E2" w:rsidP="00D434E2">
      <w:pPr>
        <w:numPr>
          <w:ilvl w:val="1"/>
          <w:numId w:val="124"/>
        </w:numPr>
      </w:pPr>
      <w:r w:rsidRPr="00D434E2">
        <w:t xml:space="preserve">Все </w:t>
      </w:r>
      <w:proofErr w:type="spellStart"/>
      <w:r w:rsidRPr="00D434E2">
        <w:t>вебхуки</w:t>
      </w:r>
      <w:proofErr w:type="spellEnd"/>
      <w:r w:rsidRPr="00D434E2">
        <w:t xml:space="preserve"> подписываются HMAC-SHA256 для проверки подлинности</w:t>
      </w:r>
    </w:p>
    <w:p w14:paraId="10B7F7AE" w14:textId="77777777" w:rsidR="00D434E2" w:rsidRPr="00D434E2" w:rsidRDefault="00D434E2" w:rsidP="00D434E2">
      <w:pPr>
        <w:numPr>
          <w:ilvl w:val="1"/>
          <w:numId w:val="124"/>
        </w:numPr>
      </w:pPr>
      <w:r w:rsidRPr="00D434E2">
        <w:t xml:space="preserve">Rate </w:t>
      </w:r>
      <w:proofErr w:type="spellStart"/>
      <w:r w:rsidRPr="00D434E2">
        <w:t>limiting</w:t>
      </w:r>
      <w:proofErr w:type="spellEnd"/>
      <w:r w:rsidRPr="00D434E2">
        <w:t>: /</w:t>
      </w:r>
      <w:proofErr w:type="spellStart"/>
      <w:r w:rsidRPr="00D434E2">
        <w:t>sync</w:t>
      </w:r>
      <w:proofErr w:type="spellEnd"/>
      <w:r w:rsidRPr="00D434E2">
        <w:t xml:space="preserve"> — не чаще 1 раза в минуту, /</w:t>
      </w:r>
      <w:proofErr w:type="spellStart"/>
      <w:r w:rsidRPr="00D434E2">
        <w:t>backup</w:t>
      </w:r>
      <w:proofErr w:type="spellEnd"/>
      <w:r w:rsidRPr="00D434E2">
        <w:t xml:space="preserve"> — не чаще 1 раза в час</w:t>
      </w:r>
    </w:p>
    <w:p w14:paraId="7CA59397" w14:textId="77777777" w:rsidR="00D434E2" w:rsidRPr="00D434E2" w:rsidRDefault="00D434E2" w:rsidP="00D434E2">
      <w:r w:rsidRPr="00D434E2">
        <w:rPr>
          <w:b/>
          <w:bCs/>
        </w:rPr>
        <w:t>Облачные хранилища (синхронизация):</w:t>
      </w:r>
    </w:p>
    <w:p w14:paraId="771C0FB3" w14:textId="77777777" w:rsidR="00D434E2" w:rsidRPr="00D434E2" w:rsidRDefault="00D434E2" w:rsidP="00D434E2">
      <w:pPr>
        <w:numPr>
          <w:ilvl w:val="0"/>
          <w:numId w:val="125"/>
        </w:numPr>
      </w:pPr>
      <w:r w:rsidRPr="00D434E2">
        <w:rPr>
          <w:b/>
          <w:bCs/>
        </w:rPr>
        <w:t>Поддерживаемые провайдеры:</w:t>
      </w:r>
      <w:r w:rsidRPr="00D434E2">
        <w:t xml:space="preserve"> Google Drive, </w:t>
      </w:r>
      <w:proofErr w:type="spellStart"/>
      <w:r w:rsidRPr="00D434E2">
        <w:t>Dropbox</w:t>
      </w:r>
      <w:proofErr w:type="spellEnd"/>
      <w:r w:rsidRPr="00D434E2">
        <w:t xml:space="preserve">, </w:t>
      </w:r>
      <w:proofErr w:type="spellStart"/>
      <w:r w:rsidRPr="00D434E2">
        <w:t>WebDAV</w:t>
      </w:r>
      <w:proofErr w:type="spellEnd"/>
      <w:r w:rsidRPr="00D434E2">
        <w:t>-совместимые серверы.</w:t>
      </w:r>
    </w:p>
    <w:p w14:paraId="0A932C02" w14:textId="77777777" w:rsidR="00D434E2" w:rsidRPr="00D434E2" w:rsidRDefault="00D434E2" w:rsidP="00D434E2">
      <w:pPr>
        <w:numPr>
          <w:ilvl w:val="0"/>
          <w:numId w:val="125"/>
        </w:numPr>
      </w:pPr>
      <w:r w:rsidRPr="00D434E2">
        <w:rPr>
          <w:b/>
          <w:bCs/>
        </w:rPr>
        <w:lastRenderedPageBreak/>
        <w:t>Аутентификация:</w:t>
      </w:r>
      <w:r w:rsidRPr="00D434E2">
        <w:t xml:space="preserve"> </w:t>
      </w:r>
      <w:proofErr w:type="spellStart"/>
      <w:r w:rsidRPr="00D434E2">
        <w:t>OAuth</w:t>
      </w:r>
      <w:proofErr w:type="spellEnd"/>
      <w:r w:rsidRPr="00D434E2">
        <w:t xml:space="preserve"> 2.0 для публичных провайдеров, базовая аутентификация для </w:t>
      </w:r>
      <w:proofErr w:type="spellStart"/>
      <w:r w:rsidRPr="00D434E2">
        <w:t>WebDAV</w:t>
      </w:r>
      <w:proofErr w:type="spellEnd"/>
      <w:r w:rsidRPr="00D434E2">
        <w:t>.</w:t>
      </w:r>
    </w:p>
    <w:p w14:paraId="4B0C0472" w14:textId="77777777" w:rsidR="00D434E2" w:rsidRPr="00D434E2" w:rsidRDefault="00D434E2" w:rsidP="00D434E2">
      <w:pPr>
        <w:numPr>
          <w:ilvl w:val="0"/>
          <w:numId w:val="125"/>
        </w:numPr>
      </w:pPr>
      <w:r w:rsidRPr="00D434E2">
        <w:rPr>
          <w:b/>
          <w:bCs/>
        </w:rPr>
        <w:t>Синхронизация</w:t>
      </w:r>
      <w:proofErr w:type="gramStart"/>
      <w:r w:rsidRPr="00D434E2">
        <w:rPr>
          <w:b/>
          <w:bCs/>
        </w:rPr>
        <w:t>:</w:t>
      </w:r>
      <w:r w:rsidRPr="00D434E2">
        <w:t xml:space="preserve"> Только</w:t>
      </w:r>
      <w:proofErr w:type="gramEnd"/>
      <w:r w:rsidRPr="00D434E2">
        <w:t xml:space="preserve"> метаданные и дельта-изменения. Медиафайлы не загружаются в облако без явного запроса пользователя.</w:t>
      </w:r>
    </w:p>
    <w:p w14:paraId="27135A57" w14:textId="77777777" w:rsidR="00D434E2" w:rsidRPr="00D434E2" w:rsidRDefault="00D434E2" w:rsidP="00D434E2">
      <w:pPr>
        <w:numPr>
          <w:ilvl w:val="0"/>
          <w:numId w:val="125"/>
        </w:numPr>
      </w:pPr>
      <w:r w:rsidRPr="00D434E2">
        <w:rPr>
          <w:b/>
          <w:bCs/>
        </w:rPr>
        <w:t>Конфиденциальность:</w:t>
      </w:r>
      <w:r w:rsidRPr="00D434E2">
        <w:t xml:space="preserve"> Пользователь может выбрать, какие данные синхронизировать (только настройки, только теги, полная коллекция).</w:t>
      </w:r>
    </w:p>
    <w:p w14:paraId="2C7D75AD" w14:textId="77777777" w:rsidR="00D434E2" w:rsidRPr="00D434E2" w:rsidRDefault="00D434E2" w:rsidP="00D434E2">
      <w:r w:rsidRPr="00D434E2">
        <w:rPr>
          <w:b/>
          <w:bCs/>
        </w:rPr>
        <w:t>API для авто-тегирования (интеллект):</w:t>
      </w:r>
    </w:p>
    <w:p w14:paraId="64183EEB" w14:textId="77777777" w:rsidR="00D434E2" w:rsidRPr="00D434E2" w:rsidRDefault="00D434E2" w:rsidP="00D434E2">
      <w:pPr>
        <w:numPr>
          <w:ilvl w:val="0"/>
          <w:numId w:val="126"/>
        </w:numPr>
      </w:pPr>
      <w:r w:rsidRPr="00D434E2">
        <w:rPr>
          <w:b/>
          <w:bCs/>
        </w:rPr>
        <w:t>Источники:</w:t>
      </w:r>
      <w:r w:rsidRPr="00D434E2">
        <w:t xml:space="preserve"> e621 API (поиск по MD5), </w:t>
      </w:r>
      <w:proofErr w:type="spellStart"/>
      <w:r w:rsidRPr="00D434E2">
        <w:t>SauceNAO</w:t>
      </w:r>
      <w:proofErr w:type="spellEnd"/>
      <w:r w:rsidRPr="00D434E2">
        <w:t xml:space="preserve"> (</w:t>
      </w:r>
      <w:proofErr w:type="spellStart"/>
      <w:r w:rsidRPr="00D434E2">
        <w:t>reverse</w:t>
      </w:r>
      <w:proofErr w:type="spellEnd"/>
      <w:r w:rsidRPr="00D434E2">
        <w:t xml:space="preserve"> image </w:t>
      </w:r>
      <w:proofErr w:type="spellStart"/>
      <w:r w:rsidRPr="00D434E2">
        <w:t>search</w:t>
      </w:r>
      <w:proofErr w:type="spellEnd"/>
      <w:r w:rsidRPr="00D434E2">
        <w:t xml:space="preserve">), </w:t>
      </w:r>
      <w:proofErr w:type="spellStart"/>
      <w:r w:rsidRPr="00D434E2">
        <w:t>Qwen</w:t>
      </w:r>
      <w:proofErr w:type="spellEnd"/>
      <w:r w:rsidRPr="00D434E2">
        <w:t xml:space="preserve"> API (перевод и семантический анализ).</w:t>
      </w:r>
    </w:p>
    <w:p w14:paraId="1132ABBE" w14:textId="77777777" w:rsidR="00D434E2" w:rsidRPr="00D434E2" w:rsidRDefault="00D434E2" w:rsidP="00D434E2">
      <w:pPr>
        <w:numPr>
          <w:ilvl w:val="0"/>
          <w:numId w:val="126"/>
        </w:numPr>
      </w:pPr>
      <w:r w:rsidRPr="00D434E2">
        <w:rPr>
          <w:b/>
          <w:bCs/>
        </w:rPr>
        <w:t>Активация</w:t>
      </w:r>
      <w:proofErr w:type="gramStart"/>
      <w:r w:rsidRPr="00D434E2">
        <w:rPr>
          <w:b/>
          <w:bCs/>
        </w:rPr>
        <w:t>:</w:t>
      </w:r>
      <w:r w:rsidRPr="00D434E2">
        <w:t xml:space="preserve"> Только</w:t>
      </w:r>
      <w:proofErr w:type="gramEnd"/>
      <w:r w:rsidRPr="00D434E2">
        <w:t xml:space="preserve"> при включении функции авто-тегирования и с явного согласия пользователя.</w:t>
      </w:r>
    </w:p>
    <w:p w14:paraId="5FF360DA" w14:textId="77777777" w:rsidR="00D434E2" w:rsidRPr="00D434E2" w:rsidRDefault="00D434E2" w:rsidP="00D434E2">
      <w:pPr>
        <w:numPr>
          <w:ilvl w:val="0"/>
          <w:numId w:val="126"/>
        </w:numPr>
      </w:pPr>
      <w:r w:rsidRPr="00D434E2">
        <w:rPr>
          <w:b/>
          <w:bCs/>
        </w:rPr>
        <w:t xml:space="preserve">Rate </w:t>
      </w:r>
      <w:proofErr w:type="spellStart"/>
      <w:r w:rsidRPr="00D434E2">
        <w:rPr>
          <w:b/>
          <w:bCs/>
        </w:rPr>
        <w:t>Limiting</w:t>
      </w:r>
      <w:proofErr w:type="spellEnd"/>
      <w:r w:rsidRPr="00D434E2">
        <w:rPr>
          <w:b/>
          <w:bCs/>
        </w:rPr>
        <w:t>:</w:t>
      </w:r>
      <w:r w:rsidRPr="00D434E2">
        <w:t xml:space="preserve"> Строгое соблюдение лимитов провайдеров. При превышении — постановка запросов в очередь с экспоненциальной задержкой.</w:t>
      </w:r>
    </w:p>
    <w:p w14:paraId="16D77A51" w14:textId="77777777" w:rsidR="00D434E2" w:rsidRPr="00D434E2" w:rsidRDefault="00D434E2" w:rsidP="00D434E2">
      <w:pPr>
        <w:numPr>
          <w:ilvl w:val="0"/>
          <w:numId w:val="126"/>
        </w:numPr>
      </w:pPr>
      <w:r w:rsidRPr="00D434E2">
        <w:rPr>
          <w:b/>
          <w:bCs/>
        </w:rPr>
        <w:t>Кэширование:</w:t>
      </w:r>
      <w:r w:rsidRPr="00D434E2">
        <w:t xml:space="preserve"> Результаты внешних запросов сохраняются локально с указанием источника и срока жизни (TTL 90 дней).</w:t>
      </w:r>
    </w:p>
    <w:p w14:paraId="637C3736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8.6 Безопасность данных и шифрование</w:t>
      </w:r>
    </w:p>
    <w:p w14:paraId="2F5EFEE4" w14:textId="77777777" w:rsidR="00D434E2" w:rsidRPr="00D434E2" w:rsidRDefault="00D434E2" w:rsidP="00D434E2">
      <w:r w:rsidRPr="00D434E2">
        <w:t>Защита пользовательских данных реализуется на нескольких уровнях, обеспечивая конфиденциальность даже при компрометации одного из компонентов.</w:t>
      </w:r>
    </w:p>
    <w:p w14:paraId="6A65365C" w14:textId="77777777" w:rsidR="00D434E2" w:rsidRPr="00D434E2" w:rsidRDefault="00D434E2" w:rsidP="00D434E2">
      <w:r w:rsidRPr="00D434E2">
        <w:rPr>
          <w:b/>
          <w:bCs/>
        </w:rPr>
        <w:t>Шифрование на диске:</w:t>
      </w:r>
    </w:p>
    <w:p w14:paraId="47E356D7" w14:textId="77777777" w:rsidR="00D434E2" w:rsidRPr="00D434E2" w:rsidRDefault="00D434E2" w:rsidP="00D434E2">
      <w:pPr>
        <w:numPr>
          <w:ilvl w:val="0"/>
          <w:numId w:val="127"/>
        </w:numPr>
      </w:pPr>
      <w:r w:rsidRPr="00D434E2">
        <w:rPr>
          <w:b/>
          <w:bCs/>
        </w:rPr>
        <w:t>База данных:</w:t>
      </w:r>
      <w:r w:rsidRPr="00D434E2">
        <w:t xml:space="preserve"> Полная база </w:t>
      </w:r>
      <w:proofErr w:type="spellStart"/>
      <w:r w:rsidRPr="00D434E2">
        <w:t>Isar</w:t>
      </w:r>
      <w:proofErr w:type="spellEnd"/>
      <w:r w:rsidRPr="00D434E2">
        <w:t xml:space="preserve"> шифруется с использованием </w:t>
      </w:r>
      <w:proofErr w:type="spellStart"/>
      <w:r w:rsidRPr="00D434E2">
        <w:t>SQLCipher</w:t>
      </w:r>
      <w:proofErr w:type="spellEnd"/>
      <w:r w:rsidRPr="00D434E2">
        <w:t xml:space="preserve"> + AES-256. Ключ шифрования производный от пароля пользователя (алгоритм PBKDF2 с 100 000 итераций).</w:t>
      </w:r>
    </w:p>
    <w:p w14:paraId="778753C3" w14:textId="77777777" w:rsidR="00D434E2" w:rsidRPr="00D434E2" w:rsidRDefault="00D434E2" w:rsidP="00D434E2">
      <w:pPr>
        <w:numPr>
          <w:ilvl w:val="0"/>
          <w:numId w:val="127"/>
        </w:numPr>
      </w:pPr>
      <w:r w:rsidRPr="00D434E2">
        <w:rPr>
          <w:b/>
          <w:bCs/>
        </w:rPr>
        <w:t>Бэкапы:</w:t>
      </w:r>
      <w:r w:rsidRPr="00D434E2">
        <w:t xml:space="preserve"> Архивы бэкапов шифруются тем же ключом перед записью на диск или отправкой в облако.</w:t>
      </w:r>
    </w:p>
    <w:p w14:paraId="1DA561FE" w14:textId="77777777" w:rsidR="00D434E2" w:rsidRPr="00D434E2" w:rsidRDefault="00D434E2" w:rsidP="00D434E2">
      <w:pPr>
        <w:numPr>
          <w:ilvl w:val="0"/>
          <w:numId w:val="127"/>
        </w:numPr>
      </w:pPr>
      <w:r w:rsidRPr="00D434E2">
        <w:rPr>
          <w:b/>
          <w:bCs/>
        </w:rPr>
        <w:t>Управление ключами:</w:t>
      </w:r>
      <w:r w:rsidRPr="00D434E2">
        <w:t xml:space="preserve"> Мастер-ключ никогда не хранится в открытом виде. При каждом запуске приложение запрашивает пароль пользователя для расшифровки.</w:t>
      </w:r>
    </w:p>
    <w:p w14:paraId="6CAD1461" w14:textId="77777777" w:rsidR="00D434E2" w:rsidRPr="00D434E2" w:rsidRDefault="00D434E2" w:rsidP="00D434E2">
      <w:r w:rsidRPr="00D434E2">
        <w:rPr>
          <w:b/>
          <w:bCs/>
        </w:rPr>
        <w:t>Шифрование сетевого трафика:</w:t>
      </w:r>
    </w:p>
    <w:p w14:paraId="46F3B58A" w14:textId="77777777" w:rsidR="00D434E2" w:rsidRPr="00D434E2" w:rsidRDefault="00D434E2" w:rsidP="00D434E2">
      <w:pPr>
        <w:numPr>
          <w:ilvl w:val="0"/>
          <w:numId w:val="128"/>
        </w:numPr>
      </w:pPr>
      <w:r w:rsidRPr="00D434E2">
        <w:rPr>
          <w:b/>
          <w:bCs/>
        </w:rPr>
        <w:t>Транспортный уровень:</w:t>
      </w:r>
      <w:r w:rsidRPr="00D434E2">
        <w:t xml:space="preserve"> Все соединения используют TLS 1.3 с проверкой сертификатов.</w:t>
      </w:r>
    </w:p>
    <w:p w14:paraId="0E8842FB" w14:textId="77777777" w:rsidR="00D434E2" w:rsidRPr="00D434E2" w:rsidRDefault="00D434E2" w:rsidP="00D434E2">
      <w:pPr>
        <w:numPr>
          <w:ilvl w:val="0"/>
          <w:numId w:val="128"/>
        </w:numPr>
      </w:pPr>
      <w:r w:rsidRPr="00D434E2">
        <w:rPr>
          <w:b/>
          <w:bCs/>
        </w:rPr>
        <w:t>Сквозное шифрование:</w:t>
      </w:r>
      <w:r w:rsidRPr="00D434E2">
        <w:t xml:space="preserve"> Данные синхронизации шифруются на устройстве-отправителе и расшифровываются только на устройстве-получателе. Облачный сервер выступает только как транспорт, не имея доступа к содержимому.</w:t>
      </w:r>
    </w:p>
    <w:p w14:paraId="1C7E547A" w14:textId="77777777" w:rsidR="00D434E2" w:rsidRPr="00D434E2" w:rsidRDefault="00D434E2" w:rsidP="00D434E2">
      <w:pPr>
        <w:numPr>
          <w:ilvl w:val="0"/>
          <w:numId w:val="128"/>
        </w:numPr>
      </w:pPr>
      <w:r w:rsidRPr="00D434E2">
        <w:rPr>
          <w:b/>
          <w:bCs/>
        </w:rPr>
        <w:lastRenderedPageBreak/>
        <w:t>Ключевой обмен</w:t>
      </w:r>
      <w:proofErr w:type="gramStart"/>
      <w:r w:rsidRPr="00D434E2">
        <w:rPr>
          <w:b/>
          <w:bCs/>
        </w:rPr>
        <w:t>:</w:t>
      </w:r>
      <w:r w:rsidRPr="00D434E2">
        <w:t xml:space="preserve"> Используется</w:t>
      </w:r>
      <w:proofErr w:type="gramEnd"/>
      <w:r w:rsidRPr="00D434E2">
        <w:t xml:space="preserve"> алгоритм ECDH для безопасного обмена сессионными ключами между устройствами.</w:t>
      </w:r>
    </w:p>
    <w:p w14:paraId="357B9620" w14:textId="77777777" w:rsidR="00D434E2" w:rsidRPr="00D434E2" w:rsidRDefault="00D434E2" w:rsidP="00D434E2">
      <w:r w:rsidRPr="00D434E2">
        <w:rPr>
          <w:b/>
          <w:bCs/>
        </w:rPr>
        <w:t>Защита секретов:</w:t>
      </w:r>
    </w:p>
    <w:p w14:paraId="613B203E" w14:textId="77777777" w:rsidR="00D434E2" w:rsidRPr="00D434E2" w:rsidRDefault="00D434E2" w:rsidP="00D434E2">
      <w:pPr>
        <w:numPr>
          <w:ilvl w:val="0"/>
          <w:numId w:val="129"/>
        </w:numPr>
      </w:pPr>
      <w:r w:rsidRPr="00D434E2">
        <w:rPr>
          <w:b/>
          <w:bCs/>
        </w:rPr>
        <w:t>API-ключи и токены</w:t>
      </w:r>
      <w:proofErr w:type="gramStart"/>
      <w:r w:rsidRPr="00D434E2">
        <w:rPr>
          <w:b/>
          <w:bCs/>
        </w:rPr>
        <w:t>:</w:t>
      </w:r>
      <w:r w:rsidRPr="00D434E2">
        <w:t xml:space="preserve"> Хранятся</w:t>
      </w:r>
      <w:proofErr w:type="gramEnd"/>
      <w:r w:rsidRPr="00D434E2">
        <w:t xml:space="preserve"> в Windows </w:t>
      </w:r>
      <w:proofErr w:type="spellStart"/>
      <w:r w:rsidRPr="00D434E2">
        <w:t>Credential</w:t>
      </w:r>
      <w:proofErr w:type="spellEnd"/>
      <w:r w:rsidRPr="00D434E2">
        <w:t xml:space="preserve"> </w:t>
      </w:r>
      <w:proofErr w:type="spellStart"/>
      <w:r w:rsidRPr="00D434E2">
        <w:t>Locker</w:t>
      </w:r>
      <w:proofErr w:type="spellEnd"/>
      <w:r w:rsidRPr="00D434E2">
        <w:t xml:space="preserve"> с шифрованием через DPAPI. Доступ только после аутентификации пользователя в ОС.</w:t>
      </w:r>
    </w:p>
    <w:p w14:paraId="3450C377" w14:textId="77777777" w:rsidR="00D434E2" w:rsidRPr="00D434E2" w:rsidRDefault="00D434E2" w:rsidP="00D434E2">
      <w:pPr>
        <w:numPr>
          <w:ilvl w:val="0"/>
          <w:numId w:val="129"/>
        </w:numPr>
      </w:pPr>
      <w:r w:rsidRPr="00D434E2">
        <w:rPr>
          <w:b/>
          <w:bCs/>
        </w:rPr>
        <w:t>Пароли</w:t>
      </w:r>
      <w:proofErr w:type="gramStart"/>
      <w:r w:rsidRPr="00D434E2">
        <w:rPr>
          <w:b/>
          <w:bCs/>
        </w:rPr>
        <w:t>:</w:t>
      </w:r>
      <w:r w:rsidRPr="00D434E2">
        <w:t xml:space="preserve"> Никогда</w:t>
      </w:r>
      <w:proofErr w:type="gramEnd"/>
      <w:r w:rsidRPr="00D434E2">
        <w:t xml:space="preserve"> не </w:t>
      </w:r>
      <w:proofErr w:type="spellStart"/>
      <w:r w:rsidRPr="00D434E2">
        <w:t>логируются</w:t>
      </w:r>
      <w:proofErr w:type="spellEnd"/>
      <w:r w:rsidRPr="00D434E2">
        <w:t>, не передаются в аналитику, не хранятся в конфигурационных файлах.</w:t>
      </w:r>
    </w:p>
    <w:p w14:paraId="19677703" w14:textId="77777777" w:rsidR="00D434E2" w:rsidRPr="00D434E2" w:rsidRDefault="00D434E2" w:rsidP="00D434E2">
      <w:pPr>
        <w:numPr>
          <w:ilvl w:val="0"/>
          <w:numId w:val="129"/>
        </w:numPr>
      </w:pPr>
      <w:r w:rsidRPr="00D434E2">
        <w:rPr>
          <w:b/>
          <w:bCs/>
        </w:rPr>
        <w:t>Маскировка в логах:</w:t>
      </w:r>
      <w:r w:rsidRPr="00D434E2">
        <w:t xml:space="preserve"> Все чувствительные данные (пути к файлам, токены, персональные теги) автоматически маскируются перед записью в лог.</w:t>
      </w:r>
    </w:p>
    <w:p w14:paraId="314D6C35" w14:textId="77777777" w:rsidR="00D434E2" w:rsidRPr="00D434E2" w:rsidRDefault="00D434E2" w:rsidP="00D434E2">
      <w:r w:rsidRPr="00D434E2">
        <w:rPr>
          <w:b/>
          <w:bCs/>
        </w:rPr>
        <w:t>Аудит и логирование:</w:t>
      </w:r>
    </w:p>
    <w:p w14:paraId="023CF6FD" w14:textId="77777777" w:rsidR="00D434E2" w:rsidRPr="00D434E2" w:rsidRDefault="00D434E2" w:rsidP="00D434E2">
      <w:pPr>
        <w:numPr>
          <w:ilvl w:val="0"/>
          <w:numId w:val="130"/>
        </w:numPr>
      </w:pPr>
      <w:r w:rsidRPr="00D434E2">
        <w:rPr>
          <w:b/>
          <w:bCs/>
        </w:rPr>
        <w:t xml:space="preserve">Что </w:t>
      </w:r>
      <w:proofErr w:type="spellStart"/>
      <w:r w:rsidRPr="00D434E2">
        <w:rPr>
          <w:b/>
          <w:bCs/>
        </w:rPr>
        <w:t>логируется</w:t>
      </w:r>
      <w:proofErr w:type="spellEnd"/>
      <w:r w:rsidRPr="00D434E2">
        <w:rPr>
          <w:b/>
          <w:bCs/>
        </w:rPr>
        <w:t>:</w:t>
      </w:r>
      <w:r w:rsidRPr="00D434E2">
        <w:t xml:space="preserve"> События синхронизации, разрешения конфликтов, создания бэкапов, изменения прав доступа, ошибки аутентификации.</w:t>
      </w:r>
    </w:p>
    <w:p w14:paraId="77DBF131" w14:textId="77777777" w:rsidR="00D434E2" w:rsidRPr="00D434E2" w:rsidRDefault="00D434E2" w:rsidP="00D434E2">
      <w:pPr>
        <w:numPr>
          <w:ilvl w:val="0"/>
          <w:numId w:val="130"/>
        </w:numPr>
      </w:pPr>
      <w:r w:rsidRPr="00D434E2">
        <w:rPr>
          <w:b/>
          <w:bCs/>
        </w:rPr>
        <w:t xml:space="preserve">Что не </w:t>
      </w:r>
      <w:proofErr w:type="spellStart"/>
      <w:r w:rsidRPr="00D434E2">
        <w:rPr>
          <w:b/>
          <w:bCs/>
        </w:rPr>
        <w:t>логируется</w:t>
      </w:r>
      <w:proofErr w:type="spellEnd"/>
      <w:r w:rsidRPr="00D434E2">
        <w:rPr>
          <w:b/>
          <w:bCs/>
        </w:rPr>
        <w:t>:</w:t>
      </w:r>
      <w:r w:rsidRPr="00D434E2">
        <w:t xml:space="preserve"> Содержимое заметок и медиафайлов, пути к локальным файлам, пользовательские теги без хеширования, пароли и токены.</w:t>
      </w:r>
    </w:p>
    <w:p w14:paraId="4BC0E83A" w14:textId="77777777" w:rsidR="00D434E2" w:rsidRPr="00D434E2" w:rsidRDefault="00D434E2" w:rsidP="00D434E2">
      <w:pPr>
        <w:numPr>
          <w:ilvl w:val="0"/>
          <w:numId w:val="130"/>
        </w:numPr>
      </w:pPr>
      <w:r w:rsidRPr="00D434E2">
        <w:rPr>
          <w:b/>
          <w:bCs/>
        </w:rPr>
        <w:t>Ротация:</w:t>
      </w:r>
      <w:r w:rsidRPr="00D434E2">
        <w:t xml:space="preserve"> Логи хранятся 90 дней с автоматическим удалением устаревших записей. Критические ошибки сохраняются отдельно для расследования.</w:t>
      </w:r>
    </w:p>
    <w:p w14:paraId="4299DA8D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8.7 Обработка ошибок и деградация функциональности</w:t>
      </w:r>
    </w:p>
    <w:p w14:paraId="23623921" w14:textId="77777777" w:rsidR="00D434E2" w:rsidRPr="00D434E2" w:rsidRDefault="00D434E2" w:rsidP="00D434E2">
      <w:r w:rsidRPr="00D434E2">
        <w:t>Система синхронизации спроектирована с учётом возможных сбоев, обеспечивая работоспособность в любых условиях.</w:t>
      </w:r>
    </w:p>
    <w:p w14:paraId="0A365BAB" w14:textId="77777777" w:rsidR="00D434E2" w:rsidRPr="00D434E2" w:rsidRDefault="00D434E2" w:rsidP="00D434E2">
      <w:r w:rsidRPr="00D434E2">
        <w:rPr>
          <w:b/>
          <w:bCs/>
        </w:rPr>
        <w:t>Сценарии и реакции: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797"/>
        <w:gridCol w:w="2661"/>
        <w:gridCol w:w="2945"/>
      </w:tblGrid>
      <w:tr w:rsidR="00D434E2" w:rsidRPr="00D434E2" w14:paraId="766347AC" w14:textId="77777777" w:rsidTr="00D434E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26756D5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17B0D8F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Обнаружение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8C3FB2B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Реакция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18780C0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Интерфейс для пользователя</w:t>
            </w:r>
          </w:p>
        </w:tc>
      </w:tr>
      <w:tr w:rsidR="00D434E2" w:rsidRPr="00D434E2" w14:paraId="703EA97F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C1907D" w14:textId="77777777" w:rsidR="00D434E2" w:rsidRPr="00D434E2" w:rsidRDefault="00D434E2" w:rsidP="00D434E2">
            <w:r w:rsidRPr="00D434E2">
              <w:t>Потеря соединения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D0E0C0" w14:textId="77777777" w:rsidR="00D434E2" w:rsidRPr="00D434E2" w:rsidRDefault="00D434E2" w:rsidP="00D434E2">
            <w:r w:rsidRPr="00D434E2">
              <w:t>Таймаут запроса, ошибка сети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4B21AE" w14:textId="77777777" w:rsidR="00D434E2" w:rsidRPr="00D434E2" w:rsidRDefault="00D434E2" w:rsidP="00D434E2">
            <w:r w:rsidRPr="00D434E2">
              <w:t>Переключение в офлайн-режим, постановка изменений в очередь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E57FAD5" w14:textId="77777777" w:rsidR="00D434E2" w:rsidRPr="00D434E2" w:rsidRDefault="00D434E2" w:rsidP="00D434E2">
            <w:r w:rsidRPr="00D434E2">
              <w:t>Индикатор «</w:t>
            </w:r>
            <w:r w:rsidRPr="00D434E2">
              <w:rPr>
                <w:rFonts w:ascii="Segoe UI Emoji" w:hAnsi="Segoe UI Emoji" w:cs="Segoe UI Emoji"/>
              </w:rPr>
              <w:t>🌐</w:t>
            </w:r>
            <w:r w:rsidRPr="00D434E2">
              <w:t xml:space="preserve"> Офлайн» в строке состояния. Уведомление: «Работаю по кэшу, синхронизация возобновится при подключении»</w:t>
            </w:r>
          </w:p>
        </w:tc>
      </w:tr>
      <w:tr w:rsidR="00D434E2" w:rsidRPr="00D434E2" w14:paraId="467B796D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F97176" w14:textId="77777777" w:rsidR="00D434E2" w:rsidRPr="00D434E2" w:rsidRDefault="00D434E2" w:rsidP="00D434E2">
            <w:r w:rsidRPr="00D434E2">
              <w:t>Конфликт версий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828D51" w14:textId="77777777" w:rsidR="00D434E2" w:rsidRPr="00D434E2" w:rsidRDefault="00D434E2" w:rsidP="00D434E2">
            <w:r w:rsidRPr="00D434E2">
              <w:t>Несравнимые векторные часы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7420E9" w14:textId="77777777" w:rsidR="00D434E2" w:rsidRPr="00D434E2" w:rsidRDefault="00D434E2" w:rsidP="00D434E2">
            <w:r w:rsidRPr="00D434E2">
              <w:t>Автоматическое слияние по стратегии. При невозможности — пометка для ручного разбора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31F653B" w14:textId="77777777" w:rsidR="00D434E2" w:rsidRPr="00D434E2" w:rsidRDefault="00D434E2" w:rsidP="00D434E2">
            <w:r w:rsidRPr="00D434E2">
              <w:t>Уведомление: «Обнаружен конфликт в заметке "Идеи". [Просмотреть и решить] [Принять мою версию] [Принять удалённую]»</w:t>
            </w:r>
          </w:p>
        </w:tc>
      </w:tr>
      <w:tr w:rsidR="00D434E2" w:rsidRPr="00D434E2" w14:paraId="2EC419E7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9EE2125" w14:textId="77777777" w:rsidR="00D434E2" w:rsidRPr="00D434E2" w:rsidRDefault="00D434E2" w:rsidP="00D434E2">
            <w:r w:rsidRPr="00D434E2">
              <w:lastRenderedPageBreak/>
              <w:t>Переполнение квоты облака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F7A340E" w14:textId="77777777" w:rsidR="00D434E2" w:rsidRPr="00D434E2" w:rsidRDefault="00D434E2" w:rsidP="00D434E2">
            <w:r w:rsidRPr="00D434E2">
              <w:t>Ошибка 413/507 от провайдера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2BA59F" w14:textId="77777777" w:rsidR="00D434E2" w:rsidRPr="00D434E2" w:rsidRDefault="00D434E2" w:rsidP="00D434E2">
            <w:r w:rsidRPr="00D434E2">
              <w:t>Остановка синхронизации, предложение очистить кэш или перейти на локальный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B7DA8DE" w14:textId="77777777" w:rsidR="00D434E2" w:rsidRPr="00D434E2" w:rsidRDefault="00D434E2" w:rsidP="00D434E2">
            <w:r w:rsidRPr="00D434E2">
              <w:t>Модальное окно: «Недостаточно места в облаке. [Очистить кэш] [Перейти на локальный режим] [Купить место]»</w:t>
            </w:r>
          </w:p>
        </w:tc>
      </w:tr>
      <w:tr w:rsidR="00D434E2" w:rsidRPr="00D434E2" w14:paraId="18117A73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42270CF" w14:textId="77777777" w:rsidR="00D434E2" w:rsidRPr="00D434E2" w:rsidRDefault="00D434E2" w:rsidP="00D434E2">
            <w:r w:rsidRPr="00D434E2">
              <w:t>Повреждение 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4E9064" w14:textId="77777777" w:rsidR="00D434E2" w:rsidRPr="00D434E2" w:rsidRDefault="00D434E2" w:rsidP="00D434E2">
            <w:proofErr w:type="spellStart"/>
            <w:r w:rsidRPr="00D434E2">
              <w:t>Checksum</w:t>
            </w:r>
            <w:proofErr w:type="spellEnd"/>
            <w:r w:rsidRPr="00D434E2">
              <w:t xml:space="preserve"> </w:t>
            </w:r>
            <w:proofErr w:type="spellStart"/>
            <w:r w:rsidRPr="00D434E2">
              <w:t>mismatch</w:t>
            </w:r>
            <w:proofErr w:type="spellEnd"/>
            <w:r w:rsidRPr="00D434E2">
              <w:t xml:space="preserve"> при загрузке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90601F9" w14:textId="77777777" w:rsidR="00D434E2" w:rsidRPr="00D434E2" w:rsidRDefault="00D434E2" w:rsidP="00D434E2">
            <w:r w:rsidRPr="00D434E2">
              <w:t>Восстановление из последнего локального бэкапа. Если не удалось — создание чистой БД с импортом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686AFC2" w14:textId="77777777" w:rsidR="00D434E2" w:rsidRPr="00D434E2" w:rsidRDefault="00D434E2" w:rsidP="00D434E2">
            <w:r w:rsidRPr="00D434E2">
              <w:t>Уведомление: «База данных восстановлена из копии от [дата]. [Просмотреть лог] [Экспортировать данные]»</w:t>
            </w:r>
          </w:p>
        </w:tc>
      </w:tr>
      <w:tr w:rsidR="00D434E2" w:rsidRPr="00D434E2" w14:paraId="37255213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1934080" w14:textId="77777777" w:rsidR="00D434E2" w:rsidRPr="00D434E2" w:rsidRDefault="00D434E2" w:rsidP="00D434E2">
            <w:r w:rsidRPr="00D434E2">
              <w:t>Ошибка аутентификации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91E6D94" w14:textId="77777777" w:rsidR="00D434E2" w:rsidRPr="00D434E2" w:rsidRDefault="00D434E2" w:rsidP="00D434E2">
            <w:r w:rsidRPr="00D434E2">
              <w:t>401/403 от облачного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F5EA300" w14:textId="77777777" w:rsidR="00D434E2" w:rsidRPr="00D434E2" w:rsidRDefault="00D434E2" w:rsidP="00D434E2">
            <w:r w:rsidRPr="00D434E2">
              <w:t>Остановка синхронизации, запрос повторной авторизации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CA027D7" w14:textId="77777777" w:rsidR="00D434E2" w:rsidRPr="00D434E2" w:rsidRDefault="00D434E2" w:rsidP="00D434E2">
            <w:r w:rsidRPr="00D434E2">
              <w:t>Модальное окно: «Требуется повторная авторизация. [Войти] [Отключить синхронизацию]»</w:t>
            </w:r>
          </w:p>
        </w:tc>
      </w:tr>
    </w:tbl>
    <w:p w14:paraId="2DCA7D1E" w14:textId="77777777" w:rsidR="00D434E2" w:rsidRPr="00D434E2" w:rsidRDefault="00D434E2" w:rsidP="00D434E2">
      <w:r w:rsidRPr="00D434E2">
        <w:rPr>
          <w:b/>
          <w:bCs/>
        </w:rPr>
        <w:t>Принцип «Никогда не блокировать»:</w:t>
      </w:r>
    </w:p>
    <w:p w14:paraId="4C2EB60C" w14:textId="77777777" w:rsidR="00D434E2" w:rsidRPr="00D434E2" w:rsidRDefault="00D434E2" w:rsidP="00D434E2">
      <w:pPr>
        <w:numPr>
          <w:ilvl w:val="0"/>
          <w:numId w:val="131"/>
        </w:numPr>
      </w:pPr>
      <w:r w:rsidRPr="00D434E2">
        <w:t>Приложение всегда предлагает следующий шаг, даже при ошибке.</w:t>
      </w:r>
    </w:p>
    <w:p w14:paraId="370AD582" w14:textId="77777777" w:rsidR="00D434E2" w:rsidRPr="00D434E2" w:rsidRDefault="00D434E2" w:rsidP="00D434E2">
      <w:pPr>
        <w:numPr>
          <w:ilvl w:val="0"/>
          <w:numId w:val="131"/>
        </w:numPr>
      </w:pPr>
      <w:r w:rsidRPr="00D434E2">
        <w:t>Пример правильного сообщения: «Не удалось синхронизировать. Возможные причины: нет интернета → работаю офлайн; ошибка авторизации → [Войти]; квота исчерпана → [Очистить кэш]. [Повторить] [Отложить] [Подробнее]».</w:t>
      </w:r>
    </w:p>
    <w:p w14:paraId="35ADAC53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8.8 Жёсткие правила генерации кода (Синхронизация и данные)</w:t>
      </w:r>
    </w:p>
    <w:p w14:paraId="62B8CCA8" w14:textId="77777777" w:rsidR="00D434E2" w:rsidRPr="00D434E2" w:rsidRDefault="00D434E2" w:rsidP="00D434E2">
      <w:r w:rsidRPr="00D434E2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6690476F" w14:textId="77777777" w:rsidR="00D434E2" w:rsidRPr="00D434E2" w:rsidRDefault="00D434E2" w:rsidP="00D434E2">
      <w:pPr>
        <w:numPr>
          <w:ilvl w:val="0"/>
          <w:numId w:val="132"/>
        </w:numPr>
      </w:pPr>
      <w:r w:rsidRPr="00D434E2">
        <w:rPr>
          <w:b/>
          <w:bCs/>
        </w:rPr>
        <w:t>Единый источник состояния для синхронизации.</w:t>
      </w:r>
      <w:r w:rsidRPr="00D434E2">
        <w:t xml:space="preserve"> Все операции с данными (добавление, обновление, удаление) выполняются только через реактивный провайдер, который управляет очередью синхронизации. Запрещено дублировать логику отправки изменений в презентационном слое.</w:t>
      </w:r>
    </w:p>
    <w:p w14:paraId="48115793" w14:textId="77777777" w:rsidR="00D434E2" w:rsidRPr="00D434E2" w:rsidRDefault="00D434E2" w:rsidP="00D434E2">
      <w:pPr>
        <w:numPr>
          <w:ilvl w:val="0"/>
          <w:numId w:val="132"/>
        </w:numPr>
      </w:pPr>
      <w:r w:rsidRPr="00D434E2">
        <w:rPr>
          <w:b/>
          <w:bCs/>
        </w:rPr>
        <w:t>Строгая типизация векторных часов.</w:t>
      </w:r>
      <w:r w:rsidRPr="00D434E2">
        <w:t xml:space="preserve"> Векторные часы описываются через специализированный класс </w:t>
      </w:r>
      <w:proofErr w:type="spellStart"/>
      <w:r w:rsidRPr="00D434E2">
        <w:t>VectorClock</w:t>
      </w:r>
      <w:proofErr w:type="spellEnd"/>
      <w:r w:rsidRPr="00D434E2">
        <w:t xml:space="preserve"> с методами сравнения и слияния. Запрещено использовать </w:t>
      </w:r>
      <w:proofErr w:type="spellStart"/>
      <w:proofErr w:type="gramStart"/>
      <w:r w:rsidRPr="00D434E2">
        <w:t>Map</w:t>
      </w:r>
      <w:proofErr w:type="spellEnd"/>
      <w:r w:rsidRPr="00D434E2">
        <w:t>&lt;</w:t>
      </w:r>
      <w:proofErr w:type="spellStart"/>
      <w:proofErr w:type="gramEnd"/>
      <w:r w:rsidRPr="00D434E2">
        <w:t>String</w:t>
      </w:r>
      <w:proofErr w:type="spellEnd"/>
      <w:r w:rsidRPr="00D434E2">
        <w:t xml:space="preserve">, </w:t>
      </w:r>
      <w:proofErr w:type="spellStart"/>
      <w:r w:rsidRPr="00D434E2">
        <w:t>int</w:t>
      </w:r>
      <w:proofErr w:type="spellEnd"/>
      <w:r w:rsidRPr="00D434E2">
        <w:t>&gt; напрямую в бизнес-логике.</w:t>
      </w:r>
    </w:p>
    <w:p w14:paraId="5C596B9B" w14:textId="77777777" w:rsidR="00D434E2" w:rsidRPr="00D434E2" w:rsidRDefault="00D434E2" w:rsidP="00D434E2">
      <w:pPr>
        <w:numPr>
          <w:ilvl w:val="0"/>
          <w:numId w:val="132"/>
        </w:numPr>
      </w:pPr>
      <w:r w:rsidRPr="00D434E2">
        <w:rPr>
          <w:b/>
          <w:bCs/>
        </w:rPr>
        <w:t>Атомарность операций с БД.</w:t>
      </w:r>
      <w:r w:rsidRPr="00D434E2">
        <w:t xml:space="preserve"> Любое изменение, затрагивающее несколько таблиц или записей, выполняется в транзакции. При ошибке происходит полный откат, и пользователь получает понятное сообщение.</w:t>
      </w:r>
    </w:p>
    <w:p w14:paraId="6D8204E7" w14:textId="77777777" w:rsidR="00D434E2" w:rsidRPr="00D434E2" w:rsidRDefault="00D434E2" w:rsidP="00D434E2">
      <w:pPr>
        <w:numPr>
          <w:ilvl w:val="0"/>
          <w:numId w:val="132"/>
        </w:numPr>
      </w:pPr>
      <w:r w:rsidRPr="00D434E2">
        <w:rPr>
          <w:b/>
          <w:bCs/>
        </w:rPr>
        <w:lastRenderedPageBreak/>
        <w:t>Изоляция побочных эффектов.</w:t>
      </w:r>
      <w:r w:rsidRPr="00D434E2">
        <w:t xml:space="preserve"> Все сетевые запросы, работа с облачными API и шифрование инкапсулированы в репозиториях. Презентационный слой не импортирует пакеты сетевого взаимодействия или криптографии.</w:t>
      </w:r>
    </w:p>
    <w:p w14:paraId="30030BD4" w14:textId="77777777" w:rsidR="00D434E2" w:rsidRPr="00D434E2" w:rsidRDefault="00D434E2" w:rsidP="00D434E2">
      <w:pPr>
        <w:numPr>
          <w:ilvl w:val="0"/>
          <w:numId w:val="132"/>
        </w:numPr>
      </w:pPr>
      <w:r w:rsidRPr="00D434E2">
        <w:rPr>
          <w:b/>
          <w:bCs/>
        </w:rPr>
        <w:t>Реактивное обновление интерфейса.</w:t>
      </w:r>
      <w:r w:rsidRPr="00D434E2">
        <w:t xml:space="preserve"> Изменение статуса синхронизации (успех, ошибка, прогресс) автоматически уведомляет все подписанные виджеты. Запрещено ручное обновление через </w:t>
      </w:r>
      <w:proofErr w:type="spellStart"/>
      <w:r w:rsidRPr="00D434E2">
        <w:t>setState</w:t>
      </w:r>
      <w:proofErr w:type="spellEnd"/>
      <w:r w:rsidRPr="00D434E2">
        <w:t xml:space="preserve"> для статуса; только через реактивные провайдеры.</w:t>
      </w:r>
    </w:p>
    <w:p w14:paraId="7FE98BDE" w14:textId="77777777" w:rsidR="00D434E2" w:rsidRPr="00D434E2" w:rsidRDefault="00D434E2" w:rsidP="00D434E2">
      <w:pPr>
        <w:numPr>
          <w:ilvl w:val="0"/>
          <w:numId w:val="132"/>
        </w:numPr>
      </w:pPr>
      <w:r w:rsidRPr="00D434E2">
        <w:rPr>
          <w:b/>
          <w:bCs/>
        </w:rPr>
        <w:t>Шифрование на границе данных.</w:t>
      </w:r>
      <w:r w:rsidRPr="00D434E2">
        <w:t xml:space="preserve"> Все данные, покидающие устройство (синхронизация, бэкапы, экспорт), шифруются до передачи. Ключи шифрования никогда не передаются по сети и не </w:t>
      </w:r>
      <w:proofErr w:type="spellStart"/>
      <w:r w:rsidRPr="00D434E2">
        <w:t>логируются</w:t>
      </w:r>
      <w:proofErr w:type="spellEnd"/>
      <w:r w:rsidRPr="00D434E2">
        <w:t>.</w:t>
      </w:r>
    </w:p>
    <w:p w14:paraId="3DA7CB45" w14:textId="77777777" w:rsidR="00D434E2" w:rsidRPr="00D434E2" w:rsidRDefault="00D434E2" w:rsidP="00D434E2">
      <w:pPr>
        <w:numPr>
          <w:ilvl w:val="0"/>
          <w:numId w:val="132"/>
        </w:numPr>
      </w:pPr>
      <w:r w:rsidRPr="00D434E2">
        <w:rPr>
          <w:b/>
          <w:bCs/>
        </w:rPr>
        <w:t>Обработка ошибок на границе фичи.</w:t>
      </w:r>
      <w:r w:rsidRPr="00D434E2">
        <w:t xml:space="preserve"> Каждый модуль системы синхронизации имеет собственный обработчик исключений. Ошибки </w:t>
      </w:r>
      <w:proofErr w:type="spellStart"/>
      <w:r w:rsidRPr="00D434E2">
        <w:t>логируются</w:t>
      </w:r>
      <w:proofErr w:type="spellEnd"/>
      <w:r w:rsidRPr="00D434E2">
        <w:t>, преобразуются в пользовательские сообщения и не приводят к падению приложения.</w:t>
      </w:r>
    </w:p>
    <w:p w14:paraId="692DE736" w14:textId="77777777" w:rsidR="00D434E2" w:rsidRPr="00D434E2" w:rsidRDefault="00D434E2" w:rsidP="00D434E2">
      <w:pPr>
        <w:numPr>
          <w:ilvl w:val="0"/>
          <w:numId w:val="132"/>
        </w:numPr>
      </w:pPr>
      <w:r w:rsidRPr="00D434E2">
        <w:rPr>
          <w:b/>
          <w:bCs/>
        </w:rPr>
        <w:t>Доступность интерфейса синхронизации.</w:t>
      </w:r>
      <w:r w:rsidRPr="00D434E2">
        <w:t xml:space="preserve"> Все индикаторы статуса, кнопки управления и сообщения об ошибках содержат семантические метки, поддерживают навигацию с клавиатуры и имеют достаточную контрастность.</w:t>
      </w:r>
    </w:p>
    <w:p w14:paraId="3E2055B1" w14:textId="77777777" w:rsidR="00D434E2" w:rsidRDefault="00D434E2"/>
    <w:p w14:paraId="45B6CEDA" w14:textId="77777777" w:rsidR="00D434E2" w:rsidRDefault="00D434E2"/>
    <w:p w14:paraId="5165CC33" w14:textId="77777777" w:rsidR="00D434E2" w:rsidRPr="00D434E2" w:rsidRDefault="00D434E2" w:rsidP="00D434E2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t>📘</w:t>
      </w:r>
      <w:r w:rsidRPr="00D434E2">
        <w:rPr>
          <w:b/>
          <w:bCs/>
        </w:rPr>
        <w:t xml:space="preserve"> РАЗДЕЛ 9: ЗАМЕТКИ, СВЯЗИ И ИНТЕГРАЦИЯ ТЕКСТА С МЕДИА</w:t>
      </w:r>
    </w:p>
    <w:p w14:paraId="4957AAC7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9.1 Философия заметок: «Текст и визуал — единый организм»</w:t>
      </w:r>
    </w:p>
    <w:p w14:paraId="433F5D7F" w14:textId="77777777" w:rsidR="00D434E2" w:rsidRPr="00D434E2" w:rsidRDefault="00D434E2" w:rsidP="00D434E2">
      <w:r w:rsidRPr="00D434E2">
        <w:t>Заметки в GlubLink — это не отдельный модуль, а органичная часть единой модели контента. Текстовый блок может включать медиа, ссылки, теги и связи, создавая семантическую сеть знаний. Пользователь не переключается между «галереей» и «редактором» — он работает в едином пространстве, где текст и визуал равноправны.</w:t>
      </w:r>
    </w:p>
    <w:p w14:paraId="70F2BCBB" w14:textId="77777777" w:rsidR="00D434E2" w:rsidRPr="00D434E2" w:rsidRDefault="00D434E2" w:rsidP="00D434E2">
      <w:r w:rsidRPr="00D434E2">
        <w:rPr>
          <w:b/>
          <w:bCs/>
        </w:rPr>
        <w:t>Жёсткие мандаты:</w:t>
      </w:r>
    </w:p>
    <w:p w14:paraId="2B3F4BD8" w14:textId="77777777" w:rsidR="00D434E2" w:rsidRPr="00D434E2" w:rsidRDefault="00D434E2" w:rsidP="00D434E2">
      <w:pPr>
        <w:numPr>
          <w:ilvl w:val="0"/>
          <w:numId w:val="133"/>
        </w:numPr>
      </w:pPr>
      <w:r w:rsidRPr="00D434E2">
        <w:rPr>
          <w:b/>
          <w:bCs/>
        </w:rPr>
        <w:t>Единый интерфейс операций.</w:t>
      </w:r>
      <w:r w:rsidRPr="00D434E2">
        <w:t xml:space="preserve"> Добавление медиа в заметку, привязка тега, создание связи — все действия выполняются одинаково, независимо от типа блока.</w:t>
      </w:r>
    </w:p>
    <w:p w14:paraId="364D6553" w14:textId="77777777" w:rsidR="00D434E2" w:rsidRPr="00D434E2" w:rsidRDefault="00D434E2" w:rsidP="00D434E2">
      <w:pPr>
        <w:numPr>
          <w:ilvl w:val="0"/>
          <w:numId w:val="133"/>
        </w:numPr>
      </w:pPr>
      <w:r w:rsidRPr="00D434E2">
        <w:rPr>
          <w:b/>
          <w:bCs/>
        </w:rPr>
        <w:t>Контекстная интеграция.</w:t>
      </w:r>
      <w:r w:rsidRPr="00D434E2">
        <w:t xml:space="preserve"> Заметка, открытая в контексте медиа, автоматически получает ссылку на источник. Медиа, вставленное в заметку, сохраняет все свои метаданные и теги.</w:t>
      </w:r>
    </w:p>
    <w:p w14:paraId="52350269" w14:textId="77777777" w:rsidR="00D434E2" w:rsidRPr="00D434E2" w:rsidRDefault="00D434E2" w:rsidP="00D434E2">
      <w:pPr>
        <w:numPr>
          <w:ilvl w:val="0"/>
          <w:numId w:val="133"/>
        </w:numPr>
      </w:pPr>
      <w:r w:rsidRPr="00D434E2">
        <w:rPr>
          <w:b/>
          <w:bCs/>
        </w:rPr>
        <w:t>Нулевое трение при редактировании.</w:t>
      </w:r>
      <w:r w:rsidRPr="00D434E2">
        <w:t xml:space="preserve"> </w:t>
      </w:r>
      <w:proofErr w:type="spellStart"/>
      <w:r w:rsidRPr="00D434E2">
        <w:t>Автосохранение</w:t>
      </w:r>
      <w:proofErr w:type="spellEnd"/>
      <w:r w:rsidRPr="00D434E2">
        <w:t xml:space="preserve">, мгновенная предпросмотр ссылок, </w:t>
      </w:r>
      <w:proofErr w:type="spellStart"/>
      <w:r w:rsidRPr="00D434E2">
        <w:t>автодополнение</w:t>
      </w:r>
      <w:proofErr w:type="spellEnd"/>
      <w:r w:rsidRPr="00D434E2">
        <w:t xml:space="preserve"> тегов — всё работает без явных действий пользователя.</w:t>
      </w:r>
    </w:p>
    <w:p w14:paraId="56AA4724" w14:textId="77777777" w:rsidR="00D434E2" w:rsidRPr="00D434E2" w:rsidRDefault="00D434E2" w:rsidP="00D434E2">
      <w:pPr>
        <w:numPr>
          <w:ilvl w:val="0"/>
          <w:numId w:val="133"/>
        </w:numPr>
      </w:pPr>
      <w:r w:rsidRPr="00D434E2">
        <w:rPr>
          <w:b/>
          <w:bCs/>
        </w:rPr>
        <w:lastRenderedPageBreak/>
        <w:t>Обратимость изменений.</w:t>
      </w:r>
      <w:r w:rsidRPr="00D434E2">
        <w:t xml:space="preserve"> Любое изменение заметки (текст, вложения, связи) может быть отменено в пределах сессии или через историю версий.</w:t>
      </w:r>
    </w:p>
    <w:p w14:paraId="5D78177A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9.2 Архитектура редактора заметок</w:t>
      </w:r>
    </w:p>
    <w:p w14:paraId="632996A2" w14:textId="77777777" w:rsidR="00D434E2" w:rsidRPr="00D434E2" w:rsidRDefault="00D434E2" w:rsidP="00D434E2">
      <w:r w:rsidRPr="00D434E2">
        <w:t>Редактор строится по модульному принципу: ядро отвечает за хранение и синхронизацию текста, плагины — за расширение функциональности (медиа, ссылки, теги).</w:t>
      </w:r>
    </w:p>
    <w:p w14:paraId="4D84B398" w14:textId="77777777" w:rsidR="00D434E2" w:rsidRPr="00D434E2" w:rsidRDefault="00D434E2" w:rsidP="00D434E2">
      <w:r w:rsidRPr="00D434E2">
        <w:rPr>
          <w:b/>
          <w:bCs/>
        </w:rPr>
        <w:t>Слоистая структура:</w:t>
      </w:r>
    </w:p>
    <w:p w14:paraId="76EAB9E3" w14:textId="77777777" w:rsidR="00D434E2" w:rsidRPr="00D434E2" w:rsidRDefault="00D434E2" w:rsidP="00D434E2">
      <w:pPr>
        <w:numPr>
          <w:ilvl w:val="0"/>
          <w:numId w:val="134"/>
        </w:numPr>
      </w:pPr>
      <w:r w:rsidRPr="00D434E2">
        <w:rPr>
          <w:b/>
          <w:bCs/>
        </w:rPr>
        <w:t>Ядро (Core):</w:t>
      </w:r>
    </w:p>
    <w:p w14:paraId="25EA3A58" w14:textId="77777777" w:rsidR="00D434E2" w:rsidRPr="00D434E2" w:rsidRDefault="00D434E2" w:rsidP="00D434E2">
      <w:pPr>
        <w:numPr>
          <w:ilvl w:val="1"/>
          <w:numId w:val="134"/>
        </w:numPr>
      </w:pPr>
      <w:r w:rsidRPr="00D434E2">
        <w:t xml:space="preserve">Хранение текста в формате совместимом с </w:t>
      </w:r>
      <w:proofErr w:type="spellStart"/>
      <w:r w:rsidRPr="00D434E2">
        <w:t>Markdown</w:t>
      </w:r>
      <w:proofErr w:type="spellEnd"/>
      <w:r w:rsidRPr="00D434E2">
        <w:t xml:space="preserve"> (</w:t>
      </w:r>
      <w:proofErr w:type="spellStart"/>
      <w:r w:rsidRPr="00D434E2">
        <w:t>CommonMark</w:t>
      </w:r>
      <w:proofErr w:type="spellEnd"/>
      <w:r w:rsidRPr="00D434E2">
        <w:t xml:space="preserve"> + расширения).</w:t>
      </w:r>
    </w:p>
    <w:p w14:paraId="25CD05A2" w14:textId="77777777" w:rsidR="00D434E2" w:rsidRPr="00D434E2" w:rsidRDefault="00D434E2" w:rsidP="00D434E2">
      <w:pPr>
        <w:numPr>
          <w:ilvl w:val="1"/>
          <w:numId w:val="134"/>
        </w:numPr>
      </w:pPr>
      <w:r w:rsidRPr="00D434E2">
        <w:t>Управление курсором, выделением, историей изменений (</w:t>
      </w:r>
      <w:proofErr w:type="spellStart"/>
      <w:r w:rsidRPr="00D434E2">
        <w:t>undo</w:t>
      </w:r>
      <w:proofErr w:type="spellEnd"/>
      <w:r w:rsidRPr="00D434E2">
        <w:t>/</w:t>
      </w:r>
      <w:proofErr w:type="spellStart"/>
      <w:r w:rsidRPr="00D434E2">
        <w:t>redo</w:t>
      </w:r>
      <w:proofErr w:type="spellEnd"/>
      <w:r w:rsidRPr="00D434E2">
        <w:t>).</w:t>
      </w:r>
    </w:p>
    <w:p w14:paraId="455DCC27" w14:textId="77777777" w:rsidR="00D434E2" w:rsidRPr="00D434E2" w:rsidRDefault="00D434E2" w:rsidP="00D434E2">
      <w:pPr>
        <w:numPr>
          <w:ilvl w:val="1"/>
          <w:numId w:val="134"/>
        </w:numPr>
      </w:pPr>
      <w:proofErr w:type="spellStart"/>
      <w:r w:rsidRPr="00D434E2">
        <w:t>Автосохранение</w:t>
      </w:r>
      <w:proofErr w:type="spellEnd"/>
      <w:r w:rsidRPr="00D434E2">
        <w:t xml:space="preserve"> каждые 30 секунд или при потере фокуса.</w:t>
      </w:r>
    </w:p>
    <w:p w14:paraId="3A6DC5C4" w14:textId="77777777" w:rsidR="00D434E2" w:rsidRPr="00D434E2" w:rsidRDefault="00D434E2" w:rsidP="00D434E2">
      <w:pPr>
        <w:numPr>
          <w:ilvl w:val="0"/>
          <w:numId w:val="134"/>
        </w:numPr>
      </w:pPr>
      <w:r w:rsidRPr="00D434E2">
        <w:rPr>
          <w:b/>
          <w:bCs/>
        </w:rPr>
        <w:t>Слой рендеринга (</w:t>
      </w:r>
      <w:proofErr w:type="spellStart"/>
      <w:r w:rsidRPr="00D434E2">
        <w:rPr>
          <w:b/>
          <w:bCs/>
        </w:rPr>
        <w:t>Presentation</w:t>
      </w:r>
      <w:proofErr w:type="spellEnd"/>
      <w:r w:rsidRPr="00D434E2">
        <w:rPr>
          <w:b/>
          <w:bCs/>
        </w:rPr>
        <w:t>):</w:t>
      </w:r>
    </w:p>
    <w:p w14:paraId="2048C2A0" w14:textId="77777777" w:rsidR="00D434E2" w:rsidRPr="00D434E2" w:rsidRDefault="00D434E2" w:rsidP="00D434E2">
      <w:pPr>
        <w:numPr>
          <w:ilvl w:val="1"/>
          <w:numId w:val="134"/>
        </w:numPr>
      </w:pPr>
      <w:r w:rsidRPr="00D434E2">
        <w:t xml:space="preserve">Преобразование </w:t>
      </w:r>
      <w:proofErr w:type="spellStart"/>
      <w:r w:rsidRPr="00D434E2">
        <w:t>Markdown</w:t>
      </w:r>
      <w:proofErr w:type="spellEnd"/>
      <w:r w:rsidRPr="00D434E2">
        <w:t xml:space="preserve"> в визуальное представление в реальном времени.</w:t>
      </w:r>
    </w:p>
    <w:p w14:paraId="225F4679" w14:textId="77777777" w:rsidR="00D434E2" w:rsidRPr="00D434E2" w:rsidRDefault="00D434E2" w:rsidP="00D434E2">
      <w:pPr>
        <w:numPr>
          <w:ilvl w:val="1"/>
          <w:numId w:val="134"/>
        </w:numPr>
      </w:pPr>
      <w:r w:rsidRPr="00D434E2">
        <w:t>Поддержка синтаксиса: заголовки, списки, код, цитаты, таблицы, ссылки.</w:t>
      </w:r>
    </w:p>
    <w:p w14:paraId="3C1F5B56" w14:textId="77777777" w:rsidR="00D434E2" w:rsidRPr="00D434E2" w:rsidRDefault="00D434E2" w:rsidP="00D434E2">
      <w:pPr>
        <w:numPr>
          <w:ilvl w:val="1"/>
          <w:numId w:val="134"/>
        </w:numPr>
      </w:pPr>
      <w:proofErr w:type="spellStart"/>
      <w:r w:rsidRPr="00D434E2">
        <w:t>Инлайновые</w:t>
      </w:r>
      <w:proofErr w:type="spellEnd"/>
      <w:r w:rsidRPr="00D434E2">
        <w:t xml:space="preserve"> стили: </w:t>
      </w:r>
      <w:r w:rsidRPr="00D434E2">
        <w:rPr>
          <w:b/>
          <w:bCs/>
        </w:rPr>
        <w:t>жирный</w:t>
      </w:r>
      <w:r w:rsidRPr="00D434E2">
        <w:t xml:space="preserve">, </w:t>
      </w:r>
      <w:r w:rsidRPr="00D434E2">
        <w:rPr>
          <w:i/>
          <w:iCs/>
        </w:rPr>
        <w:t>курсив</w:t>
      </w:r>
      <w:r w:rsidRPr="00D434E2">
        <w:t xml:space="preserve">, код, </w:t>
      </w:r>
      <w:del w:id="0" w:author="Unknown">
        <w:r w:rsidRPr="00D434E2">
          <w:delText>зачёркнутый</w:delText>
        </w:r>
      </w:del>
      <w:r w:rsidRPr="00D434E2">
        <w:t>.</w:t>
      </w:r>
    </w:p>
    <w:p w14:paraId="19FFC1BE" w14:textId="77777777" w:rsidR="00D434E2" w:rsidRPr="00D434E2" w:rsidRDefault="00D434E2" w:rsidP="00D434E2">
      <w:pPr>
        <w:numPr>
          <w:ilvl w:val="0"/>
          <w:numId w:val="134"/>
        </w:numPr>
      </w:pPr>
      <w:r w:rsidRPr="00D434E2">
        <w:rPr>
          <w:b/>
          <w:bCs/>
        </w:rPr>
        <w:t>Слой расширений (</w:t>
      </w:r>
      <w:proofErr w:type="spellStart"/>
      <w:r w:rsidRPr="00D434E2">
        <w:rPr>
          <w:b/>
          <w:bCs/>
        </w:rPr>
        <w:t>Plugins</w:t>
      </w:r>
      <w:proofErr w:type="spellEnd"/>
      <w:r w:rsidRPr="00D434E2">
        <w:rPr>
          <w:b/>
          <w:bCs/>
        </w:rPr>
        <w:t>):</w:t>
      </w:r>
    </w:p>
    <w:p w14:paraId="03B86527" w14:textId="77777777" w:rsidR="00D434E2" w:rsidRPr="00D434E2" w:rsidRDefault="00D434E2" w:rsidP="00D434E2">
      <w:pPr>
        <w:numPr>
          <w:ilvl w:val="1"/>
          <w:numId w:val="134"/>
        </w:numPr>
      </w:pPr>
      <w:r w:rsidRPr="00D434E2">
        <w:rPr>
          <w:b/>
          <w:bCs/>
        </w:rPr>
        <w:t>Медиа-плагин:</w:t>
      </w:r>
      <w:r w:rsidRPr="00D434E2">
        <w:t xml:space="preserve"> Вставка превью изображений/видео с возможностью перехода к </w:t>
      </w:r>
      <w:proofErr w:type="spellStart"/>
      <w:r w:rsidRPr="00D434E2">
        <w:t>фуллскрину</w:t>
      </w:r>
      <w:proofErr w:type="spellEnd"/>
      <w:r w:rsidRPr="00D434E2">
        <w:t>.</w:t>
      </w:r>
    </w:p>
    <w:p w14:paraId="540D3573" w14:textId="77777777" w:rsidR="00D434E2" w:rsidRPr="00D434E2" w:rsidRDefault="00D434E2" w:rsidP="00D434E2">
      <w:pPr>
        <w:numPr>
          <w:ilvl w:val="1"/>
          <w:numId w:val="134"/>
        </w:numPr>
      </w:pPr>
      <w:r w:rsidRPr="00D434E2">
        <w:rPr>
          <w:b/>
          <w:bCs/>
        </w:rPr>
        <w:t>Ссылочный плагин:</w:t>
      </w:r>
      <w:r w:rsidRPr="00D434E2">
        <w:t xml:space="preserve"> </w:t>
      </w:r>
      <w:proofErr w:type="spellStart"/>
      <w:r w:rsidRPr="00D434E2">
        <w:t>Автопарсинг</w:t>
      </w:r>
      <w:proofErr w:type="spellEnd"/>
      <w:r w:rsidRPr="00D434E2">
        <w:t xml:space="preserve"> URL, предпросмотр метаданных страницы, проверка доступности.</w:t>
      </w:r>
    </w:p>
    <w:p w14:paraId="19C86408" w14:textId="77777777" w:rsidR="00D434E2" w:rsidRPr="00D434E2" w:rsidRDefault="00D434E2" w:rsidP="00D434E2">
      <w:pPr>
        <w:numPr>
          <w:ilvl w:val="1"/>
          <w:numId w:val="134"/>
        </w:numPr>
      </w:pPr>
      <w:r w:rsidRPr="00D434E2">
        <w:rPr>
          <w:b/>
          <w:bCs/>
        </w:rPr>
        <w:t>Тег-плагин:</w:t>
      </w:r>
      <w:r w:rsidRPr="00D434E2">
        <w:t xml:space="preserve"> </w:t>
      </w:r>
      <w:proofErr w:type="spellStart"/>
      <w:r w:rsidRPr="00D434E2">
        <w:t>Автодополнение</w:t>
      </w:r>
      <w:proofErr w:type="spellEnd"/>
      <w:r w:rsidRPr="00D434E2">
        <w:t xml:space="preserve"> тегов из пула, мгновенная привязка к блоку.</w:t>
      </w:r>
    </w:p>
    <w:p w14:paraId="37B245EC" w14:textId="77777777" w:rsidR="00D434E2" w:rsidRPr="00D434E2" w:rsidRDefault="00D434E2" w:rsidP="00D434E2">
      <w:pPr>
        <w:numPr>
          <w:ilvl w:val="1"/>
          <w:numId w:val="134"/>
        </w:numPr>
      </w:pPr>
      <w:r w:rsidRPr="00D434E2">
        <w:rPr>
          <w:b/>
          <w:bCs/>
        </w:rPr>
        <w:t>Связи-плагин:</w:t>
      </w:r>
      <w:r w:rsidRPr="00D434E2">
        <w:t xml:space="preserve"> Создание семантических связей с другими блоками (референс, вариация, часть).</w:t>
      </w:r>
    </w:p>
    <w:p w14:paraId="4D313F5B" w14:textId="77777777" w:rsidR="00D434E2" w:rsidRPr="00D434E2" w:rsidRDefault="00D434E2" w:rsidP="00D434E2">
      <w:r w:rsidRPr="00D434E2">
        <w:rPr>
          <w:b/>
          <w:bCs/>
        </w:rPr>
        <w:t>Правила взаимодействия слоёв:</w:t>
      </w:r>
    </w:p>
    <w:p w14:paraId="755870FA" w14:textId="77777777" w:rsidR="00D434E2" w:rsidRPr="00D434E2" w:rsidRDefault="00D434E2" w:rsidP="00D434E2">
      <w:pPr>
        <w:numPr>
          <w:ilvl w:val="0"/>
          <w:numId w:val="135"/>
        </w:numPr>
      </w:pPr>
      <w:r w:rsidRPr="00D434E2">
        <w:t>Ядро не знает о существовании плагинов. Плагины подписываются на события ядра (изменение текста, позиция курсора).</w:t>
      </w:r>
    </w:p>
    <w:p w14:paraId="5CF32EBD" w14:textId="77777777" w:rsidR="00D434E2" w:rsidRPr="00D434E2" w:rsidRDefault="00D434E2" w:rsidP="00D434E2">
      <w:pPr>
        <w:numPr>
          <w:ilvl w:val="0"/>
          <w:numId w:val="135"/>
        </w:numPr>
      </w:pPr>
      <w:r w:rsidRPr="00D434E2">
        <w:t>Плагины не модифицируют исходный текст напрямую. Они добавляют аннотации, которые рендерер интерпретирует при отображении.</w:t>
      </w:r>
    </w:p>
    <w:p w14:paraId="7854F5AD" w14:textId="77777777" w:rsidR="00D434E2" w:rsidRPr="00D434E2" w:rsidRDefault="00D434E2" w:rsidP="00D434E2">
      <w:pPr>
        <w:numPr>
          <w:ilvl w:val="0"/>
          <w:numId w:val="135"/>
        </w:numPr>
      </w:pPr>
      <w:r w:rsidRPr="00D434E2">
        <w:lastRenderedPageBreak/>
        <w:t xml:space="preserve">Все изменения, внесённые плагинами, </w:t>
      </w:r>
      <w:proofErr w:type="spellStart"/>
      <w:r w:rsidRPr="00D434E2">
        <w:t>сериализуются</w:t>
      </w:r>
      <w:proofErr w:type="spellEnd"/>
      <w:r w:rsidRPr="00D434E2">
        <w:t xml:space="preserve"> в текстовый формат при сохранении.</w:t>
      </w:r>
    </w:p>
    <w:p w14:paraId="6E61F910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9.3 Вставка и управление медиа-блоками в заметках</w:t>
      </w:r>
    </w:p>
    <w:p w14:paraId="3F9CC789" w14:textId="77777777" w:rsidR="00D434E2" w:rsidRPr="00D434E2" w:rsidRDefault="00D434E2" w:rsidP="00D434E2">
      <w:r w:rsidRPr="00D434E2">
        <w:t>Медиа в заметке — это не просто картинка, а ссылка на контент-блок со всеми его метаданными.</w:t>
      </w:r>
    </w:p>
    <w:p w14:paraId="7C9F9BD2" w14:textId="77777777" w:rsidR="00D434E2" w:rsidRPr="00D434E2" w:rsidRDefault="00D434E2" w:rsidP="00D434E2">
      <w:r w:rsidRPr="00D434E2">
        <w:rPr>
          <w:b/>
          <w:bCs/>
        </w:rPr>
        <w:t>Механика вставки:</w:t>
      </w:r>
    </w:p>
    <w:p w14:paraId="1229CB51" w14:textId="77777777" w:rsidR="00D434E2" w:rsidRPr="00D434E2" w:rsidRDefault="00D434E2" w:rsidP="00D434E2">
      <w:pPr>
        <w:numPr>
          <w:ilvl w:val="0"/>
          <w:numId w:val="136"/>
        </w:numPr>
      </w:pPr>
      <w:proofErr w:type="spellStart"/>
      <w:r w:rsidRPr="00D434E2">
        <w:rPr>
          <w:b/>
          <w:bCs/>
        </w:rPr>
        <w:t>Drag</w:t>
      </w:r>
      <w:proofErr w:type="spellEnd"/>
      <w:r w:rsidRPr="00D434E2">
        <w:rPr>
          <w:b/>
          <w:bCs/>
        </w:rPr>
        <w:t xml:space="preserve"> &amp; </w:t>
      </w:r>
      <w:proofErr w:type="spellStart"/>
      <w:r w:rsidRPr="00D434E2">
        <w:rPr>
          <w:b/>
          <w:bCs/>
        </w:rPr>
        <w:t>Drop</w:t>
      </w:r>
      <w:proofErr w:type="spellEnd"/>
      <w:r w:rsidRPr="00D434E2">
        <w:rPr>
          <w:b/>
          <w:bCs/>
        </w:rPr>
        <w:t>:</w:t>
      </w:r>
      <w:r w:rsidRPr="00D434E2">
        <w:t xml:space="preserve"> Перетаскивание медиа из галереи в редактор создаёт </w:t>
      </w:r>
      <w:proofErr w:type="spellStart"/>
      <w:r w:rsidRPr="00D434E2">
        <w:t>инлайн</w:t>
      </w:r>
      <w:proofErr w:type="spellEnd"/>
      <w:r w:rsidRPr="00D434E2">
        <w:t>-блок с превью.</w:t>
      </w:r>
    </w:p>
    <w:p w14:paraId="686997FF" w14:textId="77777777" w:rsidR="00D434E2" w:rsidRPr="00D434E2" w:rsidRDefault="00D434E2" w:rsidP="00D434E2">
      <w:pPr>
        <w:numPr>
          <w:ilvl w:val="0"/>
          <w:numId w:val="136"/>
        </w:numPr>
      </w:pPr>
      <w:r w:rsidRPr="00D434E2">
        <w:rPr>
          <w:b/>
          <w:bCs/>
        </w:rPr>
        <w:t>Команда /media:</w:t>
      </w:r>
      <w:r w:rsidRPr="00D434E2">
        <w:t xml:space="preserve"> Ввод /media </w:t>
      </w:r>
      <w:proofErr w:type="spellStart"/>
      <w:r w:rsidRPr="00D434E2">
        <w:t>открает</w:t>
      </w:r>
      <w:proofErr w:type="spellEnd"/>
      <w:r w:rsidRPr="00D434E2">
        <w:t xml:space="preserve"> поиск по коллекции. Выбор элемента вставляет ссылку.</w:t>
      </w:r>
    </w:p>
    <w:p w14:paraId="35F90CF8" w14:textId="77777777" w:rsidR="00D434E2" w:rsidRPr="00D434E2" w:rsidRDefault="00D434E2" w:rsidP="00D434E2">
      <w:pPr>
        <w:numPr>
          <w:ilvl w:val="0"/>
          <w:numId w:val="136"/>
        </w:numPr>
      </w:pPr>
      <w:r w:rsidRPr="00D434E2">
        <w:rPr>
          <w:b/>
          <w:bCs/>
        </w:rPr>
        <w:t>Вставка из буфера:</w:t>
      </w:r>
      <w:r w:rsidRPr="00D434E2">
        <w:t xml:space="preserve"> </w:t>
      </w:r>
      <w:proofErr w:type="spellStart"/>
      <w:r w:rsidRPr="00D434E2">
        <w:t>Ctrl+V</w:t>
      </w:r>
      <w:proofErr w:type="spellEnd"/>
      <w:r w:rsidRPr="00D434E2">
        <w:t xml:space="preserve"> с изображением создаёт временный блок, загружает его в коллекцию и вставляет ссылку.</w:t>
      </w:r>
    </w:p>
    <w:p w14:paraId="2E735F2F" w14:textId="77777777" w:rsidR="00D434E2" w:rsidRPr="00D434E2" w:rsidRDefault="00D434E2" w:rsidP="00D434E2">
      <w:pPr>
        <w:numPr>
          <w:ilvl w:val="0"/>
          <w:numId w:val="136"/>
        </w:numPr>
      </w:pPr>
      <w:r w:rsidRPr="00D434E2">
        <w:rPr>
          <w:b/>
          <w:bCs/>
        </w:rPr>
        <w:t>Ручная ссылка:</w:t>
      </w:r>
      <w:r w:rsidRPr="00D434E2">
        <w:t xml:space="preserve"> Ввод [[</w:t>
      </w:r>
      <w:proofErr w:type="spellStart"/>
      <w:r w:rsidRPr="00D434E2">
        <w:t>media:id</w:t>
      </w:r>
      <w:proofErr w:type="spellEnd"/>
      <w:r w:rsidRPr="00D434E2">
        <w:t xml:space="preserve">]] </w:t>
      </w:r>
      <w:proofErr w:type="spellStart"/>
      <w:r w:rsidRPr="00D434E2">
        <w:t>парсится</w:t>
      </w:r>
      <w:proofErr w:type="spellEnd"/>
      <w:r w:rsidRPr="00D434E2">
        <w:t xml:space="preserve"> в </w:t>
      </w:r>
      <w:proofErr w:type="spellStart"/>
      <w:r w:rsidRPr="00D434E2">
        <w:t>инлайн</w:t>
      </w:r>
      <w:proofErr w:type="spellEnd"/>
      <w:r w:rsidRPr="00D434E2">
        <w:t>-блок при рендеринге.</w:t>
      </w:r>
    </w:p>
    <w:p w14:paraId="1B1766CB" w14:textId="77777777" w:rsidR="00D434E2" w:rsidRPr="00D434E2" w:rsidRDefault="00D434E2" w:rsidP="00D434E2">
      <w:r w:rsidRPr="00D434E2">
        <w:rPr>
          <w:b/>
          <w:bCs/>
        </w:rPr>
        <w:t>Отображение медиа в заметке:</w:t>
      </w:r>
    </w:p>
    <w:p w14:paraId="6BCF2F9E" w14:textId="77777777" w:rsidR="00D434E2" w:rsidRPr="00D434E2" w:rsidRDefault="00D434E2" w:rsidP="00D434E2">
      <w:pPr>
        <w:numPr>
          <w:ilvl w:val="0"/>
          <w:numId w:val="137"/>
        </w:numPr>
      </w:pPr>
      <w:r w:rsidRPr="00D434E2">
        <w:rPr>
          <w:b/>
          <w:bCs/>
        </w:rPr>
        <w:t>Превью:</w:t>
      </w:r>
      <w:r w:rsidRPr="00D434E2">
        <w:t xml:space="preserve"> Миниатюра с соотношением сторон оригинала, максимальная высота 200 </w:t>
      </w:r>
      <w:proofErr w:type="spellStart"/>
      <w:r w:rsidRPr="00D434E2">
        <w:t>px</w:t>
      </w:r>
      <w:proofErr w:type="spellEnd"/>
      <w:r w:rsidRPr="00D434E2">
        <w:t>.</w:t>
      </w:r>
    </w:p>
    <w:p w14:paraId="0662B13F" w14:textId="77777777" w:rsidR="00D434E2" w:rsidRPr="00D434E2" w:rsidRDefault="00D434E2" w:rsidP="00D434E2">
      <w:pPr>
        <w:numPr>
          <w:ilvl w:val="0"/>
          <w:numId w:val="137"/>
        </w:numPr>
      </w:pPr>
      <w:r w:rsidRPr="00D434E2">
        <w:rPr>
          <w:b/>
          <w:bCs/>
        </w:rPr>
        <w:t>Мета-индикаторы:</w:t>
      </w:r>
      <w:r w:rsidRPr="00D434E2">
        <w:t xml:space="preserve"> В нижнем левом углу превью: тип файла (</w:t>
      </w:r>
      <w:r w:rsidRPr="00D434E2">
        <w:rPr>
          <w:rFonts w:ascii="Segoe UI Symbol" w:hAnsi="Segoe UI Symbol" w:cs="Segoe UI Symbol"/>
        </w:rPr>
        <w:t>🖼</w:t>
      </w:r>
      <w:r w:rsidRPr="00D434E2">
        <w:t>️/</w:t>
      </w:r>
      <w:r w:rsidRPr="00D434E2">
        <w:rPr>
          <w:rFonts w:ascii="Segoe UI Symbol" w:hAnsi="Segoe UI Symbol" w:cs="Segoe UI Symbol"/>
        </w:rPr>
        <w:t>🎞</w:t>
      </w:r>
      <w:r w:rsidRPr="00D434E2">
        <w:t>️), количество тегов, флаг «избранное».</w:t>
      </w:r>
    </w:p>
    <w:p w14:paraId="13366048" w14:textId="77777777" w:rsidR="00D434E2" w:rsidRPr="00D434E2" w:rsidRDefault="00D434E2" w:rsidP="00D434E2">
      <w:pPr>
        <w:numPr>
          <w:ilvl w:val="0"/>
          <w:numId w:val="137"/>
        </w:numPr>
      </w:pPr>
      <w:r w:rsidRPr="00D434E2">
        <w:rPr>
          <w:b/>
          <w:bCs/>
        </w:rPr>
        <w:t>Интерактивность:</w:t>
      </w:r>
    </w:p>
    <w:p w14:paraId="28186BF2" w14:textId="77777777" w:rsidR="00D434E2" w:rsidRPr="00D434E2" w:rsidRDefault="00D434E2" w:rsidP="00D434E2">
      <w:pPr>
        <w:numPr>
          <w:ilvl w:val="1"/>
          <w:numId w:val="137"/>
        </w:numPr>
      </w:pPr>
      <w:r w:rsidRPr="00D434E2">
        <w:t xml:space="preserve">Клик по превью → открытие </w:t>
      </w:r>
      <w:proofErr w:type="spellStart"/>
      <w:r w:rsidRPr="00D434E2">
        <w:t>фуллскрина</w:t>
      </w:r>
      <w:proofErr w:type="spellEnd"/>
      <w:r w:rsidRPr="00D434E2">
        <w:t xml:space="preserve"> с сохранением контекста заметки.</w:t>
      </w:r>
    </w:p>
    <w:p w14:paraId="4BF1E8D2" w14:textId="77777777" w:rsidR="00D434E2" w:rsidRPr="00D434E2" w:rsidRDefault="00D434E2" w:rsidP="00D434E2">
      <w:pPr>
        <w:numPr>
          <w:ilvl w:val="1"/>
          <w:numId w:val="137"/>
        </w:numPr>
      </w:pPr>
      <w:proofErr w:type="spellStart"/>
      <w:r w:rsidRPr="00D434E2">
        <w:t>Ховер</w:t>
      </w:r>
      <w:proofErr w:type="spellEnd"/>
      <w:r w:rsidRPr="00D434E2">
        <w:t xml:space="preserve"> → панель быстрых действий: «Открыть», «Добавить тег», «Удалить из заметки».</w:t>
      </w:r>
    </w:p>
    <w:p w14:paraId="1A7DAC30" w14:textId="77777777" w:rsidR="00D434E2" w:rsidRPr="00D434E2" w:rsidRDefault="00D434E2" w:rsidP="00D434E2">
      <w:pPr>
        <w:numPr>
          <w:ilvl w:val="1"/>
          <w:numId w:val="137"/>
        </w:numPr>
      </w:pPr>
      <w:r w:rsidRPr="00D434E2">
        <w:t>Правый клик → контекстное меню: «Копировать ссылку», «Показать метаданные», «Перейти в галерею».</w:t>
      </w:r>
    </w:p>
    <w:p w14:paraId="6243767E" w14:textId="77777777" w:rsidR="00D434E2" w:rsidRPr="00D434E2" w:rsidRDefault="00D434E2" w:rsidP="00D434E2">
      <w:r w:rsidRPr="00D434E2">
        <w:rPr>
          <w:b/>
          <w:bCs/>
        </w:rPr>
        <w:t>Управление вложенными медиа:</w:t>
      </w:r>
    </w:p>
    <w:p w14:paraId="51259D6F" w14:textId="77777777" w:rsidR="00D434E2" w:rsidRPr="00D434E2" w:rsidRDefault="00D434E2" w:rsidP="00D434E2">
      <w:pPr>
        <w:numPr>
          <w:ilvl w:val="0"/>
          <w:numId w:val="138"/>
        </w:numPr>
      </w:pPr>
      <w:r w:rsidRPr="00D434E2">
        <w:t>Удаление медиа из заметки не удаляет блок из коллекции, только разрывает связь.</w:t>
      </w:r>
    </w:p>
    <w:p w14:paraId="2B15871D" w14:textId="77777777" w:rsidR="00D434E2" w:rsidRPr="00D434E2" w:rsidRDefault="00D434E2" w:rsidP="00D434E2">
      <w:pPr>
        <w:numPr>
          <w:ilvl w:val="0"/>
          <w:numId w:val="138"/>
        </w:numPr>
      </w:pPr>
      <w:r w:rsidRPr="00D434E2">
        <w:t>Изменение тегов у медиа в галерее мгновенно отражается на превью в заметке.</w:t>
      </w:r>
    </w:p>
    <w:p w14:paraId="73ED2A90" w14:textId="77777777" w:rsidR="00D434E2" w:rsidRPr="00D434E2" w:rsidRDefault="00D434E2" w:rsidP="00D434E2">
      <w:pPr>
        <w:numPr>
          <w:ilvl w:val="0"/>
          <w:numId w:val="138"/>
        </w:numPr>
      </w:pPr>
      <w:r w:rsidRPr="00D434E2">
        <w:t>При экспорте заметки медиа могут быть включены как ссылки (по умолчанию) или как встроенные данные (опционально).</w:t>
      </w:r>
    </w:p>
    <w:p w14:paraId="6C86DE01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9.4 Система связей между блоками</w:t>
      </w:r>
    </w:p>
    <w:p w14:paraId="0CFFCAC5" w14:textId="77777777" w:rsidR="00D434E2" w:rsidRPr="00D434E2" w:rsidRDefault="00D434E2" w:rsidP="00D434E2">
      <w:r w:rsidRPr="00D434E2">
        <w:lastRenderedPageBreak/>
        <w:t>Связи позволяют строить семантические графы знаний, где заметки, медиа и коллекции взаимодействуют как узлы сети.</w:t>
      </w:r>
    </w:p>
    <w:p w14:paraId="4C12AB87" w14:textId="77777777" w:rsidR="00D434E2" w:rsidRPr="00D434E2" w:rsidRDefault="00D434E2" w:rsidP="00D434E2">
      <w:r w:rsidRPr="00D434E2">
        <w:rPr>
          <w:b/>
          <w:bCs/>
        </w:rPr>
        <w:t>Типы связей (расширяемый перечень):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3431"/>
        <w:gridCol w:w="1979"/>
        <w:gridCol w:w="2702"/>
      </w:tblGrid>
      <w:tr w:rsidR="00D434E2" w:rsidRPr="00D434E2" w14:paraId="5C4269D9" w14:textId="77777777" w:rsidTr="00D434E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34B2A38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Тип связи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59F6774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F50C76C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Визуальный индикатор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8FF7BEF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Пример использования</w:t>
            </w:r>
          </w:p>
        </w:tc>
      </w:tr>
      <w:tr w:rsidR="00D434E2" w:rsidRPr="00D434E2" w14:paraId="20BCAD12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E3847E" w14:textId="77777777" w:rsidR="00D434E2" w:rsidRPr="00D434E2" w:rsidRDefault="00D434E2" w:rsidP="00D434E2">
            <w:proofErr w:type="spellStart"/>
            <w:r w:rsidRPr="00D434E2">
              <w:t>reference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55ECDBD" w14:textId="77777777" w:rsidR="00D434E2" w:rsidRPr="00D434E2" w:rsidRDefault="00D434E2" w:rsidP="00D434E2">
            <w:r w:rsidRPr="00D434E2">
              <w:t>Блок А является референсом для 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10777CC" w14:textId="77777777" w:rsidR="00D434E2" w:rsidRPr="00D434E2" w:rsidRDefault="00D434E2" w:rsidP="00D434E2">
            <w:r w:rsidRPr="00D434E2">
              <w:rPr>
                <w:rFonts w:ascii="Segoe UI Emoji" w:hAnsi="Segoe UI Emoji" w:cs="Segoe UI Emoji"/>
              </w:rPr>
              <w:t>🔗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68B8010" w14:textId="77777777" w:rsidR="00D434E2" w:rsidRPr="00D434E2" w:rsidRDefault="00D434E2" w:rsidP="00D434E2">
            <w:r w:rsidRPr="00D434E2">
              <w:t>Заметка с референсами на арты</w:t>
            </w:r>
          </w:p>
        </w:tc>
      </w:tr>
      <w:tr w:rsidR="00D434E2" w:rsidRPr="00D434E2" w14:paraId="52010206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485B6B" w14:textId="77777777" w:rsidR="00D434E2" w:rsidRPr="00D434E2" w:rsidRDefault="00D434E2" w:rsidP="00D434E2">
            <w:proofErr w:type="spellStart"/>
            <w:r w:rsidRPr="00D434E2">
              <w:t>variation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FE7BD1C" w14:textId="77777777" w:rsidR="00D434E2" w:rsidRPr="00D434E2" w:rsidRDefault="00D434E2" w:rsidP="00D434E2">
            <w:r w:rsidRPr="00D434E2">
              <w:t>Блоки представляют вариации одного объекта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84EBF95" w14:textId="77777777" w:rsidR="00D434E2" w:rsidRPr="00D434E2" w:rsidRDefault="00D434E2" w:rsidP="00D434E2">
            <w:r w:rsidRPr="00D434E2">
              <w:rPr>
                <w:rFonts w:ascii="Segoe UI Emoji" w:hAnsi="Segoe UI Emoji" w:cs="Segoe UI Emoji"/>
              </w:rPr>
              <w:t>🎨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0185EFD" w14:textId="77777777" w:rsidR="00D434E2" w:rsidRPr="00D434E2" w:rsidRDefault="00D434E2" w:rsidP="00D434E2">
            <w:r w:rsidRPr="00D434E2">
              <w:t>Разные позы одного персонажа</w:t>
            </w:r>
          </w:p>
        </w:tc>
      </w:tr>
      <w:tr w:rsidR="00D434E2" w:rsidRPr="00D434E2" w14:paraId="35CA0984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BB79286" w14:textId="77777777" w:rsidR="00D434E2" w:rsidRPr="00D434E2" w:rsidRDefault="00D434E2" w:rsidP="00D434E2">
            <w:proofErr w:type="spellStart"/>
            <w:r w:rsidRPr="00D434E2">
              <w:t>partOf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7CD934" w14:textId="77777777" w:rsidR="00D434E2" w:rsidRPr="00D434E2" w:rsidRDefault="00D434E2" w:rsidP="00D434E2">
            <w:r w:rsidRPr="00D434E2">
              <w:t>Блок А является частью блока 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A54E0B" w14:textId="77777777" w:rsidR="00D434E2" w:rsidRPr="00D434E2" w:rsidRDefault="00D434E2" w:rsidP="00D434E2">
            <w:r w:rsidRPr="00D434E2">
              <w:rPr>
                <w:rFonts w:ascii="Segoe UI Emoji" w:hAnsi="Segoe UI Emoji" w:cs="Segoe UI Emoji"/>
              </w:rPr>
              <w:t>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CAFF800" w14:textId="77777777" w:rsidR="00D434E2" w:rsidRPr="00D434E2" w:rsidRDefault="00D434E2" w:rsidP="00D434E2">
            <w:r w:rsidRPr="00D434E2">
              <w:t>Кадр из видео, глава из комикса</w:t>
            </w:r>
          </w:p>
        </w:tc>
      </w:tr>
      <w:tr w:rsidR="00D434E2" w:rsidRPr="00D434E2" w14:paraId="52E82ADA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DBEDFD" w14:textId="77777777" w:rsidR="00D434E2" w:rsidRPr="00D434E2" w:rsidRDefault="00D434E2" w:rsidP="00D434E2">
            <w:proofErr w:type="spellStart"/>
            <w:r w:rsidRPr="00D434E2">
              <w:t>inspiredBy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A45BF00" w14:textId="77777777" w:rsidR="00D434E2" w:rsidRPr="00D434E2" w:rsidRDefault="00D434E2" w:rsidP="00D434E2">
            <w:r w:rsidRPr="00D434E2">
              <w:t>Блок А вдохновлён блоком 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BD56C4" w14:textId="77777777" w:rsidR="00D434E2" w:rsidRPr="00D434E2" w:rsidRDefault="00D434E2" w:rsidP="00D434E2">
            <w:r w:rsidRPr="00D434E2">
              <w:rPr>
                <w:rFonts w:ascii="Segoe UI Emoji" w:hAnsi="Segoe UI Emoji" w:cs="Segoe UI Emoji"/>
              </w:rPr>
              <w:t>💡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AB66908" w14:textId="77777777" w:rsidR="00D434E2" w:rsidRPr="00D434E2" w:rsidRDefault="00D434E2" w:rsidP="00D434E2">
            <w:r w:rsidRPr="00D434E2">
              <w:t>Фан-арт, основанный на оригинале</w:t>
            </w:r>
          </w:p>
        </w:tc>
      </w:tr>
      <w:tr w:rsidR="00D434E2" w:rsidRPr="00D434E2" w14:paraId="6CEC3B6F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FC0C9F5" w14:textId="77777777" w:rsidR="00D434E2" w:rsidRPr="00D434E2" w:rsidRDefault="00D434E2" w:rsidP="00D434E2">
            <w:proofErr w:type="spellStart"/>
            <w:r w:rsidRPr="00D434E2">
              <w:t>contradicts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1090E7" w14:textId="77777777" w:rsidR="00D434E2" w:rsidRPr="00D434E2" w:rsidRDefault="00D434E2" w:rsidP="00D434E2">
            <w:r w:rsidRPr="00D434E2">
              <w:t>Блоки содержат противоречащую информацию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9399AE" w14:textId="77777777" w:rsidR="00D434E2" w:rsidRPr="00D434E2" w:rsidRDefault="00D434E2" w:rsidP="00D434E2">
            <w:r w:rsidRPr="00D434E2">
              <w:rPr>
                <w:rFonts w:ascii="Segoe UI Symbol" w:hAnsi="Segoe UI Symbol" w:cs="Segoe UI Symbol"/>
              </w:rPr>
              <w:t>⚠</w:t>
            </w:r>
            <w:r w:rsidRPr="00D434E2"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97B5EAF" w14:textId="77777777" w:rsidR="00D434E2" w:rsidRPr="00D434E2" w:rsidRDefault="00D434E2" w:rsidP="00D434E2">
            <w:r w:rsidRPr="00D434E2">
              <w:t>Разные версии истории персонажа</w:t>
            </w:r>
          </w:p>
        </w:tc>
      </w:tr>
      <w:tr w:rsidR="00D434E2" w:rsidRPr="00D434E2" w14:paraId="445852D0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DB105B0" w14:textId="77777777" w:rsidR="00D434E2" w:rsidRPr="00D434E2" w:rsidRDefault="00D434E2" w:rsidP="00D434E2">
            <w:proofErr w:type="spellStart"/>
            <w:r w:rsidRPr="00D434E2">
              <w:t>custom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B340E39" w14:textId="77777777" w:rsidR="00D434E2" w:rsidRPr="00D434E2" w:rsidRDefault="00D434E2" w:rsidP="00D434E2">
            <w:r w:rsidRPr="00D434E2">
              <w:t>Пользовательский тип связи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7128005" w14:textId="77777777" w:rsidR="00D434E2" w:rsidRPr="00D434E2" w:rsidRDefault="00D434E2" w:rsidP="00D434E2">
            <w:r w:rsidRPr="00D434E2">
              <w:rPr>
                <w:rFonts w:ascii="Segoe UI Symbol" w:hAnsi="Segoe UI Symbol" w:cs="Segoe UI Symbol"/>
              </w:rPr>
              <w:t>🏷</w:t>
            </w:r>
            <w:r w:rsidRPr="00D434E2">
              <w:t>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BC5F518" w14:textId="77777777" w:rsidR="00D434E2" w:rsidRPr="00D434E2" w:rsidRDefault="00D434E2" w:rsidP="00D434E2">
            <w:r w:rsidRPr="00D434E2">
              <w:t>Любое семантическое отношение</w:t>
            </w:r>
          </w:p>
        </w:tc>
      </w:tr>
    </w:tbl>
    <w:p w14:paraId="0B6DDF24" w14:textId="77777777" w:rsidR="00D434E2" w:rsidRPr="00D434E2" w:rsidRDefault="00D434E2" w:rsidP="00D434E2">
      <w:r w:rsidRPr="00D434E2">
        <w:rPr>
          <w:b/>
          <w:bCs/>
        </w:rPr>
        <w:t>Механика создания связи:</w:t>
      </w:r>
    </w:p>
    <w:p w14:paraId="111618EF" w14:textId="77777777" w:rsidR="00D434E2" w:rsidRPr="00D434E2" w:rsidRDefault="00D434E2" w:rsidP="00D434E2">
      <w:pPr>
        <w:numPr>
          <w:ilvl w:val="0"/>
          <w:numId w:val="139"/>
        </w:numPr>
      </w:pPr>
      <w:r w:rsidRPr="00D434E2">
        <w:rPr>
          <w:b/>
          <w:bCs/>
        </w:rPr>
        <w:t>Из редактора заметок:</w:t>
      </w:r>
      <w:r w:rsidRPr="00D434E2">
        <w:t xml:space="preserve"> Выделение текста → клик по иконке «Связать» → поиск целевого блока → выбор типа связи.</w:t>
      </w:r>
    </w:p>
    <w:p w14:paraId="17C74CC9" w14:textId="77777777" w:rsidR="00D434E2" w:rsidRPr="00D434E2" w:rsidRDefault="00D434E2" w:rsidP="00D434E2">
      <w:pPr>
        <w:numPr>
          <w:ilvl w:val="0"/>
          <w:numId w:val="139"/>
        </w:numPr>
      </w:pPr>
      <w:r w:rsidRPr="00D434E2">
        <w:rPr>
          <w:b/>
          <w:bCs/>
        </w:rPr>
        <w:t>Из галереи:</w:t>
      </w:r>
      <w:r w:rsidRPr="00D434E2">
        <w:t xml:space="preserve"> Правый клик по медиа → «Создать связь» → выбор типа и целевого блока.</w:t>
      </w:r>
    </w:p>
    <w:p w14:paraId="53D98B31" w14:textId="77777777" w:rsidR="00D434E2" w:rsidRPr="00D434E2" w:rsidRDefault="00D434E2" w:rsidP="00D434E2">
      <w:pPr>
        <w:numPr>
          <w:ilvl w:val="0"/>
          <w:numId w:val="139"/>
        </w:numPr>
      </w:pPr>
      <w:r w:rsidRPr="00D434E2">
        <w:rPr>
          <w:b/>
          <w:bCs/>
        </w:rPr>
        <w:t>Из панели связей:</w:t>
      </w:r>
      <w:r w:rsidRPr="00D434E2">
        <w:t xml:space="preserve"> В правой панели блока → вкладка «Связи» → кнопка «+» → мастер создания.</w:t>
      </w:r>
    </w:p>
    <w:p w14:paraId="5BBDBE46" w14:textId="77777777" w:rsidR="00D434E2" w:rsidRPr="00D434E2" w:rsidRDefault="00D434E2" w:rsidP="00D434E2">
      <w:r w:rsidRPr="00D434E2">
        <w:rPr>
          <w:b/>
          <w:bCs/>
        </w:rPr>
        <w:t>Визуализация связей:</w:t>
      </w:r>
    </w:p>
    <w:p w14:paraId="19397DB7" w14:textId="77777777" w:rsidR="00D434E2" w:rsidRPr="00D434E2" w:rsidRDefault="00D434E2" w:rsidP="00D434E2">
      <w:pPr>
        <w:numPr>
          <w:ilvl w:val="0"/>
          <w:numId w:val="140"/>
        </w:numPr>
      </w:pPr>
      <w:r w:rsidRPr="00D434E2">
        <w:rPr>
          <w:b/>
          <w:bCs/>
        </w:rPr>
        <w:t>В заметке:</w:t>
      </w:r>
      <w:r w:rsidRPr="00D434E2">
        <w:t xml:space="preserve"> Связанные блоки отображаются как интерактивные чипы в конце текста или в боковой панели.</w:t>
      </w:r>
    </w:p>
    <w:p w14:paraId="4D9899BD" w14:textId="77777777" w:rsidR="00D434E2" w:rsidRPr="00D434E2" w:rsidRDefault="00D434E2" w:rsidP="00D434E2">
      <w:pPr>
        <w:numPr>
          <w:ilvl w:val="0"/>
          <w:numId w:val="140"/>
        </w:numPr>
      </w:pPr>
      <w:r w:rsidRPr="00D434E2">
        <w:rPr>
          <w:b/>
          <w:bCs/>
        </w:rPr>
        <w:t>В галерее</w:t>
      </w:r>
      <w:proofErr w:type="gramStart"/>
      <w:r w:rsidRPr="00D434E2">
        <w:rPr>
          <w:b/>
          <w:bCs/>
        </w:rPr>
        <w:t>:</w:t>
      </w:r>
      <w:r w:rsidRPr="00D434E2">
        <w:t xml:space="preserve"> При</w:t>
      </w:r>
      <w:proofErr w:type="gramEnd"/>
      <w:r w:rsidRPr="00D434E2">
        <w:t xml:space="preserve"> наведении на блок с связями появляется иконка </w:t>
      </w:r>
      <w:r w:rsidRPr="00D434E2">
        <w:rPr>
          <w:rFonts w:ascii="Segoe UI Emoji" w:hAnsi="Segoe UI Emoji" w:cs="Segoe UI Emoji"/>
        </w:rPr>
        <w:t>🔗</w:t>
      </w:r>
      <w:r w:rsidRPr="00D434E2">
        <w:t xml:space="preserve"> с количеством связей.</w:t>
      </w:r>
    </w:p>
    <w:p w14:paraId="724ED3B4" w14:textId="77777777" w:rsidR="00D434E2" w:rsidRPr="00D434E2" w:rsidRDefault="00D434E2" w:rsidP="00D434E2">
      <w:pPr>
        <w:numPr>
          <w:ilvl w:val="0"/>
          <w:numId w:val="140"/>
        </w:numPr>
      </w:pPr>
      <w:r w:rsidRPr="00D434E2">
        <w:rPr>
          <w:b/>
          <w:bCs/>
        </w:rPr>
        <w:t>Режим «Граф»:</w:t>
      </w:r>
      <w:r w:rsidRPr="00D434E2">
        <w:t xml:space="preserve"> Отдельный маршрут /</w:t>
      </w:r>
      <w:proofErr w:type="spellStart"/>
      <w:r w:rsidRPr="00D434E2">
        <w:t>graph</w:t>
      </w:r>
      <w:proofErr w:type="spellEnd"/>
      <w:r w:rsidRPr="00D434E2">
        <w:t xml:space="preserve"> для визуализации сети связей. Поддерживает масштабирование, панорамирование, фильтрацию по типам связей.</w:t>
      </w:r>
    </w:p>
    <w:p w14:paraId="551C9DBF" w14:textId="77777777" w:rsidR="00D434E2" w:rsidRPr="00D434E2" w:rsidRDefault="00D434E2" w:rsidP="00D434E2">
      <w:r w:rsidRPr="00D434E2">
        <w:rPr>
          <w:b/>
          <w:bCs/>
        </w:rPr>
        <w:lastRenderedPageBreak/>
        <w:t>Правила управления связями:</w:t>
      </w:r>
    </w:p>
    <w:p w14:paraId="45DC7DE1" w14:textId="77777777" w:rsidR="00D434E2" w:rsidRPr="00D434E2" w:rsidRDefault="00D434E2" w:rsidP="00D434E2">
      <w:pPr>
        <w:numPr>
          <w:ilvl w:val="0"/>
          <w:numId w:val="141"/>
        </w:numPr>
      </w:pPr>
      <w:r w:rsidRPr="00D434E2">
        <w:t>Связи двунаправленны: создание А→Б автоматически создаёт Б→А с тем же типом.</w:t>
      </w:r>
    </w:p>
    <w:p w14:paraId="36D6043E" w14:textId="77777777" w:rsidR="00D434E2" w:rsidRPr="00D434E2" w:rsidRDefault="00D434E2" w:rsidP="00D434E2">
      <w:pPr>
        <w:numPr>
          <w:ilvl w:val="0"/>
          <w:numId w:val="141"/>
        </w:numPr>
      </w:pPr>
      <w:r w:rsidRPr="00D434E2">
        <w:t xml:space="preserve">Удаление </w:t>
      </w:r>
      <w:proofErr w:type="gramStart"/>
      <w:r w:rsidRPr="00D434E2">
        <w:t>связи с одной стороны</w:t>
      </w:r>
      <w:proofErr w:type="gramEnd"/>
      <w:r w:rsidRPr="00D434E2">
        <w:t xml:space="preserve"> удаляет её полностью; система уведомляет пользователя.</w:t>
      </w:r>
    </w:p>
    <w:p w14:paraId="4B6DA0C1" w14:textId="77777777" w:rsidR="00D434E2" w:rsidRPr="00D434E2" w:rsidRDefault="00D434E2" w:rsidP="00D434E2">
      <w:pPr>
        <w:numPr>
          <w:ilvl w:val="0"/>
          <w:numId w:val="141"/>
        </w:numPr>
      </w:pPr>
      <w:r w:rsidRPr="00D434E2">
        <w:t>Связи не влияют на принадлежность к коллекциям или тегам — это независимые механизмы.</w:t>
      </w:r>
    </w:p>
    <w:p w14:paraId="47BCEAF9" w14:textId="77777777" w:rsidR="00D434E2" w:rsidRPr="00D434E2" w:rsidRDefault="00D434E2" w:rsidP="00D434E2">
      <w:pPr>
        <w:numPr>
          <w:ilvl w:val="0"/>
          <w:numId w:val="141"/>
        </w:numPr>
      </w:pPr>
      <w:r w:rsidRPr="00D434E2">
        <w:t>При экспорте блока связи могут быть включены как метаданные (в форматах, поддерживающих графы).</w:t>
      </w:r>
    </w:p>
    <w:p w14:paraId="358F2AA6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9.5 Поиск и индексация содержимого заметок</w:t>
      </w:r>
    </w:p>
    <w:p w14:paraId="5063F420" w14:textId="77777777" w:rsidR="00D434E2" w:rsidRPr="00D434E2" w:rsidRDefault="00D434E2" w:rsidP="00D434E2">
      <w:r w:rsidRPr="00D434E2">
        <w:t>Поиск по заметкам учитывает не только текст, но и метаданные вложенных медиа, теги и связи.</w:t>
      </w:r>
    </w:p>
    <w:p w14:paraId="259956F4" w14:textId="77777777" w:rsidR="00D434E2" w:rsidRPr="00D434E2" w:rsidRDefault="00D434E2" w:rsidP="00D434E2">
      <w:r w:rsidRPr="00D434E2">
        <w:rPr>
          <w:b/>
          <w:bCs/>
        </w:rPr>
        <w:t>Структура индекса заметки:</w:t>
      </w:r>
    </w:p>
    <w:p w14:paraId="06A994A1" w14:textId="77777777" w:rsidR="00D434E2" w:rsidRPr="00D434E2" w:rsidRDefault="00D434E2" w:rsidP="00D434E2">
      <w:pPr>
        <w:numPr>
          <w:ilvl w:val="0"/>
          <w:numId w:val="142"/>
        </w:numPr>
      </w:pPr>
      <w:r w:rsidRPr="00D434E2">
        <w:rPr>
          <w:b/>
          <w:bCs/>
        </w:rPr>
        <w:t>Текстовый контент:</w:t>
      </w:r>
      <w:r w:rsidRPr="00D434E2">
        <w:t xml:space="preserve"> Полнотекстовый индекс с поддержкой </w:t>
      </w:r>
      <w:proofErr w:type="spellStart"/>
      <w:r w:rsidRPr="00D434E2">
        <w:t>лемматизации</w:t>
      </w:r>
      <w:proofErr w:type="spellEnd"/>
      <w:r w:rsidRPr="00D434E2">
        <w:t xml:space="preserve"> (для будущих локализаций).</w:t>
      </w:r>
    </w:p>
    <w:p w14:paraId="32B78AA1" w14:textId="77777777" w:rsidR="00D434E2" w:rsidRPr="00D434E2" w:rsidRDefault="00D434E2" w:rsidP="00D434E2">
      <w:pPr>
        <w:numPr>
          <w:ilvl w:val="0"/>
          <w:numId w:val="142"/>
        </w:numPr>
      </w:pPr>
      <w:r w:rsidRPr="00D434E2">
        <w:rPr>
          <w:b/>
          <w:bCs/>
        </w:rPr>
        <w:t>Метаданные вложений:</w:t>
      </w:r>
      <w:r w:rsidRPr="00D434E2">
        <w:t xml:space="preserve"> Теги, типы, даты добавления медиа, вставленных в заметку.</w:t>
      </w:r>
    </w:p>
    <w:p w14:paraId="464E076C" w14:textId="77777777" w:rsidR="00D434E2" w:rsidRPr="00D434E2" w:rsidRDefault="00D434E2" w:rsidP="00D434E2">
      <w:pPr>
        <w:numPr>
          <w:ilvl w:val="0"/>
          <w:numId w:val="142"/>
        </w:numPr>
      </w:pPr>
      <w:r w:rsidRPr="00D434E2">
        <w:rPr>
          <w:b/>
          <w:bCs/>
        </w:rPr>
        <w:t>Связи:</w:t>
      </w:r>
      <w:r w:rsidRPr="00D434E2">
        <w:t xml:space="preserve"> Идентификаторы связанных блоков и типы связей для семантического поиска.</w:t>
      </w:r>
    </w:p>
    <w:p w14:paraId="3A7F9845" w14:textId="77777777" w:rsidR="00D434E2" w:rsidRPr="00D434E2" w:rsidRDefault="00D434E2" w:rsidP="00D434E2">
      <w:pPr>
        <w:numPr>
          <w:ilvl w:val="0"/>
          <w:numId w:val="142"/>
        </w:numPr>
      </w:pPr>
      <w:r w:rsidRPr="00D434E2">
        <w:rPr>
          <w:b/>
          <w:bCs/>
        </w:rPr>
        <w:t>Структурные элементы:</w:t>
      </w:r>
      <w:r w:rsidRPr="00D434E2">
        <w:t xml:space="preserve"> Заголовки (для навигации внутри заметки), списки, код-блоки.</w:t>
      </w:r>
    </w:p>
    <w:p w14:paraId="4C016755" w14:textId="77777777" w:rsidR="00D434E2" w:rsidRPr="00D434E2" w:rsidRDefault="00D434E2" w:rsidP="00D434E2">
      <w:r w:rsidRPr="00D434E2">
        <w:rPr>
          <w:b/>
          <w:bCs/>
        </w:rPr>
        <w:t>Логика поиска:</w:t>
      </w:r>
    </w:p>
    <w:p w14:paraId="6CE600AB" w14:textId="77777777" w:rsidR="00D434E2" w:rsidRPr="00D434E2" w:rsidRDefault="00D434E2" w:rsidP="00D434E2">
      <w:pPr>
        <w:numPr>
          <w:ilvl w:val="0"/>
          <w:numId w:val="143"/>
        </w:numPr>
      </w:pPr>
      <w:r w:rsidRPr="00D434E2">
        <w:rPr>
          <w:b/>
          <w:bCs/>
        </w:rPr>
        <w:t>Простой запрос:</w:t>
      </w:r>
      <w:r w:rsidRPr="00D434E2">
        <w:t xml:space="preserve"> Ввод </w:t>
      </w:r>
      <w:proofErr w:type="spellStart"/>
      <w:r w:rsidRPr="00D434E2">
        <w:t>fox</w:t>
      </w:r>
      <w:proofErr w:type="spellEnd"/>
      <w:r w:rsidRPr="00D434E2">
        <w:t xml:space="preserve"> находит заметки, содержащие слово «</w:t>
      </w:r>
      <w:proofErr w:type="spellStart"/>
      <w:r w:rsidRPr="00D434E2">
        <w:t>fox</w:t>
      </w:r>
      <w:proofErr w:type="spellEnd"/>
      <w:r w:rsidRPr="00D434E2">
        <w:t>» в тексте, тегах или метаданных вложений.</w:t>
      </w:r>
    </w:p>
    <w:p w14:paraId="4EB48353" w14:textId="77777777" w:rsidR="00D434E2" w:rsidRPr="00D434E2" w:rsidRDefault="00D434E2" w:rsidP="00D434E2">
      <w:pPr>
        <w:numPr>
          <w:ilvl w:val="0"/>
          <w:numId w:val="143"/>
        </w:numPr>
      </w:pPr>
      <w:r w:rsidRPr="00D434E2">
        <w:rPr>
          <w:b/>
          <w:bCs/>
        </w:rPr>
        <w:t>Поле-специфичный поиск:</w:t>
      </w:r>
      <w:r w:rsidRPr="00D434E2">
        <w:t xml:space="preserve"> </w:t>
      </w:r>
      <w:proofErr w:type="spellStart"/>
      <w:proofErr w:type="gramStart"/>
      <w:r w:rsidRPr="00D434E2">
        <w:t>note:fox</w:t>
      </w:r>
      <w:proofErr w:type="spellEnd"/>
      <w:proofErr w:type="gramEnd"/>
      <w:r w:rsidRPr="00D434E2">
        <w:t xml:space="preserve"> ищет только в тексте заметок; </w:t>
      </w:r>
      <w:proofErr w:type="spellStart"/>
      <w:r w:rsidRPr="00D434E2">
        <w:t>tag:fox</w:t>
      </w:r>
      <w:proofErr w:type="spellEnd"/>
      <w:r w:rsidRPr="00D434E2">
        <w:t xml:space="preserve"> — только по тегам.</w:t>
      </w:r>
    </w:p>
    <w:p w14:paraId="7E1EF3DF" w14:textId="77777777" w:rsidR="00D434E2" w:rsidRPr="00D434E2" w:rsidRDefault="00D434E2" w:rsidP="00D434E2">
      <w:pPr>
        <w:numPr>
          <w:ilvl w:val="0"/>
          <w:numId w:val="143"/>
        </w:numPr>
      </w:pPr>
      <w:r w:rsidRPr="00D434E2">
        <w:rPr>
          <w:b/>
          <w:bCs/>
        </w:rPr>
        <w:t>Логические операторы:</w:t>
      </w:r>
      <w:r w:rsidRPr="00D434E2">
        <w:t xml:space="preserve"> </w:t>
      </w:r>
      <w:proofErr w:type="spellStart"/>
      <w:r w:rsidRPr="00D434E2">
        <w:t>fox</w:t>
      </w:r>
      <w:proofErr w:type="spellEnd"/>
      <w:r w:rsidRPr="00D434E2">
        <w:t xml:space="preserve"> &amp;&amp; (</w:t>
      </w:r>
      <w:proofErr w:type="spellStart"/>
      <w:r w:rsidRPr="00D434E2">
        <w:t>night</w:t>
      </w:r>
      <w:proofErr w:type="spellEnd"/>
      <w:r w:rsidRPr="00D434E2">
        <w:t xml:space="preserve"> || </w:t>
      </w:r>
      <w:proofErr w:type="spellStart"/>
      <w:r w:rsidRPr="00D434E2">
        <w:t>forest</w:t>
      </w:r>
      <w:proofErr w:type="spellEnd"/>
      <w:r w:rsidRPr="00D434E2">
        <w:t>) — комбинация условий.</w:t>
      </w:r>
    </w:p>
    <w:p w14:paraId="047EA15C" w14:textId="77777777" w:rsidR="00D434E2" w:rsidRPr="00D434E2" w:rsidRDefault="00D434E2" w:rsidP="00D434E2">
      <w:pPr>
        <w:numPr>
          <w:ilvl w:val="0"/>
          <w:numId w:val="143"/>
        </w:numPr>
      </w:pPr>
      <w:r w:rsidRPr="00D434E2">
        <w:rPr>
          <w:b/>
          <w:bCs/>
        </w:rPr>
        <w:t>Исключения:</w:t>
      </w:r>
      <w:r w:rsidRPr="00D434E2">
        <w:t xml:space="preserve"> -</w:t>
      </w:r>
      <w:proofErr w:type="spellStart"/>
      <w:r w:rsidRPr="00D434E2">
        <w:t>sketch</w:t>
      </w:r>
      <w:proofErr w:type="spellEnd"/>
      <w:r w:rsidRPr="00D434E2">
        <w:t xml:space="preserve"> исключает заметки с тегом </w:t>
      </w:r>
      <w:proofErr w:type="spellStart"/>
      <w:r w:rsidRPr="00D434E2">
        <w:t>sketch</w:t>
      </w:r>
      <w:proofErr w:type="spellEnd"/>
      <w:r w:rsidRPr="00D434E2">
        <w:t>.</w:t>
      </w:r>
    </w:p>
    <w:p w14:paraId="0900F6E7" w14:textId="77777777" w:rsidR="00D434E2" w:rsidRPr="00D434E2" w:rsidRDefault="00D434E2" w:rsidP="00D434E2">
      <w:r w:rsidRPr="00D434E2">
        <w:rPr>
          <w:b/>
          <w:bCs/>
        </w:rPr>
        <w:t>Оптимизация производительности:</w:t>
      </w:r>
    </w:p>
    <w:p w14:paraId="050CC367" w14:textId="77777777" w:rsidR="00D434E2" w:rsidRPr="00D434E2" w:rsidRDefault="00D434E2" w:rsidP="00D434E2">
      <w:pPr>
        <w:numPr>
          <w:ilvl w:val="0"/>
          <w:numId w:val="144"/>
        </w:numPr>
      </w:pPr>
      <w:r w:rsidRPr="00D434E2">
        <w:t>Индексация происходит асинхронно при сохранении заметки.</w:t>
      </w:r>
    </w:p>
    <w:p w14:paraId="55B104D5" w14:textId="77777777" w:rsidR="00D434E2" w:rsidRPr="00D434E2" w:rsidRDefault="00D434E2" w:rsidP="00D434E2">
      <w:pPr>
        <w:numPr>
          <w:ilvl w:val="0"/>
          <w:numId w:val="144"/>
        </w:numPr>
      </w:pPr>
      <w:r w:rsidRPr="00D434E2">
        <w:t xml:space="preserve">Изменение тега у вложенного медиа </w:t>
      </w:r>
      <w:proofErr w:type="spellStart"/>
      <w:r w:rsidRPr="00D434E2">
        <w:t>триггерит</w:t>
      </w:r>
      <w:proofErr w:type="spellEnd"/>
      <w:r w:rsidRPr="00D434E2">
        <w:t xml:space="preserve"> переиндексацию только затронутой заметки.</w:t>
      </w:r>
    </w:p>
    <w:p w14:paraId="031344FC" w14:textId="77777777" w:rsidR="00D434E2" w:rsidRPr="00D434E2" w:rsidRDefault="00D434E2" w:rsidP="00D434E2">
      <w:pPr>
        <w:numPr>
          <w:ilvl w:val="0"/>
          <w:numId w:val="144"/>
        </w:numPr>
      </w:pPr>
      <w:r w:rsidRPr="00D434E2">
        <w:lastRenderedPageBreak/>
        <w:t>Поиск по коллекции &gt;10 000 заметок использует пагинацию и ленивую загрузку результатов.</w:t>
      </w:r>
    </w:p>
    <w:p w14:paraId="154A36B7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 xml:space="preserve">9.6 </w:t>
      </w:r>
      <w:proofErr w:type="spellStart"/>
      <w:r w:rsidRPr="00D434E2">
        <w:rPr>
          <w:b/>
          <w:bCs/>
        </w:rPr>
        <w:t>Автосохранение</w:t>
      </w:r>
      <w:proofErr w:type="spellEnd"/>
      <w:r w:rsidRPr="00D434E2">
        <w:rPr>
          <w:b/>
          <w:bCs/>
        </w:rPr>
        <w:t xml:space="preserve">, </w:t>
      </w:r>
      <w:proofErr w:type="spellStart"/>
      <w:r w:rsidRPr="00D434E2">
        <w:rPr>
          <w:b/>
          <w:bCs/>
        </w:rPr>
        <w:t>версионирование</w:t>
      </w:r>
      <w:proofErr w:type="spellEnd"/>
      <w:r w:rsidRPr="00D434E2">
        <w:rPr>
          <w:b/>
          <w:bCs/>
        </w:rPr>
        <w:t xml:space="preserve"> и восстановление</w:t>
      </w:r>
    </w:p>
    <w:p w14:paraId="5B21C2AD" w14:textId="77777777" w:rsidR="00D434E2" w:rsidRPr="00D434E2" w:rsidRDefault="00D434E2" w:rsidP="00D434E2">
      <w:r w:rsidRPr="00D434E2">
        <w:t>Система гарантирует, что ни одно изменение заметки не будет потеряно, и предоставляет инструменты для отката.</w:t>
      </w:r>
    </w:p>
    <w:p w14:paraId="39366088" w14:textId="77777777" w:rsidR="00D434E2" w:rsidRPr="00D434E2" w:rsidRDefault="00D434E2" w:rsidP="00D434E2">
      <w:proofErr w:type="spellStart"/>
      <w:r w:rsidRPr="00D434E2">
        <w:rPr>
          <w:b/>
          <w:bCs/>
        </w:rPr>
        <w:t>Автосохранение</w:t>
      </w:r>
      <w:proofErr w:type="spellEnd"/>
      <w:r w:rsidRPr="00D434E2">
        <w:rPr>
          <w:b/>
          <w:bCs/>
        </w:rPr>
        <w:t>:</w:t>
      </w:r>
    </w:p>
    <w:p w14:paraId="76221AA5" w14:textId="77777777" w:rsidR="00D434E2" w:rsidRPr="00D434E2" w:rsidRDefault="00D434E2" w:rsidP="00D434E2">
      <w:pPr>
        <w:numPr>
          <w:ilvl w:val="0"/>
          <w:numId w:val="145"/>
        </w:numPr>
      </w:pPr>
      <w:r w:rsidRPr="00D434E2">
        <w:rPr>
          <w:b/>
          <w:bCs/>
        </w:rPr>
        <w:t>Триггеры</w:t>
      </w:r>
      <w:proofErr w:type="gramStart"/>
      <w:r w:rsidRPr="00D434E2">
        <w:rPr>
          <w:b/>
          <w:bCs/>
        </w:rPr>
        <w:t>:</w:t>
      </w:r>
      <w:r w:rsidRPr="00D434E2">
        <w:t xml:space="preserve"> Каждые</w:t>
      </w:r>
      <w:proofErr w:type="gramEnd"/>
      <w:r w:rsidRPr="00D434E2">
        <w:t xml:space="preserve"> 30 секунд при редактировании, при потере фокуса редактором, при закрытии вкладки/окна.</w:t>
      </w:r>
    </w:p>
    <w:p w14:paraId="15651299" w14:textId="77777777" w:rsidR="00D434E2" w:rsidRPr="00D434E2" w:rsidRDefault="00D434E2" w:rsidP="00D434E2">
      <w:pPr>
        <w:numPr>
          <w:ilvl w:val="0"/>
          <w:numId w:val="145"/>
        </w:numPr>
      </w:pPr>
      <w:r w:rsidRPr="00D434E2">
        <w:rPr>
          <w:b/>
          <w:bCs/>
        </w:rPr>
        <w:t>Механика:</w:t>
      </w:r>
      <w:r w:rsidRPr="00D434E2">
        <w:t xml:space="preserve"> Сохранение в локальную БД в фоновом потоке. Если операция прервана, данные не теряются — следующая попытка использует актуальное состояние.</w:t>
      </w:r>
    </w:p>
    <w:p w14:paraId="6187255D" w14:textId="77777777" w:rsidR="00D434E2" w:rsidRPr="00D434E2" w:rsidRDefault="00D434E2" w:rsidP="00D434E2">
      <w:pPr>
        <w:numPr>
          <w:ilvl w:val="0"/>
          <w:numId w:val="145"/>
        </w:numPr>
      </w:pPr>
      <w:r w:rsidRPr="00D434E2">
        <w:rPr>
          <w:b/>
          <w:bCs/>
        </w:rPr>
        <w:t>Индикация:</w:t>
      </w:r>
      <w:r w:rsidRPr="00D434E2">
        <w:t xml:space="preserve"> В строке состояния редактора: «Сохранено», «Сохранение...», «Ошибка сохранения» (с кнопкой «Повторить»).</w:t>
      </w:r>
    </w:p>
    <w:p w14:paraId="18B139F4" w14:textId="77777777" w:rsidR="00D434E2" w:rsidRPr="00D434E2" w:rsidRDefault="00D434E2" w:rsidP="00D434E2">
      <w:proofErr w:type="spellStart"/>
      <w:r w:rsidRPr="00D434E2">
        <w:rPr>
          <w:b/>
          <w:bCs/>
        </w:rPr>
        <w:t>Версионирование</w:t>
      </w:r>
      <w:proofErr w:type="spellEnd"/>
      <w:r w:rsidRPr="00D434E2">
        <w:rPr>
          <w:b/>
          <w:bCs/>
        </w:rPr>
        <w:t>:</w:t>
      </w:r>
    </w:p>
    <w:p w14:paraId="6208FEF6" w14:textId="77777777" w:rsidR="00D434E2" w:rsidRPr="00D434E2" w:rsidRDefault="00D434E2" w:rsidP="00D434E2">
      <w:pPr>
        <w:numPr>
          <w:ilvl w:val="0"/>
          <w:numId w:val="146"/>
        </w:numPr>
      </w:pPr>
      <w:r w:rsidRPr="00D434E2">
        <w:rPr>
          <w:b/>
          <w:bCs/>
        </w:rPr>
        <w:t>Хранение:</w:t>
      </w:r>
      <w:r w:rsidRPr="00D434E2">
        <w:t xml:space="preserve"> Каждое </w:t>
      </w:r>
      <w:proofErr w:type="spellStart"/>
      <w:r w:rsidRPr="00D434E2">
        <w:t>автосохранение</w:t>
      </w:r>
      <w:proofErr w:type="spellEnd"/>
      <w:r w:rsidRPr="00D434E2">
        <w:t xml:space="preserve"> создаёт </w:t>
      </w:r>
      <w:proofErr w:type="spellStart"/>
      <w:r w:rsidRPr="00D434E2">
        <w:t>снапшот</w:t>
      </w:r>
      <w:proofErr w:type="spellEnd"/>
      <w:r w:rsidRPr="00D434E2">
        <w:t xml:space="preserve"> текста с меткой времени. Хранятся последние 20 версий или версии за последние 24 часа (настраивается).</w:t>
      </w:r>
    </w:p>
    <w:p w14:paraId="0E29FB7C" w14:textId="77777777" w:rsidR="00D434E2" w:rsidRPr="00D434E2" w:rsidRDefault="00D434E2" w:rsidP="00D434E2">
      <w:pPr>
        <w:numPr>
          <w:ilvl w:val="0"/>
          <w:numId w:val="146"/>
        </w:numPr>
      </w:pPr>
      <w:r w:rsidRPr="00D434E2">
        <w:rPr>
          <w:b/>
          <w:bCs/>
        </w:rPr>
        <w:t>Метаданные версии:</w:t>
      </w:r>
      <w:r w:rsidRPr="00D434E2">
        <w:t xml:space="preserve"> Время, устройство, </w:t>
      </w:r>
      <w:proofErr w:type="spellStart"/>
      <w:r w:rsidRPr="00D434E2">
        <w:t>хеш</w:t>
      </w:r>
      <w:proofErr w:type="spellEnd"/>
      <w:r w:rsidRPr="00D434E2">
        <w:t xml:space="preserve"> содержимого, комментарий (если пользователь добавил вручную).</w:t>
      </w:r>
    </w:p>
    <w:p w14:paraId="7BA18EE6" w14:textId="77777777" w:rsidR="00D434E2" w:rsidRPr="00D434E2" w:rsidRDefault="00D434E2" w:rsidP="00D434E2">
      <w:pPr>
        <w:numPr>
          <w:ilvl w:val="0"/>
          <w:numId w:val="146"/>
        </w:numPr>
      </w:pPr>
      <w:r w:rsidRPr="00D434E2">
        <w:rPr>
          <w:b/>
          <w:bCs/>
        </w:rPr>
        <w:t>Просмотр истории:</w:t>
      </w:r>
      <w:r w:rsidRPr="00D434E2">
        <w:t xml:space="preserve"> Кнопка «История» в редакторе открывает </w:t>
      </w:r>
      <w:proofErr w:type="spellStart"/>
      <w:r w:rsidRPr="00D434E2">
        <w:t>таймлайн</w:t>
      </w:r>
      <w:proofErr w:type="spellEnd"/>
      <w:r w:rsidRPr="00D434E2">
        <w:t xml:space="preserve"> версий с предпросмотром изменений (</w:t>
      </w:r>
      <w:proofErr w:type="spellStart"/>
      <w:r w:rsidRPr="00D434E2">
        <w:t>diff</w:t>
      </w:r>
      <w:proofErr w:type="spellEnd"/>
      <w:r w:rsidRPr="00D434E2">
        <w:t>).</w:t>
      </w:r>
    </w:p>
    <w:p w14:paraId="7FF3F900" w14:textId="77777777" w:rsidR="00D434E2" w:rsidRPr="00D434E2" w:rsidRDefault="00D434E2" w:rsidP="00D434E2">
      <w:r w:rsidRPr="00D434E2">
        <w:rPr>
          <w:b/>
          <w:bCs/>
        </w:rPr>
        <w:t>Восстановление:</w:t>
      </w:r>
    </w:p>
    <w:p w14:paraId="4DA4611F" w14:textId="77777777" w:rsidR="00D434E2" w:rsidRPr="00D434E2" w:rsidRDefault="00D434E2" w:rsidP="00D434E2">
      <w:pPr>
        <w:numPr>
          <w:ilvl w:val="0"/>
          <w:numId w:val="147"/>
        </w:numPr>
      </w:pPr>
      <w:r w:rsidRPr="00D434E2">
        <w:rPr>
          <w:b/>
          <w:bCs/>
        </w:rPr>
        <w:t>Отмена/Повтор:</w:t>
      </w:r>
      <w:r w:rsidRPr="00D434E2">
        <w:t xml:space="preserve"> Стандартные </w:t>
      </w:r>
      <w:proofErr w:type="spellStart"/>
      <w:r w:rsidRPr="00D434E2">
        <w:t>Ctrl+Z</w:t>
      </w:r>
      <w:proofErr w:type="spellEnd"/>
      <w:r w:rsidRPr="00D434E2">
        <w:t>/</w:t>
      </w:r>
      <w:proofErr w:type="spellStart"/>
      <w:r w:rsidRPr="00D434E2">
        <w:t>Ctrl+Y</w:t>
      </w:r>
      <w:proofErr w:type="spellEnd"/>
      <w:r w:rsidRPr="00D434E2">
        <w:t xml:space="preserve"> работают в пределах текущей сессии редактирования.</w:t>
      </w:r>
    </w:p>
    <w:p w14:paraId="362EC04C" w14:textId="77777777" w:rsidR="00D434E2" w:rsidRPr="00D434E2" w:rsidRDefault="00D434E2" w:rsidP="00D434E2">
      <w:pPr>
        <w:numPr>
          <w:ilvl w:val="0"/>
          <w:numId w:val="147"/>
        </w:numPr>
      </w:pPr>
      <w:r w:rsidRPr="00D434E2">
        <w:rPr>
          <w:b/>
          <w:bCs/>
        </w:rPr>
        <w:t>Откат к версии:</w:t>
      </w:r>
      <w:r w:rsidRPr="00D434E2">
        <w:t xml:space="preserve"> Выбор </w:t>
      </w:r>
      <w:proofErr w:type="spellStart"/>
      <w:r w:rsidRPr="00D434E2">
        <w:t>снапшота</w:t>
      </w:r>
      <w:proofErr w:type="spellEnd"/>
      <w:r w:rsidRPr="00D434E2">
        <w:t xml:space="preserve"> в истории → кнопка «Восстановить» → создание новой версии на основе выбранной (старые версии сохраняются).</w:t>
      </w:r>
    </w:p>
    <w:p w14:paraId="3A93FBE0" w14:textId="77777777" w:rsidR="00D434E2" w:rsidRPr="00D434E2" w:rsidRDefault="00D434E2" w:rsidP="00D434E2">
      <w:pPr>
        <w:numPr>
          <w:ilvl w:val="0"/>
          <w:numId w:val="147"/>
        </w:numPr>
      </w:pPr>
      <w:r w:rsidRPr="00D434E2">
        <w:rPr>
          <w:b/>
          <w:bCs/>
        </w:rPr>
        <w:t>Экспорт версии:</w:t>
      </w:r>
      <w:r w:rsidRPr="00D434E2">
        <w:t xml:space="preserve"> Любую версию можно экспортировать как отдельный файл (.</w:t>
      </w:r>
      <w:proofErr w:type="spellStart"/>
      <w:r w:rsidRPr="00D434E2">
        <w:t>md</w:t>
      </w:r>
      <w:proofErr w:type="spellEnd"/>
      <w:r w:rsidRPr="00D434E2">
        <w:t>, .</w:t>
      </w:r>
      <w:proofErr w:type="spellStart"/>
      <w:r w:rsidRPr="00D434E2">
        <w:t>txt</w:t>
      </w:r>
      <w:proofErr w:type="spellEnd"/>
      <w:r w:rsidRPr="00D434E2">
        <w:t>, .</w:t>
      </w:r>
      <w:proofErr w:type="spellStart"/>
      <w:r w:rsidRPr="00D434E2">
        <w:t>pdf</w:t>
      </w:r>
      <w:proofErr w:type="spellEnd"/>
      <w:r w:rsidRPr="00D434E2">
        <w:t>).</w:t>
      </w:r>
    </w:p>
    <w:p w14:paraId="5A32992A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9.7 Пользовательский интерфейс редактора: Нулевое трение</w:t>
      </w:r>
    </w:p>
    <w:p w14:paraId="622AC376" w14:textId="77777777" w:rsidR="00D434E2" w:rsidRPr="00D434E2" w:rsidRDefault="00D434E2" w:rsidP="00D434E2">
      <w:r w:rsidRPr="00D434E2">
        <w:t>Интерфейс редактора спроектирован так, чтобы минимизировать количество действий и максимизировать фокус на контенте.</w:t>
      </w:r>
    </w:p>
    <w:p w14:paraId="1D997297" w14:textId="77777777" w:rsidR="00D434E2" w:rsidRPr="00D434E2" w:rsidRDefault="00D434E2" w:rsidP="00D434E2">
      <w:r w:rsidRPr="00D434E2">
        <w:rPr>
          <w:b/>
          <w:bCs/>
        </w:rPr>
        <w:t>Макет редактора:</w:t>
      </w:r>
    </w:p>
    <w:p w14:paraId="22CDD3D6" w14:textId="77777777" w:rsidR="00D434E2" w:rsidRPr="00D434E2" w:rsidRDefault="00D434E2" w:rsidP="00D434E2">
      <w:pPr>
        <w:numPr>
          <w:ilvl w:val="0"/>
          <w:numId w:val="148"/>
        </w:numPr>
      </w:pPr>
      <w:r w:rsidRPr="00D434E2">
        <w:rPr>
          <w:b/>
          <w:bCs/>
        </w:rPr>
        <w:lastRenderedPageBreak/>
        <w:t>Верхняя панель:</w:t>
      </w:r>
      <w:r w:rsidRPr="00D434E2">
        <w:t xml:space="preserve"> Кнопки форматирования (жирный, курсив, заголовки, списки), вставка медиа/ссылок, переключение режимов (редактирование/предпросмотр).</w:t>
      </w:r>
    </w:p>
    <w:p w14:paraId="4D448F6F" w14:textId="77777777" w:rsidR="00D434E2" w:rsidRPr="00D434E2" w:rsidRDefault="00D434E2" w:rsidP="00D434E2">
      <w:pPr>
        <w:numPr>
          <w:ilvl w:val="0"/>
          <w:numId w:val="148"/>
        </w:numPr>
      </w:pPr>
      <w:r w:rsidRPr="00D434E2">
        <w:rPr>
          <w:b/>
          <w:bCs/>
        </w:rPr>
        <w:t>Основная область:</w:t>
      </w:r>
      <w:r w:rsidRPr="00D434E2">
        <w:t xml:space="preserve"> Текстовое поле с </w:t>
      </w:r>
      <w:proofErr w:type="spellStart"/>
      <w:r w:rsidRPr="00D434E2">
        <w:t>инлайн</w:t>
      </w:r>
      <w:proofErr w:type="spellEnd"/>
      <w:r w:rsidRPr="00D434E2">
        <w:t xml:space="preserve">-рендерингом </w:t>
      </w:r>
      <w:proofErr w:type="spellStart"/>
      <w:r w:rsidRPr="00D434E2">
        <w:t>Markdown</w:t>
      </w:r>
      <w:proofErr w:type="spellEnd"/>
      <w:r w:rsidRPr="00D434E2">
        <w:t>. Поддержка перетаскивания медиа из галереи.</w:t>
      </w:r>
    </w:p>
    <w:p w14:paraId="5A3F753B" w14:textId="77777777" w:rsidR="00D434E2" w:rsidRPr="00D434E2" w:rsidRDefault="00D434E2" w:rsidP="00D434E2">
      <w:pPr>
        <w:numPr>
          <w:ilvl w:val="0"/>
          <w:numId w:val="148"/>
        </w:numPr>
      </w:pPr>
      <w:r w:rsidRPr="00D434E2">
        <w:rPr>
          <w:b/>
          <w:bCs/>
        </w:rPr>
        <w:t>Правая панель (контекстная):</w:t>
      </w:r>
      <w:r w:rsidRPr="00D434E2">
        <w:t xml:space="preserve"> Вкладки «Теги», «Связи», «Метаданные», «История». Выезжает по запросу, скрывается автоматически.</w:t>
      </w:r>
    </w:p>
    <w:p w14:paraId="4F814574" w14:textId="77777777" w:rsidR="00D434E2" w:rsidRPr="00D434E2" w:rsidRDefault="00D434E2" w:rsidP="00D434E2">
      <w:pPr>
        <w:numPr>
          <w:ilvl w:val="0"/>
          <w:numId w:val="148"/>
        </w:numPr>
      </w:pPr>
      <w:r w:rsidRPr="00D434E2">
        <w:rPr>
          <w:b/>
          <w:bCs/>
        </w:rPr>
        <w:t>Нижняя строка:</w:t>
      </w:r>
      <w:r w:rsidRPr="00D434E2">
        <w:t xml:space="preserve"> Статус сохранения, счётчик слов, индикатор доступности связанных ресурсов.</w:t>
      </w:r>
    </w:p>
    <w:p w14:paraId="2D5257FF" w14:textId="77777777" w:rsidR="00D434E2" w:rsidRPr="00D434E2" w:rsidRDefault="00D434E2" w:rsidP="00D434E2">
      <w:r w:rsidRPr="00D434E2">
        <w:rPr>
          <w:b/>
          <w:bCs/>
        </w:rPr>
        <w:t>Интеллектуальные подсказки:</w:t>
      </w:r>
    </w:p>
    <w:p w14:paraId="4B0697D8" w14:textId="77777777" w:rsidR="00D434E2" w:rsidRPr="00D434E2" w:rsidRDefault="00D434E2" w:rsidP="00D434E2">
      <w:pPr>
        <w:numPr>
          <w:ilvl w:val="0"/>
          <w:numId w:val="149"/>
        </w:numPr>
      </w:pPr>
      <w:proofErr w:type="spellStart"/>
      <w:r w:rsidRPr="00D434E2">
        <w:rPr>
          <w:b/>
          <w:bCs/>
        </w:rPr>
        <w:t>Автодополнение</w:t>
      </w:r>
      <w:proofErr w:type="spellEnd"/>
      <w:r w:rsidRPr="00D434E2">
        <w:rPr>
          <w:b/>
          <w:bCs/>
        </w:rPr>
        <w:t xml:space="preserve"> тегов</w:t>
      </w:r>
      <w:proofErr w:type="gramStart"/>
      <w:r w:rsidRPr="00D434E2">
        <w:rPr>
          <w:b/>
          <w:bCs/>
        </w:rPr>
        <w:t>:</w:t>
      </w:r>
      <w:r w:rsidRPr="00D434E2">
        <w:t xml:space="preserve"> При</w:t>
      </w:r>
      <w:proofErr w:type="gramEnd"/>
      <w:r w:rsidRPr="00D434E2">
        <w:t xml:space="preserve"> вводе # открывается список тегов из пула с приоритетом пользовательских.</w:t>
      </w:r>
    </w:p>
    <w:p w14:paraId="56FC1AE0" w14:textId="77777777" w:rsidR="00D434E2" w:rsidRPr="00D434E2" w:rsidRDefault="00D434E2" w:rsidP="00D434E2">
      <w:pPr>
        <w:numPr>
          <w:ilvl w:val="0"/>
          <w:numId w:val="149"/>
        </w:numPr>
      </w:pPr>
      <w:r w:rsidRPr="00D434E2">
        <w:rPr>
          <w:b/>
          <w:bCs/>
        </w:rPr>
        <w:t>Предпросмотр ссылок</w:t>
      </w:r>
      <w:proofErr w:type="gramStart"/>
      <w:r w:rsidRPr="00D434E2">
        <w:rPr>
          <w:b/>
          <w:bCs/>
        </w:rPr>
        <w:t>:</w:t>
      </w:r>
      <w:r w:rsidRPr="00D434E2">
        <w:t xml:space="preserve"> При</w:t>
      </w:r>
      <w:proofErr w:type="gramEnd"/>
      <w:r w:rsidRPr="00D434E2">
        <w:t xml:space="preserve"> вводе URL система асинхронно извлекает заголовок и описание, отображая их в </w:t>
      </w:r>
      <w:proofErr w:type="spellStart"/>
      <w:r w:rsidRPr="00D434E2">
        <w:t>тултипе</w:t>
      </w:r>
      <w:proofErr w:type="spellEnd"/>
      <w:r w:rsidRPr="00D434E2">
        <w:t>.</w:t>
      </w:r>
    </w:p>
    <w:p w14:paraId="209FE250" w14:textId="77777777" w:rsidR="00D434E2" w:rsidRPr="00D434E2" w:rsidRDefault="00D434E2" w:rsidP="00D434E2">
      <w:pPr>
        <w:numPr>
          <w:ilvl w:val="0"/>
          <w:numId w:val="149"/>
        </w:numPr>
      </w:pPr>
      <w:r w:rsidRPr="00D434E2">
        <w:rPr>
          <w:b/>
          <w:bCs/>
        </w:rPr>
        <w:t>Предложение связей</w:t>
      </w:r>
      <w:proofErr w:type="gramStart"/>
      <w:r w:rsidRPr="00D434E2">
        <w:rPr>
          <w:b/>
          <w:bCs/>
        </w:rPr>
        <w:t>:</w:t>
      </w:r>
      <w:r w:rsidRPr="00D434E2">
        <w:t xml:space="preserve"> Если</w:t>
      </w:r>
      <w:proofErr w:type="gramEnd"/>
      <w:r w:rsidRPr="00D434E2">
        <w:t xml:space="preserve"> в тексте упоминается имя персонажа, система предлагает связать заметку с соответствующим медиа-блоком.</w:t>
      </w:r>
    </w:p>
    <w:p w14:paraId="30B9CFDC" w14:textId="77777777" w:rsidR="00D434E2" w:rsidRPr="00D434E2" w:rsidRDefault="00D434E2" w:rsidP="00D434E2">
      <w:r w:rsidRPr="00D434E2">
        <w:rPr>
          <w:b/>
          <w:bCs/>
        </w:rPr>
        <w:t>Режимы отображения:</w:t>
      </w:r>
    </w:p>
    <w:p w14:paraId="6367F89F" w14:textId="77777777" w:rsidR="00D434E2" w:rsidRPr="00D434E2" w:rsidRDefault="00D434E2" w:rsidP="00D434E2">
      <w:pPr>
        <w:numPr>
          <w:ilvl w:val="0"/>
          <w:numId w:val="150"/>
        </w:numPr>
      </w:pPr>
      <w:r w:rsidRPr="00D434E2">
        <w:rPr>
          <w:b/>
          <w:bCs/>
        </w:rPr>
        <w:t>Редактирование:</w:t>
      </w:r>
      <w:r w:rsidRPr="00D434E2">
        <w:t xml:space="preserve"> Полнофункциональный редактор с форматированием и интерактивными элементами.</w:t>
      </w:r>
    </w:p>
    <w:p w14:paraId="26B9D377" w14:textId="77777777" w:rsidR="00D434E2" w:rsidRPr="00D434E2" w:rsidRDefault="00D434E2" w:rsidP="00D434E2">
      <w:pPr>
        <w:numPr>
          <w:ilvl w:val="0"/>
          <w:numId w:val="150"/>
        </w:numPr>
      </w:pPr>
      <w:r w:rsidRPr="00D434E2">
        <w:rPr>
          <w:b/>
          <w:bCs/>
        </w:rPr>
        <w:t>Предпросмотр:</w:t>
      </w:r>
      <w:r w:rsidRPr="00D434E2">
        <w:t xml:space="preserve"> Рендеринг финального вида заметки без элементов управления. Переключение мгновенное, без потери позиции </w:t>
      </w:r>
      <w:proofErr w:type="spellStart"/>
      <w:r w:rsidRPr="00D434E2">
        <w:t>скролла</w:t>
      </w:r>
      <w:proofErr w:type="spellEnd"/>
      <w:r w:rsidRPr="00D434E2">
        <w:t>.</w:t>
      </w:r>
    </w:p>
    <w:p w14:paraId="41F23EB1" w14:textId="77777777" w:rsidR="00D434E2" w:rsidRPr="00D434E2" w:rsidRDefault="00D434E2" w:rsidP="00D434E2">
      <w:pPr>
        <w:numPr>
          <w:ilvl w:val="0"/>
          <w:numId w:val="150"/>
        </w:numPr>
      </w:pPr>
      <w:r w:rsidRPr="00D434E2">
        <w:rPr>
          <w:b/>
          <w:bCs/>
        </w:rPr>
        <w:t>Фокус-режим:</w:t>
      </w:r>
      <w:r w:rsidRPr="00D434E2">
        <w:t xml:space="preserve"> Скрытие всех панелей, кроме текстовой области. Активация по кнопке или F11.</w:t>
      </w:r>
    </w:p>
    <w:p w14:paraId="055BEA91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9.8 Обработка ошибок и деградация функциональности</w:t>
      </w:r>
    </w:p>
    <w:p w14:paraId="32425D1F" w14:textId="77777777" w:rsidR="00D434E2" w:rsidRPr="00D434E2" w:rsidRDefault="00D434E2" w:rsidP="00D434E2">
      <w:r w:rsidRPr="00D434E2">
        <w:t>Система заметок спроектирована с учётом возможных сбоев, обеспечивая работоспособность в любых условиях.</w:t>
      </w:r>
    </w:p>
    <w:p w14:paraId="36FB3AB1" w14:textId="77777777" w:rsidR="00D434E2" w:rsidRPr="00D434E2" w:rsidRDefault="00D434E2" w:rsidP="00D434E2">
      <w:r w:rsidRPr="00D434E2">
        <w:rPr>
          <w:b/>
          <w:bCs/>
        </w:rPr>
        <w:t>Сценарии и реакции: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1904"/>
        <w:gridCol w:w="2445"/>
        <w:gridCol w:w="2981"/>
      </w:tblGrid>
      <w:tr w:rsidR="00D434E2" w:rsidRPr="00D434E2" w14:paraId="491C04D2" w14:textId="77777777" w:rsidTr="00D434E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F075644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78550DC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Обнаружение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07BDFD1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Реакция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B460ADF" w14:textId="77777777" w:rsidR="00D434E2" w:rsidRPr="00D434E2" w:rsidRDefault="00D434E2" w:rsidP="00D434E2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Интерфейс для пользователя</w:t>
            </w:r>
          </w:p>
        </w:tc>
      </w:tr>
      <w:tr w:rsidR="00D434E2" w:rsidRPr="00D434E2" w14:paraId="724E26C4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F1D736" w14:textId="77777777" w:rsidR="00D434E2" w:rsidRPr="00D434E2" w:rsidRDefault="00D434E2" w:rsidP="00D434E2">
            <w:r w:rsidRPr="00D434E2">
              <w:t>Потеря связи с вложенным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DA142D" w14:textId="77777777" w:rsidR="00D434E2" w:rsidRPr="00D434E2" w:rsidRDefault="00D434E2" w:rsidP="00D434E2">
            <w:r w:rsidRPr="00D434E2">
              <w:t>При рендеринге заметки (файл не найден)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44C8DB" w14:textId="77777777" w:rsidR="00D434E2" w:rsidRPr="00D434E2" w:rsidRDefault="00D434E2" w:rsidP="00D434E2">
            <w:r w:rsidRPr="00D434E2">
              <w:t xml:space="preserve">Отображение </w:t>
            </w:r>
            <w:proofErr w:type="spellStart"/>
            <w:r w:rsidRPr="00D434E2">
              <w:t>плейсхолдера</w:t>
            </w:r>
            <w:proofErr w:type="spellEnd"/>
            <w:r w:rsidRPr="00D434E2">
              <w:t xml:space="preserve"> с иконкой «файл отсутствует»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0DA507A" w14:textId="77777777" w:rsidR="00D434E2" w:rsidRPr="00D434E2" w:rsidRDefault="00D434E2" w:rsidP="00D434E2">
            <w:r w:rsidRPr="00D434E2">
              <w:t xml:space="preserve">Индикатор </w:t>
            </w:r>
            <w:r w:rsidRPr="00D434E2">
              <w:rPr>
                <w:rFonts w:ascii="Segoe UI Symbol" w:hAnsi="Segoe UI Symbol" w:cs="Segoe UI Symbol"/>
              </w:rPr>
              <w:t>⚠</w:t>
            </w:r>
            <w:r w:rsidRPr="00D434E2">
              <w:t>️ на превью. Клик → «Восстановить путь» / «Удалить ссылку»</w:t>
            </w:r>
          </w:p>
        </w:tc>
      </w:tr>
      <w:tr w:rsidR="00D434E2" w:rsidRPr="00D434E2" w14:paraId="275567AA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323439" w14:textId="77777777" w:rsidR="00D434E2" w:rsidRPr="00D434E2" w:rsidRDefault="00D434E2" w:rsidP="00D434E2">
            <w:r w:rsidRPr="00D434E2">
              <w:lastRenderedPageBreak/>
              <w:t xml:space="preserve">Ошибка </w:t>
            </w:r>
            <w:proofErr w:type="spellStart"/>
            <w:r w:rsidRPr="00D434E2">
              <w:t>автосохранения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0A54D6" w14:textId="77777777" w:rsidR="00D434E2" w:rsidRPr="00D434E2" w:rsidRDefault="00D434E2" w:rsidP="00D434E2">
            <w:r w:rsidRPr="00D434E2">
              <w:t>Исключение при записи в 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655F52" w14:textId="77777777" w:rsidR="00D434E2" w:rsidRPr="00D434E2" w:rsidRDefault="00D434E2" w:rsidP="00D434E2">
            <w:r w:rsidRPr="00D434E2">
              <w:t>Повторная попытка через 5 с, затем уведомление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706B4DE" w14:textId="77777777" w:rsidR="00D434E2" w:rsidRPr="00D434E2" w:rsidRDefault="00D434E2" w:rsidP="00D434E2">
            <w:r w:rsidRPr="00D434E2">
              <w:t>Всплывающее сообщение: «Не удалось сохранить. [Повторить] [Экспортировать вручную]»</w:t>
            </w:r>
          </w:p>
        </w:tc>
      </w:tr>
      <w:tr w:rsidR="00D434E2" w:rsidRPr="00D434E2" w14:paraId="4253BDF7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76B562" w14:textId="77777777" w:rsidR="00D434E2" w:rsidRPr="00D434E2" w:rsidRDefault="00D434E2" w:rsidP="00D434E2">
            <w:r w:rsidRPr="00D434E2">
              <w:t>Конфликт версий при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193529" w14:textId="77777777" w:rsidR="00D434E2" w:rsidRPr="00D434E2" w:rsidRDefault="00D434E2" w:rsidP="00D434E2">
            <w:r w:rsidRPr="00D434E2">
              <w:t>Несравнимые векторные часы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5194774" w14:textId="77777777" w:rsidR="00D434E2" w:rsidRPr="00D434E2" w:rsidRDefault="00D434E2" w:rsidP="00D434E2">
            <w:r w:rsidRPr="00D434E2">
              <w:t>Автоматическое слияние текстов (</w:t>
            </w:r>
            <w:proofErr w:type="spellStart"/>
            <w:r w:rsidRPr="00D434E2">
              <w:t>post-merge</w:t>
            </w:r>
            <w:proofErr w:type="spellEnd"/>
            <w:r w:rsidRPr="00D434E2">
              <w:t>) или предложение ручного разбора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5D6F3CD" w14:textId="77777777" w:rsidR="00D434E2" w:rsidRPr="00D434E2" w:rsidRDefault="00D434E2" w:rsidP="00D434E2">
            <w:r w:rsidRPr="00D434E2">
              <w:t xml:space="preserve">Модальное окно: «Обнаружены изменения на другом устройстве. [Объединить автоматически] [Выбрать версию] [Открыть </w:t>
            </w:r>
            <w:proofErr w:type="spellStart"/>
            <w:r w:rsidRPr="00D434E2">
              <w:t>diff</w:t>
            </w:r>
            <w:proofErr w:type="spellEnd"/>
            <w:r w:rsidRPr="00D434E2">
              <w:t>]»</w:t>
            </w:r>
          </w:p>
        </w:tc>
      </w:tr>
      <w:tr w:rsidR="00D434E2" w:rsidRPr="00D434E2" w14:paraId="23257F38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1AB72F1" w14:textId="77777777" w:rsidR="00D434E2" w:rsidRPr="00D434E2" w:rsidRDefault="00D434E2" w:rsidP="00D434E2">
            <w:r w:rsidRPr="00D434E2">
              <w:t>Переполнение кэша превью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654298" w14:textId="77777777" w:rsidR="00D434E2" w:rsidRPr="00D434E2" w:rsidRDefault="00D434E2" w:rsidP="00D434E2">
            <w:r w:rsidRPr="00D434E2">
              <w:t>Превышение лимита места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CB8A027" w14:textId="77777777" w:rsidR="00D434E2" w:rsidRPr="00D434E2" w:rsidRDefault="00D434E2" w:rsidP="00D434E2">
            <w:r w:rsidRPr="00D434E2">
              <w:t>Удаление наименее используемых превью по стратегии LRU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1E4D753" w14:textId="77777777" w:rsidR="00D434E2" w:rsidRPr="00D434E2" w:rsidRDefault="00D434E2" w:rsidP="00D434E2">
            <w:r w:rsidRPr="00D434E2">
              <w:t>Уведомление: «Кэш превью очищен для экономии места. [Настроить лимит]»</w:t>
            </w:r>
          </w:p>
        </w:tc>
      </w:tr>
      <w:tr w:rsidR="00D434E2" w:rsidRPr="00D434E2" w14:paraId="69DEDF4C" w14:textId="77777777" w:rsidTr="00D434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08E48AE" w14:textId="77777777" w:rsidR="00D434E2" w:rsidRPr="00D434E2" w:rsidRDefault="00D434E2" w:rsidP="00D434E2">
            <w:r w:rsidRPr="00D434E2">
              <w:t xml:space="preserve">Ошибка </w:t>
            </w:r>
            <w:proofErr w:type="spellStart"/>
            <w:r w:rsidRPr="00D434E2">
              <w:t>парсинга</w:t>
            </w:r>
            <w:proofErr w:type="spellEnd"/>
            <w:r w:rsidRPr="00D434E2">
              <w:t xml:space="preserve"> </w:t>
            </w:r>
            <w:proofErr w:type="spellStart"/>
            <w:r w:rsidRPr="00D434E2">
              <w:t>Markdown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D87240A" w14:textId="77777777" w:rsidR="00D434E2" w:rsidRPr="00D434E2" w:rsidRDefault="00D434E2" w:rsidP="00D434E2">
            <w:r w:rsidRPr="00D434E2">
              <w:t>Некорректный синтаксис при рендеринге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47E4B9A" w14:textId="77777777" w:rsidR="00D434E2" w:rsidRPr="00D434E2" w:rsidRDefault="00D434E2" w:rsidP="00D434E2">
            <w:r w:rsidRPr="00D434E2">
              <w:t>Отображение исходного текста с подсветкой ошибки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C274715" w14:textId="77777777" w:rsidR="00D434E2" w:rsidRPr="00D434E2" w:rsidRDefault="00D434E2" w:rsidP="00D434E2">
            <w:r w:rsidRPr="00D434E2">
              <w:t xml:space="preserve">Подсветка проблемного участка красной волнистой линией. </w:t>
            </w:r>
            <w:proofErr w:type="spellStart"/>
            <w:r w:rsidRPr="00D434E2">
              <w:t>Тултип</w:t>
            </w:r>
            <w:proofErr w:type="spellEnd"/>
            <w:r w:rsidRPr="00D434E2">
              <w:t xml:space="preserve"> с подсказкой по исправлению</w:t>
            </w:r>
          </w:p>
        </w:tc>
      </w:tr>
    </w:tbl>
    <w:p w14:paraId="26294B51" w14:textId="77777777" w:rsidR="00D434E2" w:rsidRPr="00D434E2" w:rsidRDefault="00D434E2" w:rsidP="00D434E2">
      <w:r w:rsidRPr="00D434E2">
        <w:rPr>
          <w:b/>
          <w:bCs/>
        </w:rPr>
        <w:t>Принцип «Никогда не блокировать»:</w:t>
      </w:r>
    </w:p>
    <w:p w14:paraId="193B1AB3" w14:textId="77777777" w:rsidR="00D434E2" w:rsidRPr="00D434E2" w:rsidRDefault="00D434E2" w:rsidP="00D434E2">
      <w:pPr>
        <w:numPr>
          <w:ilvl w:val="0"/>
          <w:numId w:val="151"/>
        </w:numPr>
      </w:pPr>
      <w:r w:rsidRPr="00D434E2">
        <w:t>Приложение всегда предлагает следующий шаг, даже при ошибке.</w:t>
      </w:r>
    </w:p>
    <w:p w14:paraId="0B7C0851" w14:textId="77777777" w:rsidR="00D434E2" w:rsidRPr="00D434E2" w:rsidRDefault="00D434E2" w:rsidP="00D434E2">
      <w:pPr>
        <w:numPr>
          <w:ilvl w:val="0"/>
          <w:numId w:val="151"/>
        </w:numPr>
      </w:pPr>
      <w:r w:rsidRPr="00D434E2">
        <w:t>Пример правильного сообщения: «Не удалось загрузить превью. Возможные причины: файл перемещён → [Указать новый путь]; повреждён → [Удалить ссылку]; нет прав → [Проверить доступ]. [Повторить] [Пропустить]».</w:t>
      </w:r>
    </w:p>
    <w:p w14:paraId="3057C340" w14:textId="77777777" w:rsidR="00D434E2" w:rsidRPr="00D434E2" w:rsidRDefault="00D434E2" w:rsidP="00D434E2">
      <w:pPr>
        <w:rPr>
          <w:b/>
          <w:bCs/>
        </w:rPr>
      </w:pPr>
      <w:r w:rsidRPr="00D434E2">
        <w:rPr>
          <w:b/>
          <w:bCs/>
        </w:rPr>
        <w:t>9.9 Жёсткие правила генерации кода (Заметки и связи)</w:t>
      </w:r>
    </w:p>
    <w:p w14:paraId="31EA2E17" w14:textId="77777777" w:rsidR="00D434E2" w:rsidRPr="00D434E2" w:rsidRDefault="00D434E2" w:rsidP="00D434E2">
      <w:r w:rsidRPr="00D434E2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7FF6F8E6" w14:textId="77777777" w:rsidR="00D434E2" w:rsidRPr="00D434E2" w:rsidRDefault="00D434E2" w:rsidP="00D434E2">
      <w:pPr>
        <w:numPr>
          <w:ilvl w:val="0"/>
          <w:numId w:val="152"/>
        </w:numPr>
      </w:pPr>
      <w:r w:rsidRPr="00D434E2">
        <w:rPr>
          <w:b/>
          <w:bCs/>
        </w:rPr>
        <w:t>Единый источник состояния для заметок.</w:t>
      </w:r>
      <w:r w:rsidRPr="00D434E2">
        <w:t xml:space="preserve"> Все операции с текстом, вложениями и связями выполняются только через реактивный провайдер. Запрещено дублировать логику сохранения или индексации в презентационном слое.</w:t>
      </w:r>
    </w:p>
    <w:p w14:paraId="40B799DF" w14:textId="77777777" w:rsidR="00D434E2" w:rsidRPr="00D434E2" w:rsidRDefault="00D434E2" w:rsidP="00D434E2">
      <w:pPr>
        <w:numPr>
          <w:ilvl w:val="0"/>
          <w:numId w:val="152"/>
        </w:numPr>
      </w:pPr>
      <w:r w:rsidRPr="00D434E2">
        <w:rPr>
          <w:b/>
          <w:bCs/>
        </w:rPr>
        <w:t>Строгая типизация связей.</w:t>
      </w:r>
      <w:r w:rsidRPr="00D434E2">
        <w:t xml:space="preserve"> Тип связи описывается через </w:t>
      </w:r>
      <w:proofErr w:type="spellStart"/>
      <w:r w:rsidRPr="00D434E2">
        <w:t>enum</w:t>
      </w:r>
      <w:proofErr w:type="spellEnd"/>
      <w:r w:rsidRPr="00D434E2">
        <w:t xml:space="preserve"> </w:t>
      </w:r>
      <w:proofErr w:type="spellStart"/>
      <w:r w:rsidRPr="00D434E2">
        <w:t>LinkType</w:t>
      </w:r>
      <w:proofErr w:type="spellEnd"/>
      <w:r w:rsidRPr="00D434E2">
        <w:t xml:space="preserve"> с явными значениями. Запрещено использовать строковые литералы для сравнения типов связей.</w:t>
      </w:r>
    </w:p>
    <w:p w14:paraId="5E96E5D6" w14:textId="77777777" w:rsidR="00D434E2" w:rsidRPr="00D434E2" w:rsidRDefault="00D434E2" w:rsidP="00D434E2">
      <w:pPr>
        <w:numPr>
          <w:ilvl w:val="0"/>
          <w:numId w:val="152"/>
        </w:numPr>
      </w:pPr>
      <w:r w:rsidRPr="00D434E2">
        <w:rPr>
          <w:b/>
          <w:bCs/>
        </w:rPr>
        <w:lastRenderedPageBreak/>
        <w:t>Атомарность операций с заметками.</w:t>
      </w:r>
      <w:r w:rsidRPr="00D434E2">
        <w:t xml:space="preserve"> Любое изменение, затрагивающее текст, вложения и связи, выполняется в транзакции. При ошибке происходит полный откат, и пользователь получает понятное сообщение.</w:t>
      </w:r>
    </w:p>
    <w:p w14:paraId="5DFC3D2C" w14:textId="77777777" w:rsidR="00D434E2" w:rsidRPr="00D434E2" w:rsidRDefault="00D434E2" w:rsidP="00D434E2">
      <w:pPr>
        <w:numPr>
          <w:ilvl w:val="0"/>
          <w:numId w:val="152"/>
        </w:numPr>
      </w:pPr>
      <w:r w:rsidRPr="00D434E2">
        <w:rPr>
          <w:b/>
          <w:bCs/>
        </w:rPr>
        <w:t>Изоляция побочных эффектов.</w:t>
      </w:r>
      <w:r w:rsidRPr="00D434E2">
        <w:t xml:space="preserve"> </w:t>
      </w:r>
      <w:proofErr w:type="spellStart"/>
      <w:r w:rsidRPr="00D434E2">
        <w:t>Парсинг</w:t>
      </w:r>
      <w:proofErr w:type="spellEnd"/>
      <w:r w:rsidRPr="00D434E2">
        <w:t xml:space="preserve"> </w:t>
      </w:r>
      <w:proofErr w:type="spellStart"/>
      <w:r w:rsidRPr="00D434E2">
        <w:t>Markdown</w:t>
      </w:r>
      <w:proofErr w:type="spellEnd"/>
      <w:r w:rsidRPr="00D434E2">
        <w:t xml:space="preserve">, извлечение метаданных ссылок, генерация превью инкапсулированы в репозиториях. Презентационный слой не импортирует пакеты </w:t>
      </w:r>
      <w:proofErr w:type="spellStart"/>
      <w:r w:rsidRPr="00D434E2">
        <w:t>парсинга</w:t>
      </w:r>
      <w:proofErr w:type="spellEnd"/>
      <w:r w:rsidRPr="00D434E2">
        <w:t xml:space="preserve"> или сетевого взаимодействия.</w:t>
      </w:r>
    </w:p>
    <w:p w14:paraId="30C3B98C" w14:textId="77777777" w:rsidR="00D434E2" w:rsidRPr="00D434E2" w:rsidRDefault="00D434E2" w:rsidP="00D434E2">
      <w:pPr>
        <w:numPr>
          <w:ilvl w:val="0"/>
          <w:numId w:val="152"/>
        </w:numPr>
      </w:pPr>
      <w:r w:rsidRPr="00D434E2">
        <w:rPr>
          <w:b/>
          <w:bCs/>
        </w:rPr>
        <w:t>Реактивное обновление интерфейса.</w:t>
      </w:r>
      <w:r w:rsidRPr="00D434E2">
        <w:t xml:space="preserve"> Изменение заметки (текст, теги, связи) автоматически уведомляет все подписанные виджеты. Запрещено ручное обновление через </w:t>
      </w:r>
      <w:proofErr w:type="spellStart"/>
      <w:r w:rsidRPr="00D434E2">
        <w:t>setState</w:t>
      </w:r>
      <w:proofErr w:type="spellEnd"/>
      <w:r w:rsidRPr="00D434E2">
        <w:t xml:space="preserve"> для данных; только через реактивные провайдеры.</w:t>
      </w:r>
    </w:p>
    <w:p w14:paraId="5FB1ED4D" w14:textId="77777777" w:rsidR="00D434E2" w:rsidRPr="00D434E2" w:rsidRDefault="00D434E2" w:rsidP="00D434E2">
      <w:pPr>
        <w:numPr>
          <w:ilvl w:val="0"/>
          <w:numId w:val="152"/>
        </w:numPr>
      </w:pPr>
      <w:r w:rsidRPr="00D434E2">
        <w:rPr>
          <w:b/>
          <w:bCs/>
        </w:rPr>
        <w:t>Кэширование рендеринга.</w:t>
      </w:r>
      <w:r w:rsidRPr="00D434E2">
        <w:t xml:space="preserve"> Результат </w:t>
      </w:r>
      <w:proofErr w:type="spellStart"/>
      <w:r w:rsidRPr="00D434E2">
        <w:t>парсинга</w:t>
      </w:r>
      <w:proofErr w:type="spellEnd"/>
      <w:r w:rsidRPr="00D434E2">
        <w:t xml:space="preserve"> </w:t>
      </w:r>
      <w:proofErr w:type="spellStart"/>
      <w:r w:rsidRPr="00D434E2">
        <w:t>Markdown</w:t>
      </w:r>
      <w:proofErr w:type="spellEnd"/>
      <w:r w:rsidRPr="00D434E2">
        <w:t xml:space="preserve"> кэшируется по </w:t>
      </w:r>
      <w:proofErr w:type="spellStart"/>
      <w:r w:rsidRPr="00D434E2">
        <w:t>хешу</w:t>
      </w:r>
      <w:proofErr w:type="spellEnd"/>
      <w:r w:rsidRPr="00D434E2">
        <w:t xml:space="preserve"> содержимого. Повторный рендеринг того же текста использует кэш. </w:t>
      </w:r>
      <w:proofErr w:type="spellStart"/>
      <w:r w:rsidRPr="00D434E2">
        <w:t>Инвалидация</w:t>
      </w:r>
      <w:proofErr w:type="spellEnd"/>
      <w:r w:rsidRPr="00D434E2">
        <w:t xml:space="preserve"> кэша происходит только при изменении текста.</w:t>
      </w:r>
    </w:p>
    <w:p w14:paraId="47E97AB7" w14:textId="77777777" w:rsidR="00D434E2" w:rsidRPr="00D434E2" w:rsidRDefault="00D434E2" w:rsidP="00D434E2">
      <w:pPr>
        <w:numPr>
          <w:ilvl w:val="0"/>
          <w:numId w:val="152"/>
        </w:numPr>
      </w:pPr>
      <w:r w:rsidRPr="00D434E2">
        <w:rPr>
          <w:b/>
          <w:bCs/>
        </w:rPr>
        <w:t>Обработка ошибок на границе фичи.</w:t>
      </w:r>
      <w:r w:rsidRPr="00D434E2">
        <w:t xml:space="preserve"> Каждый модуль редактора имеет собственный обработчик исключений. Ошибки </w:t>
      </w:r>
      <w:proofErr w:type="spellStart"/>
      <w:r w:rsidRPr="00D434E2">
        <w:t>логируются</w:t>
      </w:r>
      <w:proofErr w:type="spellEnd"/>
      <w:r w:rsidRPr="00D434E2">
        <w:t>, преобразуются в пользовательские сообщения и не приводят к падению приложения.</w:t>
      </w:r>
    </w:p>
    <w:p w14:paraId="63158CDB" w14:textId="77777777" w:rsidR="00D434E2" w:rsidRPr="00D434E2" w:rsidRDefault="00D434E2" w:rsidP="00D434E2">
      <w:pPr>
        <w:numPr>
          <w:ilvl w:val="0"/>
          <w:numId w:val="152"/>
        </w:numPr>
      </w:pPr>
      <w:r w:rsidRPr="00D434E2">
        <w:rPr>
          <w:b/>
          <w:bCs/>
        </w:rPr>
        <w:t>Доступность редактора.</w:t>
      </w:r>
      <w:r w:rsidRPr="00D434E2">
        <w:t xml:space="preserve"> Все кнопки форматирования, поля ввода и интерактивные элементы содержат семантические метки, поддерживают навигацию с клавиатуры и имеют достаточную контрастность. Поддержка </w:t>
      </w:r>
      <w:proofErr w:type="spellStart"/>
      <w:r w:rsidRPr="00D434E2">
        <w:t>скринридеров</w:t>
      </w:r>
      <w:proofErr w:type="spellEnd"/>
      <w:r w:rsidRPr="00D434E2">
        <w:t xml:space="preserve"> обязательна.</w:t>
      </w:r>
    </w:p>
    <w:p w14:paraId="236B9D7E" w14:textId="77777777" w:rsidR="00D434E2" w:rsidRDefault="00D434E2"/>
    <w:p w14:paraId="751C343E" w14:textId="77777777" w:rsidR="00B74808" w:rsidRDefault="00B74808"/>
    <w:p w14:paraId="0058D9B6" w14:textId="77777777" w:rsidR="00B74808" w:rsidRPr="00B74808" w:rsidRDefault="00B74808" w:rsidP="00B74808">
      <w:pPr>
        <w:rPr>
          <w:b/>
          <w:bCs/>
        </w:rPr>
      </w:pPr>
      <w:r w:rsidRPr="00B74808">
        <w:rPr>
          <w:rFonts w:ascii="Segoe UI Emoji" w:hAnsi="Segoe UI Emoji" w:cs="Segoe UI Emoji"/>
          <w:b/>
          <w:bCs/>
        </w:rPr>
        <w:t>📘</w:t>
      </w:r>
      <w:r w:rsidRPr="00B74808">
        <w:rPr>
          <w:b/>
          <w:bCs/>
        </w:rPr>
        <w:t xml:space="preserve"> РАЗДЕЛ 10: НАСТРОЙКИ, ПЕРСОНАЛИЗАЦИЯ И ДОСТУПНОСТЬ</w:t>
      </w:r>
    </w:p>
    <w:p w14:paraId="6BA4D662" w14:textId="77777777" w:rsidR="00B74808" w:rsidRPr="00B74808" w:rsidRDefault="00B74808" w:rsidP="00B74808">
      <w:pPr>
        <w:rPr>
          <w:b/>
          <w:bCs/>
        </w:rPr>
      </w:pPr>
      <w:r w:rsidRPr="00B74808">
        <w:rPr>
          <w:b/>
          <w:bCs/>
        </w:rPr>
        <w:t>10.1 Философия настроек: «Мощь без сложности»</w:t>
      </w:r>
    </w:p>
    <w:p w14:paraId="2DC16172" w14:textId="77777777" w:rsidR="00B74808" w:rsidRPr="00B74808" w:rsidRDefault="00B74808" w:rsidP="00B74808">
      <w:r w:rsidRPr="00B74808">
        <w:t>Система настроек в GlubLink проектируется как прогрессивно раскрываемый интерфейс: базовые параметры доступны сразу, расширенные — по запросу, экспертные — в отдельном режиме. Пользователь не должен «искать» нужную опцию — система ведёт его от общего к частному.</w:t>
      </w:r>
    </w:p>
    <w:p w14:paraId="6EC40D3B" w14:textId="77777777" w:rsidR="00B74808" w:rsidRPr="00B74808" w:rsidRDefault="00B74808" w:rsidP="00B74808">
      <w:r w:rsidRPr="00B74808">
        <w:rPr>
          <w:b/>
          <w:bCs/>
        </w:rPr>
        <w:t>Жёсткие мандаты:</w:t>
      </w:r>
    </w:p>
    <w:p w14:paraId="723C80D3" w14:textId="77777777" w:rsidR="00B74808" w:rsidRPr="00B74808" w:rsidRDefault="00B74808" w:rsidP="00B74808">
      <w:pPr>
        <w:numPr>
          <w:ilvl w:val="0"/>
          <w:numId w:val="153"/>
        </w:numPr>
      </w:pPr>
      <w:r w:rsidRPr="00B74808">
        <w:rPr>
          <w:b/>
          <w:bCs/>
        </w:rPr>
        <w:t>Трёхуровневая организация.</w:t>
      </w:r>
      <w:r w:rsidRPr="00B74808">
        <w:t xml:space="preserve"> Настройки группируются по принципу частоты использования: «Основные» (ежедневно), «Расширенные» (еженедельно), «Экспертные» (по необходимости).</w:t>
      </w:r>
    </w:p>
    <w:p w14:paraId="16270A2D" w14:textId="77777777" w:rsidR="00B74808" w:rsidRPr="00B74808" w:rsidRDefault="00B74808" w:rsidP="00B74808">
      <w:pPr>
        <w:numPr>
          <w:ilvl w:val="0"/>
          <w:numId w:val="153"/>
        </w:numPr>
      </w:pPr>
      <w:r w:rsidRPr="00B74808">
        <w:rPr>
          <w:b/>
          <w:bCs/>
        </w:rPr>
        <w:t>Мгновенное применение.</w:t>
      </w:r>
      <w:r w:rsidRPr="00B74808">
        <w:t xml:space="preserve"> Изменение любой настройки применяется немедленно, без кнопки «Сохранить». Отмена — через </w:t>
      </w:r>
      <w:proofErr w:type="spellStart"/>
      <w:r w:rsidRPr="00B74808">
        <w:t>Ctrl+Z</w:t>
      </w:r>
      <w:proofErr w:type="spellEnd"/>
      <w:r w:rsidRPr="00B74808">
        <w:t xml:space="preserve"> или явный возврат к предыдущему значению.</w:t>
      </w:r>
    </w:p>
    <w:p w14:paraId="72BE2CFF" w14:textId="77777777" w:rsidR="00B74808" w:rsidRPr="00B74808" w:rsidRDefault="00B74808" w:rsidP="00B74808">
      <w:pPr>
        <w:numPr>
          <w:ilvl w:val="0"/>
          <w:numId w:val="153"/>
        </w:numPr>
      </w:pPr>
      <w:r w:rsidRPr="00B74808">
        <w:rPr>
          <w:b/>
          <w:bCs/>
        </w:rPr>
        <w:lastRenderedPageBreak/>
        <w:t>Контекстная релевантность.</w:t>
      </w:r>
      <w:r w:rsidRPr="00B74808">
        <w:t xml:space="preserve"> Настройки, влияющие на текущий экран, доступны прямо в интерфейсе этого экрана (быстрые переключатели), а не только в глобальном меню.</w:t>
      </w:r>
    </w:p>
    <w:p w14:paraId="04D12BE0" w14:textId="77777777" w:rsidR="00B74808" w:rsidRPr="00B74808" w:rsidRDefault="00B74808" w:rsidP="00B74808">
      <w:pPr>
        <w:numPr>
          <w:ilvl w:val="0"/>
          <w:numId w:val="153"/>
        </w:numPr>
      </w:pPr>
      <w:r w:rsidRPr="00B74808">
        <w:rPr>
          <w:b/>
          <w:bCs/>
        </w:rPr>
        <w:t>Безопасность по умолчанию.</w:t>
      </w:r>
      <w:r w:rsidRPr="00B74808">
        <w:t xml:space="preserve"> Любая настройка, влияющая на конфиденциальность, синхронизацию или удаление данных, требует явного подтверждения и объяснения последствий.</w:t>
      </w:r>
    </w:p>
    <w:p w14:paraId="678CDFF4" w14:textId="77777777" w:rsidR="00B74808" w:rsidRPr="00B74808" w:rsidRDefault="00B74808" w:rsidP="00B74808">
      <w:pPr>
        <w:rPr>
          <w:b/>
          <w:bCs/>
        </w:rPr>
      </w:pPr>
      <w:r w:rsidRPr="00B74808">
        <w:rPr>
          <w:b/>
          <w:bCs/>
        </w:rPr>
        <w:t>10.2 Архитектура системы настроек</w:t>
      </w:r>
    </w:p>
    <w:p w14:paraId="22787A98" w14:textId="77777777" w:rsidR="00B74808" w:rsidRPr="00B74808" w:rsidRDefault="00B74808" w:rsidP="00B74808">
      <w:r w:rsidRPr="00B74808">
        <w:t>Настройки хранятся в иерархической структуре с чётким разделением по областям ответственности и стратегиям синхронизации.</w:t>
      </w:r>
    </w:p>
    <w:p w14:paraId="0303E2BA" w14:textId="77777777" w:rsidR="00B74808" w:rsidRPr="00B74808" w:rsidRDefault="00B74808" w:rsidP="00B74808">
      <w:r w:rsidRPr="00B74808">
        <w:rPr>
          <w:b/>
          <w:bCs/>
        </w:rPr>
        <w:t>Уровни конфигурации:</w:t>
      </w:r>
    </w:p>
    <w:p w14:paraId="471DB450" w14:textId="77777777" w:rsidR="00B74808" w:rsidRPr="00B74808" w:rsidRDefault="00B74808" w:rsidP="00B74808">
      <w:pPr>
        <w:numPr>
          <w:ilvl w:val="0"/>
          <w:numId w:val="154"/>
        </w:numPr>
      </w:pPr>
      <w:r w:rsidRPr="00B74808">
        <w:rPr>
          <w:b/>
          <w:bCs/>
        </w:rPr>
        <w:t>Системные (</w:t>
      </w:r>
      <w:proofErr w:type="spellStart"/>
      <w:r w:rsidRPr="00B74808">
        <w:rPr>
          <w:b/>
          <w:bCs/>
        </w:rPr>
        <w:t>несинхронизируемые</w:t>
      </w:r>
      <w:proofErr w:type="spellEnd"/>
      <w:r w:rsidRPr="00B74808">
        <w:rPr>
          <w:b/>
          <w:bCs/>
        </w:rPr>
        <w:t>):</w:t>
      </w:r>
    </w:p>
    <w:p w14:paraId="599B4A7D" w14:textId="77777777" w:rsidR="00B74808" w:rsidRPr="00B74808" w:rsidRDefault="00B74808" w:rsidP="00B74808">
      <w:pPr>
        <w:numPr>
          <w:ilvl w:val="1"/>
          <w:numId w:val="154"/>
        </w:numPr>
      </w:pPr>
      <w:r w:rsidRPr="00B74808">
        <w:t>Пути к локальным хранилищам, кэш-директории, настройки изолятов.</w:t>
      </w:r>
    </w:p>
    <w:p w14:paraId="35857DB2" w14:textId="77777777" w:rsidR="00B74808" w:rsidRPr="00B74808" w:rsidRDefault="00B74808" w:rsidP="00B74808">
      <w:pPr>
        <w:numPr>
          <w:ilvl w:val="1"/>
          <w:numId w:val="154"/>
        </w:numPr>
      </w:pPr>
      <w:r w:rsidRPr="00B74808">
        <w:t>Привязка к конкретному устройству, не передаются при синхронизации.</w:t>
      </w:r>
    </w:p>
    <w:p w14:paraId="5D33D8CC" w14:textId="77777777" w:rsidR="00B74808" w:rsidRPr="00B74808" w:rsidRDefault="00B74808" w:rsidP="00B74808">
      <w:pPr>
        <w:numPr>
          <w:ilvl w:val="1"/>
          <w:numId w:val="154"/>
        </w:numPr>
      </w:pPr>
      <w:r w:rsidRPr="00B74808">
        <w:t>Изменение требует перезапуска приложения или модуля.</w:t>
      </w:r>
    </w:p>
    <w:p w14:paraId="291100B9" w14:textId="77777777" w:rsidR="00B74808" w:rsidRPr="00B74808" w:rsidRDefault="00B74808" w:rsidP="00B74808">
      <w:pPr>
        <w:numPr>
          <w:ilvl w:val="0"/>
          <w:numId w:val="154"/>
        </w:numPr>
      </w:pPr>
      <w:r w:rsidRPr="00B74808">
        <w:rPr>
          <w:b/>
          <w:bCs/>
        </w:rPr>
        <w:t>Пользовательские (синхронизируемые):</w:t>
      </w:r>
    </w:p>
    <w:p w14:paraId="0C55814B" w14:textId="77777777" w:rsidR="00B74808" w:rsidRPr="00B74808" w:rsidRDefault="00B74808" w:rsidP="00B74808">
      <w:pPr>
        <w:numPr>
          <w:ilvl w:val="1"/>
          <w:numId w:val="154"/>
        </w:numPr>
      </w:pPr>
      <w:r w:rsidRPr="00B74808">
        <w:t>Тема интерфейса, язык, предпочтения отображения, настройки тегирования.</w:t>
      </w:r>
    </w:p>
    <w:p w14:paraId="474DC3AE" w14:textId="77777777" w:rsidR="00B74808" w:rsidRPr="00B74808" w:rsidRDefault="00B74808" w:rsidP="00B74808">
      <w:pPr>
        <w:numPr>
          <w:ilvl w:val="1"/>
          <w:numId w:val="154"/>
        </w:numPr>
      </w:pPr>
      <w:r w:rsidRPr="00B74808">
        <w:t>Синхронизируются между устройствами через облачный канал.</w:t>
      </w:r>
    </w:p>
    <w:p w14:paraId="0D58D536" w14:textId="77777777" w:rsidR="00B74808" w:rsidRPr="00B74808" w:rsidRDefault="00B74808" w:rsidP="00B74808">
      <w:pPr>
        <w:numPr>
          <w:ilvl w:val="1"/>
          <w:numId w:val="154"/>
        </w:numPr>
      </w:pPr>
      <w:r w:rsidRPr="00B74808">
        <w:t xml:space="preserve">Конфликты разрешаются по стратегии </w:t>
      </w:r>
      <w:proofErr w:type="spellStart"/>
      <w:r w:rsidRPr="00B74808">
        <w:t>Last-Write-Wins</w:t>
      </w:r>
      <w:proofErr w:type="spellEnd"/>
      <w:r w:rsidRPr="00B74808">
        <w:t xml:space="preserve"> с уведомлением.</w:t>
      </w:r>
    </w:p>
    <w:p w14:paraId="23F83AC8" w14:textId="77777777" w:rsidR="00B74808" w:rsidRPr="00B74808" w:rsidRDefault="00B74808" w:rsidP="00B74808">
      <w:pPr>
        <w:numPr>
          <w:ilvl w:val="0"/>
          <w:numId w:val="154"/>
        </w:numPr>
      </w:pPr>
      <w:r w:rsidRPr="00B74808">
        <w:rPr>
          <w:b/>
          <w:bCs/>
        </w:rPr>
        <w:t>Рабочие (контекстные):</w:t>
      </w:r>
    </w:p>
    <w:p w14:paraId="04F3CD0C" w14:textId="77777777" w:rsidR="00B74808" w:rsidRPr="00B74808" w:rsidRDefault="00B74808" w:rsidP="00B74808">
      <w:pPr>
        <w:numPr>
          <w:ilvl w:val="1"/>
          <w:numId w:val="154"/>
        </w:numPr>
      </w:pPr>
      <w:r w:rsidRPr="00B74808">
        <w:t xml:space="preserve">Настройки конкретного </w:t>
      </w:r>
      <w:proofErr w:type="spellStart"/>
      <w:r w:rsidRPr="00B74808">
        <w:t>Workspace</w:t>
      </w:r>
      <w:proofErr w:type="spellEnd"/>
      <w:r w:rsidRPr="00B74808">
        <w:t>: фильтры по умолчанию, режим сетки, сортировка.</w:t>
      </w:r>
    </w:p>
    <w:p w14:paraId="180DF64A" w14:textId="77777777" w:rsidR="00B74808" w:rsidRPr="00B74808" w:rsidRDefault="00B74808" w:rsidP="00B74808">
      <w:pPr>
        <w:numPr>
          <w:ilvl w:val="1"/>
          <w:numId w:val="154"/>
        </w:numPr>
      </w:pPr>
      <w:r w:rsidRPr="00B74808">
        <w:t xml:space="preserve">Хранятся в конфигурации </w:t>
      </w:r>
      <w:proofErr w:type="spellStart"/>
      <w:r w:rsidRPr="00B74808">
        <w:t>Workspace</w:t>
      </w:r>
      <w:proofErr w:type="spellEnd"/>
      <w:r w:rsidRPr="00B74808">
        <w:t>, привязаны к его идентификатору.</w:t>
      </w:r>
    </w:p>
    <w:p w14:paraId="6AAE3FCF" w14:textId="77777777" w:rsidR="00B74808" w:rsidRPr="00B74808" w:rsidRDefault="00B74808" w:rsidP="00B74808">
      <w:pPr>
        <w:numPr>
          <w:ilvl w:val="1"/>
          <w:numId w:val="154"/>
        </w:numPr>
      </w:pPr>
      <w:r w:rsidRPr="00B74808">
        <w:t>Не синхронизируются автоматически, только по явному запросу пользователя.</w:t>
      </w:r>
    </w:p>
    <w:p w14:paraId="39D2DA9E" w14:textId="77777777" w:rsidR="00B74808" w:rsidRPr="00B74808" w:rsidRDefault="00B74808" w:rsidP="00B74808">
      <w:r w:rsidRPr="00B74808">
        <w:rPr>
          <w:b/>
          <w:bCs/>
        </w:rPr>
        <w:t>Структура хранения:</w:t>
      </w:r>
    </w:p>
    <w:p w14:paraId="6919A0E2" w14:textId="77777777" w:rsidR="00B74808" w:rsidRPr="00B74808" w:rsidRDefault="00B74808" w:rsidP="00B74808">
      <w:pPr>
        <w:numPr>
          <w:ilvl w:val="0"/>
          <w:numId w:val="155"/>
        </w:numPr>
      </w:pPr>
      <w:r w:rsidRPr="00B74808">
        <w:t>Формат: JSON-подобная иерархия с сильной типизацией ключей.</w:t>
      </w:r>
    </w:p>
    <w:p w14:paraId="173DF4DE" w14:textId="77777777" w:rsidR="00B74808" w:rsidRPr="00B74808" w:rsidRDefault="00B74808" w:rsidP="00B74808">
      <w:pPr>
        <w:numPr>
          <w:ilvl w:val="0"/>
          <w:numId w:val="155"/>
        </w:numPr>
      </w:pPr>
      <w:r w:rsidRPr="00B74808">
        <w:t>Валидация: каждое значение проверяется на соответствие схеме при загрузке и сохранении.</w:t>
      </w:r>
    </w:p>
    <w:p w14:paraId="3EE7984E" w14:textId="77777777" w:rsidR="00B74808" w:rsidRPr="00B74808" w:rsidRDefault="00B74808" w:rsidP="00B74808">
      <w:pPr>
        <w:numPr>
          <w:ilvl w:val="0"/>
          <w:numId w:val="155"/>
        </w:numPr>
      </w:pPr>
      <w:r w:rsidRPr="00B74808">
        <w:t>Миграции: изменения в структуре настроек сопровождаются скриптами миграции, выполняемыми при первом запуске новой версии.</w:t>
      </w:r>
    </w:p>
    <w:p w14:paraId="55CAAFE4" w14:textId="77777777" w:rsidR="00B74808" w:rsidRPr="00B74808" w:rsidRDefault="00B74808" w:rsidP="00B74808">
      <w:pPr>
        <w:rPr>
          <w:b/>
          <w:bCs/>
        </w:rPr>
      </w:pPr>
      <w:r w:rsidRPr="00B74808">
        <w:rPr>
          <w:b/>
          <w:bCs/>
        </w:rPr>
        <w:t xml:space="preserve">10.3 </w:t>
      </w:r>
      <w:proofErr w:type="spellStart"/>
      <w:r w:rsidRPr="00B74808">
        <w:rPr>
          <w:b/>
          <w:bCs/>
        </w:rPr>
        <w:t>Темизация</w:t>
      </w:r>
      <w:proofErr w:type="spellEnd"/>
      <w:r w:rsidRPr="00B74808">
        <w:rPr>
          <w:b/>
          <w:bCs/>
        </w:rPr>
        <w:t xml:space="preserve"> и визуальная персонализация</w:t>
      </w:r>
    </w:p>
    <w:p w14:paraId="5BCAA993" w14:textId="77777777" w:rsidR="00B74808" w:rsidRPr="00B74808" w:rsidRDefault="00B74808" w:rsidP="00B74808">
      <w:r w:rsidRPr="00B74808">
        <w:lastRenderedPageBreak/>
        <w:t>Система тем позволяет пользователю настроить визуальный опыт без нарушения принципов дизайн-системы.</w:t>
      </w:r>
    </w:p>
    <w:p w14:paraId="08D84DE3" w14:textId="77777777" w:rsidR="00B74808" w:rsidRPr="00B74808" w:rsidRDefault="00B74808" w:rsidP="00B74808">
      <w:r w:rsidRPr="00B74808">
        <w:rPr>
          <w:b/>
          <w:bCs/>
        </w:rPr>
        <w:t>Поддерживаемые темы:</w:t>
      </w:r>
    </w:p>
    <w:p w14:paraId="6D30BD00" w14:textId="77777777" w:rsidR="00B74808" w:rsidRPr="00B74808" w:rsidRDefault="00B74808" w:rsidP="00B74808">
      <w:pPr>
        <w:numPr>
          <w:ilvl w:val="0"/>
          <w:numId w:val="156"/>
        </w:numPr>
      </w:pPr>
      <w:r w:rsidRPr="00B74808">
        <w:rPr>
          <w:b/>
          <w:bCs/>
        </w:rPr>
        <w:t>Тёмная тема (по умолчанию):</w:t>
      </w:r>
    </w:p>
    <w:p w14:paraId="01CFAA68" w14:textId="77777777" w:rsidR="00B74808" w:rsidRPr="00B74808" w:rsidRDefault="00B74808" w:rsidP="00B74808">
      <w:pPr>
        <w:numPr>
          <w:ilvl w:val="1"/>
          <w:numId w:val="156"/>
        </w:numPr>
      </w:pPr>
      <w:r w:rsidRPr="00B74808">
        <w:t>Фон: #121212, Поверхность: #1E1E1E, Текст: #EAEAEA.</w:t>
      </w:r>
    </w:p>
    <w:p w14:paraId="16C8FF92" w14:textId="77777777" w:rsidR="00B74808" w:rsidRPr="00B74808" w:rsidRDefault="00B74808" w:rsidP="00B74808">
      <w:pPr>
        <w:numPr>
          <w:ilvl w:val="1"/>
          <w:numId w:val="156"/>
        </w:numPr>
      </w:pPr>
      <w:r w:rsidRPr="00B74808">
        <w:t>Оптимизирована для длительного использования, снижает нагрузку на глаза.</w:t>
      </w:r>
    </w:p>
    <w:p w14:paraId="380148D4" w14:textId="77777777" w:rsidR="00B74808" w:rsidRPr="00B74808" w:rsidRDefault="00B74808" w:rsidP="00B74808">
      <w:pPr>
        <w:numPr>
          <w:ilvl w:val="0"/>
          <w:numId w:val="156"/>
        </w:numPr>
      </w:pPr>
      <w:r w:rsidRPr="00B74808">
        <w:rPr>
          <w:b/>
          <w:bCs/>
        </w:rPr>
        <w:t>Светлая тема:</w:t>
      </w:r>
    </w:p>
    <w:p w14:paraId="2453ADC1" w14:textId="77777777" w:rsidR="00B74808" w:rsidRPr="00B74808" w:rsidRDefault="00B74808" w:rsidP="00B74808">
      <w:pPr>
        <w:numPr>
          <w:ilvl w:val="1"/>
          <w:numId w:val="156"/>
        </w:numPr>
      </w:pPr>
      <w:r w:rsidRPr="00B74808">
        <w:t>Фон: #F5F5F7, Поверхность: #FFFFFF, Текст: #1A1A1A.</w:t>
      </w:r>
    </w:p>
    <w:p w14:paraId="393D9C8E" w14:textId="77777777" w:rsidR="00B74808" w:rsidRPr="00B74808" w:rsidRDefault="00B74808" w:rsidP="00B74808">
      <w:pPr>
        <w:numPr>
          <w:ilvl w:val="1"/>
          <w:numId w:val="156"/>
        </w:numPr>
      </w:pPr>
      <w:r w:rsidRPr="00B74808">
        <w:t>Предпочтительна при ярком окружающем освещении.</w:t>
      </w:r>
    </w:p>
    <w:p w14:paraId="0BABCC74" w14:textId="77777777" w:rsidR="00B74808" w:rsidRPr="00B74808" w:rsidRDefault="00B74808" w:rsidP="00B74808">
      <w:pPr>
        <w:numPr>
          <w:ilvl w:val="0"/>
          <w:numId w:val="156"/>
        </w:numPr>
      </w:pPr>
      <w:r w:rsidRPr="00B74808">
        <w:rPr>
          <w:b/>
          <w:bCs/>
        </w:rPr>
        <w:t>Автоматическое переключение:</w:t>
      </w:r>
    </w:p>
    <w:p w14:paraId="58CF41F3" w14:textId="77777777" w:rsidR="00B74808" w:rsidRPr="00B74808" w:rsidRDefault="00B74808" w:rsidP="00B74808">
      <w:pPr>
        <w:numPr>
          <w:ilvl w:val="1"/>
          <w:numId w:val="156"/>
        </w:numPr>
      </w:pPr>
      <w:r w:rsidRPr="00B74808">
        <w:t>Синхронизация с системными настройками ОС.</w:t>
      </w:r>
    </w:p>
    <w:p w14:paraId="2221EFE1" w14:textId="77777777" w:rsidR="00B74808" w:rsidRPr="00B74808" w:rsidRDefault="00B74808" w:rsidP="00B74808">
      <w:pPr>
        <w:numPr>
          <w:ilvl w:val="1"/>
          <w:numId w:val="156"/>
        </w:numPr>
      </w:pPr>
      <w:r w:rsidRPr="00B74808">
        <w:t>Плавный переход между темами (длительность 300 мс, пружинная анимация).</w:t>
      </w:r>
    </w:p>
    <w:p w14:paraId="0AFC5419" w14:textId="77777777" w:rsidR="00B74808" w:rsidRPr="00B74808" w:rsidRDefault="00B74808" w:rsidP="00B74808">
      <w:r w:rsidRPr="00B74808">
        <w:rPr>
          <w:b/>
          <w:bCs/>
        </w:rPr>
        <w:t>Настраиваемые параметры:</w:t>
      </w:r>
    </w:p>
    <w:p w14:paraId="0D32EFE5" w14:textId="77777777" w:rsidR="00B74808" w:rsidRPr="00B74808" w:rsidRDefault="00B74808" w:rsidP="00B74808">
      <w:pPr>
        <w:numPr>
          <w:ilvl w:val="0"/>
          <w:numId w:val="157"/>
        </w:numPr>
      </w:pPr>
      <w:r w:rsidRPr="00B74808">
        <w:rPr>
          <w:b/>
          <w:bCs/>
        </w:rPr>
        <w:t>Акцентный цвет:</w:t>
      </w:r>
      <w:r w:rsidRPr="00B74808">
        <w:t xml:space="preserve"> Пользователь может выбрать один из 8 предустановленных градиентов или задать собственный (через палитру с ограничением по контрастности).</w:t>
      </w:r>
    </w:p>
    <w:p w14:paraId="7629C921" w14:textId="77777777" w:rsidR="00B74808" w:rsidRPr="00B74808" w:rsidRDefault="00B74808" w:rsidP="00B74808">
      <w:pPr>
        <w:numPr>
          <w:ilvl w:val="0"/>
          <w:numId w:val="157"/>
        </w:numPr>
      </w:pPr>
      <w:r w:rsidRPr="00B74808">
        <w:rPr>
          <w:b/>
          <w:bCs/>
        </w:rPr>
        <w:t>Плотность интерфейса:</w:t>
      </w:r>
      <w:r w:rsidRPr="00B74808">
        <w:t xml:space="preserve"> Три режима — «Комфортная» (стандартные отступы), «Компактная» (уменьшенные отступы на 25%), «Минималистичная» (скрыты второстепенные элементы).</w:t>
      </w:r>
    </w:p>
    <w:p w14:paraId="3C15E5E2" w14:textId="77777777" w:rsidR="00B74808" w:rsidRPr="00B74808" w:rsidRDefault="00B74808" w:rsidP="00B74808">
      <w:pPr>
        <w:numPr>
          <w:ilvl w:val="0"/>
          <w:numId w:val="157"/>
        </w:numPr>
      </w:pPr>
      <w:r w:rsidRPr="00B74808">
        <w:rPr>
          <w:b/>
          <w:bCs/>
        </w:rPr>
        <w:t>Размер шрифта:</w:t>
      </w:r>
      <w:r w:rsidRPr="00B74808">
        <w:t xml:space="preserve"> Масштабирование от 90% до 150% с шагом 10%. Интерфейс адаптируется, не ломая вёрстку.</w:t>
      </w:r>
    </w:p>
    <w:p w14:paraId="2F20E259" w14:textId="77777777" w:rsidR="00B74808" w:rsidRPr="00B74808" w:rsidRDefault="00B74808" w:rsidP="00B74808">
      <w:pPr>
        <w:numPr>
          <w:ilvl w:val="0"/>
          <w:numId w:val="157"/>
        </w:numPr>
      </w:pPr>
      <w:r w:rsidRPr="00B74808">
        <w:rPr>
          <w:b/>
          <w:bCs/>
        </w:rPr>
        <w:t>Анимации:</w:t>
      </w:r>
      <w:r w:rsidRPr="00B74808">
        <w:t xml:space="preserve"> Переключатель «Уменьшить движение» для пользователей с вестибулярными особенностями. Отключает пружинные анимации, заменяя их линейными переходами.</w:t>
      </w:r>
    </w:p>
    <w:p w14:paraId="1B98429B" w14:textId="77777777" w:rsidR="00B74808" w:rsidRPr="00B74808" w:rsidRDefault="00B74808" w:rsidP="00B74808">
      <w:r w:rsidRPr="00B74808">
        <w:rPr>
          <w:b/>
          <w:bCs/>
        </w:rPr>
        <w:t>Правила применения:</w:t>
      </w:r>
    </w:p>
    <w:p w14:paraId="3B3FF8B8" w14:textId="77777777" w:rsidR="00B74808" w:rsidRPr="00B74808" w:rsidRDefault="00B74808" w:rsidP="00B74808">
      <w:pPr>
        <w:numPr>
          <w:ilvl w:val="0"/>
          <w:numId w:val="158"/>
        </w:numPr>
      </w:pPr>
      <w:r w:rsidRPr="00B74808">
        <w:t>Изменение темы применяется ко всем окнам приложения мгновенно.</w:t>
      </w:r>
    </w:p>
    <w:p w14:paraId="20357E77" w14:textId="77777777" w:rsidR="00B74808" w:rsidRPr="00B74808" w:rsidRDefault="00B74808" w:rsidP="00B74808">
      <w:pPr>
        <w:numPr>
          <w:ilvl w:val="0"/>
          <w:numId w:val="158"/>
        </w:numPr>
      </w:pPr>
      <w:proofErr w:type="spellStart"/>
      <w:r w:rsidRPr="00B74808">
        <w:t>Кастомные</w:t>
      </w:r>
      <w:proofErr w:type="spellEnd"/>
      <w:r w:rsidRPr="00B74808">
        <w:t xml:space="preserve"> акцентные цвета проверяются на соответствие стандарту контрастности 4.5:1. При нарушении — мягкое предупреждение с предложением альтернативы.</w:t>
      </w:r>
    </w:p>
    <w:p w14:paraId="3F4169FB" w14:textId="77777777" w:rsidR="00B74808" w:rsidRPr="00B74808" w:rsidRDefault="00B74808" w:rsidP="00B74808">
      <w:pPr>
        <w:numPr>
          <w:ilvl w:val="0"/>
          <w:numId w:val="158"/>
        </w:numPr>
      </w:pPr>
      <w:r w:rsidRPr="00B74808">
        <w:t>Настройки плотности и шрифта сохраняются в пользовательском профиле и синхронизируются между устройствами.</w:t>
      </w:r>
    </w:p>
    <w:p w14:paraId="4B8B985A" w14:textId="77777777" w:rsidR="00B74808" w:rsidRPr="00B74808" w:rsidRDefault="00B74808" w:rsidP="00B74808">
      <w:pPr>
        <w:rPr>
          <w:b/>
          <w:bCs/>
        </w:rPr>
      </w:pPr>
      <w:r w:rsidRPr="00B74808">
        <w:rPr>
          <w:b/>
          <w:bCs/>
        </w:rPr>
        <w:lastRenderedPageBreak/>
        <w:t>10.4 Язык и локализация</w:t>
      </w:r>
    </w:p>
    <w:p w14:paraId="45608A30" w14:textId="77777777" w:rsidR="00B74808" w:rsidRPr="00B74808" w:rsidRDefault="00B74808" w:rsidP="00B74808">
      <w:r w:rsidRPr="00B74808">
        <w:t xml:space="preserve">Приложение поддерживает </w:t>
      </w:r>
      <w:proofErr w:type="spellStart"/>
      <w:r w:rsidRPr="00B74808">
        <w:t>мультиязычность</w:t>
      </w:r>
      <w:proofErr w:type="spellEnd"/>
      <w:r w:rsidRPr="00B74808">
        <w:t xml:space="preserve"> с возможностью расширения без изменения кода.</w:t>
      </w:r>
    </w:p>
    <w:p w14:paraId="23A236F2" w14:textId="77777777" w:rsidR="00B74808" w:rsidRPr="00B74808" w:rsidRDefault="00B74808" w:rsidP="00B74808">
      <w:r w:rsidRPr="00B74808">
        <w:rPr>
          <w:b/>
          <w:bCs/>
        </w:rPr>
        <w:t>Поддерживаемые языки (на момент релиза):</w:t>
      </w:r>
    </w:p>
    <w:p w14:paraId="21229DC9" w14:textId="77777777" w:rsidR="00B74808" w:rsidRPr="00B74808" w:rsidRDefault="00B74808" w:rsidP="00B74808">
      <w:pPr>
        <w:numPr>
          <w:ilvl w:val="0"/>
          <w:numId w:val="159"/>
        </w:numPr>
      </w:pPr>
      <w:r w:rsidRPr="00B74808">
        <w:t>Русский (по умолчанию), Английский, Украинский, Немецкий, Японский.</w:t>
      </w:r>
    </w:p>
    <w:p w14:paraId="480BE084" w14:textId="77777777" w:rsidR="00B74808" w:rsidRPr="00B74808" w:rsidRDefault="00B74808" w:rsidP="00B74808">
      <w:pPr>
        <w:numPr>
          <w:ilvl w:val="0"/>
          <w:numId w:val="159"/>
        </w:numPr>
      </w:pPr>
      <w:r w:rsidRPr="00B74808">
        <w:t xml:space="preserve">Добавление новых языков через файлы локализации в </w:t>
      </w:r>
      <w:proofErr w:type="gramStart"/>
      <w:r w:rsidRPr="00B74808">
        <w:t>формате .</w:t>
      </w:r>
      <w:proofErr w:type="spellStart"/>
      <w:r w:rsidRPr="00B74808">
        <w:t>arb</w:t>
      </w:r>
      <w:proofErr w:type="spellEnd"/>
      <w:proofErr w:type="gramEnd"/>
      <w:r w:rsidRPr="00B74808">
        <w:t xml:space="preserve"> без перекомпиляции.</w:t>
      </w:r>
    </w:p>
    <w:p w14:paraId="0AB10026" w14:textId="77777777" w:rsidR="00B74808" w:rsidRPr="00B74808" w:rsidRDefault="00B74808" w:rsidP="00B74808">
      <w:r w:rsidRPr="00B74808">
        <w:rPr>
          <w:b/>
          <w:bCs/>
        </w:rPr>
        <w:t>Механика переключения:</w:t>
      </w:r>
    </w:p>
    <w:p w14:paraId="435F5D43" w14:textId="77777777" w:rsidR="00B74808" w:rsidRPr="00B74808" w:rsidRDefault="00B74808" w:rsidP="00B74808">
      <w:pPr>
        <w:numPr>
          <w:ilvl w:val="0"/>
          <w:numId w:val="160"/>
        </w:numPr>
      </w:pPr>
      <w:proofErr w:type="spellStart"/>
      <w:r w:rsidRPr="00B74808">
        <w:t>Автоопределение</w:t>
      </w:r>
      <w:proofErr w:type="spellEnd"/>
      <w:r w:rsidRPr="00B74808">
        <w:t xml:space="preserve"> языка интерфейса по настройкам ОС.</w:t>
      </w:r>
    </w:p>
    <w:p w14:paraId="3C89BAAB" w14:textId="77777777" w:rsidR="00B74808" w:rsidRPr="00B74808" w:rsidRDefault="00B74808" w:rsidP="00B74808">
      <w:pPr>
        <w:numPr>
          <w:ilvl w:val="0"/>
          <w:numId w:val="160"/>
        </w:numPr>
      </w:pPr>
      <w:r w:rsidRPr="00B74808">
        <w:t>Ручной выбор в настройках с мгновенным применением.</w:t>
      </w:r>
    </w:p>
    <w:p w14:paraId="0ACAF81C" w14:textId="77777777" w:rsidR="00B74808" w:rsidRPr="00B74808" w:rsidRDefault="00B74808" w:rsidP="00B74808">
      <w:pPr>
        <w:numPr>
          <w:ilvl w:val="0"/>
          <w:numId w:val="160"/>
        </w:numPr>
      </w:pPr>
      <w:r w:rsidRPr="00B74808">
        <w:t>Перевод затрагивает только строки интерфейса; пользовательский контент (заметки, теги) не переводится автоматически.</w:t>
      </w:r>
    </w:p>
    <w:p w14:paraId="279CF050" w14:textId="77777777" w:rsidR="00B74808" w:rsidRPr="00B74808" w:rsidRDefault="00B74808" w:rsidP="00B74808">
      <w:r w:rsidRPr="00B74808">
        <w:rPr>
          <w:b/>
          <w:bCs/>
        </w:rPr>
        <w:t>Стратегия локализации:</w:t>
      </w:r>
    </w:p>
    <w:p w14:paraId="4ABBF1FF" w14:textId="77777777" w:rsidR="00B74808" w:rsidRPr="00B74808" w:rsidRDefault="00B74808" w:rsidP="00B74808">
      <w:pPr>
        <w:numPr>
          <w:ilvl w:val="0"/>
          <w:numId w:val="161"/>
        </w:numPr>
      </w:pPr>
      <w:r w:rsidRPr="00B74808">
        <w:t xml:space="preserve">Все строки вынесены в ресурсные файлы с ключами в формате </w:t>
      </w:r>
      <w:proofErr w:type="spellStart"/>
      <w:proofErr w:type="gramStart"/>
      <w:r w:rsidRPr="00B74808">
        <w:t>section.element</w:t>
      </w:r>
      <w:proofErr w:type="gramEnd"/>
      <w:r w:rsidRPr="00B74808">
        <w:t>.state</w:t>
      </w:r>
      <w:proofErr w:type="spellEnd"/>
      <w:r w:rsidRPr="00B74808">
        <w:t>.</w:t>
      </w:r>
    </w:p>
    <w:p w14:paraId="273FA1AC" w14:textId="77777777" w:rsidR="00B74808" w:rsidRPr="00B74808" w:rsidRDefault="00B74808" w:rsidP="00B74808">
      <w:pPr>
        <w:numPr>
          <w:ilvl w:val="0"/>
          <w:numId w:val="161"/>
        </w:numPr>
      </w:pPr>
      <w:r w:rsidRPr="00B74808">
        <w:t>Поддержка множественного числа и гендерных форм через стандартные механизмы фреймворка.</w:t>
      </w:r>
    </w:p>
    <w:p w14:paraId="4F2A1BC0" w14:textId="77777777" w:rsidR="00B74808" w:rsidRPr="00B74808" w:rsidRDefault="00B74808" w:rsidP="00B74808">
      <w:pPr>
        <w:numPr>
          <w:ilvl w:val="0"/>
          <w:numId w:val="161"/>
        </w:numPr>
      </w:pPr>
      <w:proofErr w:type="spellStart"/>
      <w:r w:rsidRPr="00B74808">
        <w:t>Плейсхолдеры</w:t>
      </w:r>
      <w:proofErr w:type="spellEnd"/>
      <w:r w:rsidRPr="00B74808">
        <w:t xml:space="preserve"> для динамических значений: {</w:t>
      </w:r>
      <w:proofErr w:type="spellStart"/>
      <w:r w:rsidRPr="00B74808">
        <w:t>count</w:t>
      </w:r>
      <w:proofErr w:type="spellEnd"/>
      <w:r w:rsidRPr="00B74808">
        <w:t xml:space="preserve">, </w:t>
      </w:r>
      <w:proofErr w:type="spellStart"/>
      <w:r w:rsidRPr="00B74808">
        <w:t>plural</w:t>
      </w:r>
      <w:proofErr w:type="spellEnd"/>
      <w:r w:rsidRPr="00B74808">
        <w:t xml:space="preserve">, </w:t>
      </w:r>
      <w:proofErr w:type="spellStart"/>
      <w:r w:rsidRPr="00B74808">
        <w:t>one</w:t>
      </w:r>
      <w:proofErr w:type="spellEnd"/>
      <w:r w:rsidRPr="00B74808">
        <w:t xml:space="preserve"> {блок} </w:t>
      </w:r>
      <w:proofErr w:type="spellStart"/>
      <w:r w:rsidRPr="00B74808">
        <w:t>few</w:t>
      </w:r>
      <w:proofErr w:type="spellEnd"/>
      <w:r w:rsidRPr="00B74808">
        <w:t xml:space="preserve"> {блока} </w:t>
      </w:r>
      <w:proofErr w:type="spellStart"/>
      <w:r w:rsidRPr="00B74808">
        <w:t>other</w:t>
      </w:r>
      <w:proofErr w:type="spellEnd"/>
      <w:r w:rsidRPr="00B74808">
        <w:t xml:space="preserve"> {блоков}}.</w:t>
      </w:r>
    </w:p>
    <w:p w14:paraId="1D776D8B" w14:textId="77777777" w:rsidR="00B74808" w:rsidRPr="00B74808" w:rsidRDefault="00B74808" w:rsidP="00B74808">
      <w:r w:rsidRPr="00B74808">
        <w:rPr>
          <w:b/>
          <w:bCs/>
        </w:rPr>
        <w:t>Обработка недостающих переводов:</w:t>
      </w:r>
    </w:p>
    <w:p w14:paraId="09B22A57" w14:textId="77777777" w:rsidR="00B74808" w:rsidRPr="00B74808" w:rsidRDefault="00B74808" w:rsidP="00B74808">
      <w:pPr>
        <w:numPr>
          <w:ilvl w:val="0"/>
          <w:numId w:val="162"/>
        </w:numPr>
      </w:pPr>
      <w:r w:rsidRPr="00B74808">
        <w:t xml:space="preserve">Если ключ не найден в выбранном языке — </w:t>
      </w:r>
      <w:proofErr w:type="spellStart"/>
      <w:r w:rsidRPr="00B74808">
        <w:t>фоллбэк</w:t>
      </w:r>
      <w:proofErr w:type="spellEnd"/>
      <w:r w:rsidRPr="00B74808">
        <w:t xml:space="preserve"> на английский.</w:t>
      </w:r>
    </w:p>
    <w:p w14:paraId="130F11F7" w14:textId="77777777" w:rsidR="00B74808" w:rsidRPr="00B74808" w:rsidRDefault="00B74808" w:rsidP="00B74808">
      <w:pPr>
        <w:numPr>
          <w:ilvl w:val="0"/>
          <w:numId w:val="162"/>
        </w:numPr>
      </w:pPr>
      <w:r w:rsidRPr="00B74808">
        <w:t>В режиме разработки: предупреждение в консоли о недостающих переводах.</w:t>
      </w:r>
    </w:p>
    <w:p w14:paraId="4430F9B6" w14:textId="77777777" w:rsidR="00B74808" w:rsidRPr="00B74808" w:rsidRDefault="00B74808" w:rsidP="00B74808">
      <w:pPr>
        <w:numPr>
          <w:ilvl w:val="0"/>
          <w:numId w:val="162"/>
        </w:numPr>
      </w:pPr>
      <w:r w:rsidRPr="00B74808">
        <w:t>Пользователь может сообщить о неточном переводе через встроенную форму (отправляет ключ и контекст).</w:t>
      </w:r>
    </w:p>
    <w:p w14:paraId="25E891D0" w14:textId="77777777" w:rsidR="00B74808" w:rsidRPr="00B74808" w:rsidRDefault="00B74808" w:rsidP="00B74808">
      <w:pPr>
        <w:rPr>
          <w:b/>
          <w:bCs/>
        </w:rPr>
      </w:pPr>
      <w:r w:rsidRPr="00B74808">
        <w:rPr>
          <w:b/>
          <w:bCs/>
        </w:rPr>
        <w:t>10.5 Приватность и контроль данных</w:t>
      </w:r>
    </w:p>
    <w:p w14:paraId="662E921B" w14:textId="77777777" w:rsidR="00B74808" w:rsidRPr="00B74808" w:rsidRDefault="00B74808" w:rsidP="00B74808">
      <w:r w:rsidRPr="00B74808">
        <w:t>GlubLink даёт пользователю полный контроль над тем, какие данные собираются, хранятся и передаются.</w:t>
      </w:r>
    </w:p>
    <w:p w14:paraId="23A802D5" w14:textId="77777777" w:rsidR="00B74808" w:rsidRPr="00B74808" w:rsidRDefault="00B74808" w:rsidP="00B74808">
      <w:r w:rsidRPr="00B74808">
        <w:rPr>
          <w:b/>
          <w:bCs/>
        </w:rPr>
        <w:t>Категории данных и настройки: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5"/>
        <w:gridCol w:w="3999"/>
        <w:gridCol w:w="1426"/>
        <w:gridCol w:w="1922"/>
      </w:tblGrid>
      <w:tr w:rsidR="00B74808" w:rsidRPr="00B74808" w14:paraId="11300BA1" w14:textId="77777777" w:rsidTr="00B7480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F8163DE" w14:textId="77777777" w:rsidR="00B74808" w:rsidRPr="00B74808" w:rsidRDefault="00B74808" w:rsidP="00B74808">
            <w:pPr>
              <w:rPr>
                <w:b/>
                <w:bCs/>
              </w:rPr>
            </w:pPr>
            <w:r w:rsidRPr="00B74808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1E12839" w14:textId="77777777" w:rsidR="00B74808" w:rsidRPr="00B74808" w:rsidRDefault="00B74808" w:rsidP="00B74808">
            <w:pPr>
              <w:rPr>
                <w:b/>
                <w:bCs/>
              </w:rPr>
            </w:pPr>
            <w:r w:rsidRPr="00B74808">
              <w:rPr>
                <w:b/>
                <w:bCs/>
              </w:rPr>
              <w:t>Что включает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5D0CDD3" w14:textId="77777777" w:rsidR="00B74808" w:rsidRPr="00B74808" w:rsidRDefault="00B74808" w:rsidP="00B74808">
            <w:pPr>
              <w:rPr>
                <w:b/>
                <w:bCs/>
              </w:rPr>
            </w:pPr>
            <w:r w:rsidRPr="00B74808">
              <w:rPr>
                <w:b/>
                <w:bCs/>
              </w:rPr>
              <w:t>По умолчанию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674FD8E" w14:textId="77777777" w:rsidR="00B74808" w:rsidRPr="00B74808" w:rsidRDefault="00B74808" w:rsidP="00B74808">
            <w:pPr>
              <w:rPr>
                <w:b/>
                <w:bCs/>
              </w:rPr>
            </w:pPr>
            <w:r w:rsidRPr="00B74808">
              <w:rPr>
                <w:b/>
                <w:bCs/>
              </w:rPr>
              <w:t>Можно отключить</w:t>
            </w:r>
          </w:p>
        </w:tc>
      </w:tr>
      <w:tr w:rsidR="00B74808" w:rsidRPr="00B74808" w14:paraId="463E404F" w14:textId="77777777" w:rsidTr="00B748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3AC732" w14:textId="77777777" w:rsidR="00B74808" w:rsidRPr="00B74808" w:rsidRDefault="00B74808" w:rsidP="00B74808">
            <w:r w:rsidRPr="00B74808">
              <w:t>Аналитика использования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F8D3B6" w14:textId="77777777" w:rsidR="00B74808" w:rsidRPr="00B74808" w:rsidRDefault="00B74808" w:rsidP="00B74808">
            <w:r w:rsidRPr="00B74808">
              <w:t>Частота действий, время сессий, популярные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DE9B0D" w14:textId="77777777" w:rsidR="00B74808" w:rsidRPr="00B74808" w:rsidRDefault="00B74808" w:rsidP="00B74808">
            <w:r w:rsidRPr="00B74808">
              <w:t>Включено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2EF0276" w14:textId="77777777" w:rsidR="00B74808" w:rsidRPr="00B74808" w:rsidRDefault="00B74808" w:rsidP="00B74808">
            <w:r w:rsidRPr="00B74808">
              <w:t>Да</w:t>
            </w:r>
          </w:p>
        </w:tc>
      </w:tr>
      <w:tr w:rsidR="00B74808" w:rsidRPr="00B74808" w14:paraId="5D3A4590" w14:textId="77777777" w:rsidTr="00B748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35EF90" w14:textId="77777777" w:rsidR="00B74808" w:rsidRPr="00B74808" w:rsidRDefault="00B74808" w:rsidP="00B74808">
            <w:r w:rsidRPr="00B74808">
              <w:lastRenderedPageBreak/>
              <w:t>Диагностика ошибок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34517C" w14:textId="77777777" w:rsidR="00B74808" w:rsidRPr="00B74808" w:rsidRDefault="00B74808" w:rsidP="00B74808">
            <w:r w:rsidRPr="00B74808">
              <w:t>Стек-трейсы, логи сбоев (без персонального контента)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726EAA5" w14:textId="77777777" w:rsidR="00B74808" w:rsidRPr="00B74808" w:rsidRDefault="00B74808" w:rsidP="00B74808">
            <w:r w:rsidRPr="00B74808">
              <w:t>Включено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B04ABA8" w14:textId="77777777" w:rsidR="00B74808" w:rsidRPr="00B74808" w:rsidRDefault="00B74808" w:rsidP="00B74808">
            <w:r w:rsidRPr="00B74808">
              <w:t>Да</w:t>
            </w:r>
          </w:p>
        </w:tc>
      </w:tr>
      <w:tr w:rsidR="00B74808" w:rsidRPr="00B74808" w14:paraId="5D8B55E0" w14:textId="77777777" w:rsidTr="00B748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8B96FB" w14:textId="77777777" w:rsidR="00B74808" w:rsidRPr="00B74808" w:rsidRDefault="00B74808" w:rsidP="00B74808">
            <w:r w:rsidRPr="00B74808">
              <w:t>Улучшение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2BE3B7" w14:textId="77777777" w:rsidR="00B74808" w:rsidRPr="00B74808" w:rsidRDefault="00B74808" w:rsidP="00B74808">
            <w:proofErr w:type="spellStart"/>
            <w:r w:rsidRPr="00B74808">
              <w:t>Анонимизированные</w:t>
            </w:r>
            <w:proofErr w:type="spellEnd"/>
            <w:r w:rsidRPr="00B74808">
              <w:t xml:space="preserve"> данные о подтверждении/отклонении авто-тегов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CBB6BA" w14:textId="77777777" w:rsidR="00B74808" w:rsidRPr="00B74808" w:rsidRDefault="00B74808" w:rsidP="00B74808">
            <w:r w:rsidRPr="00B74808">
              <w:t>Выключено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92DCFD8" w14:textId="77777777" w:rsidR="00B74808" w:rsidRPr="00B74808" w:rsidRDefault="00B74808" w:rsidP="00B74808">
            <w:r w:rsidRPr="00B74808">
              <w:t>Да (</w:t>
            </w:r>
            <w:proofErr w:type="spellStart"/>
            <w:r w:rsidRPr="00B74808">
              <w:t>вкл</w:t>
            </w:r>
            <w:proofErr w:type="spellEnd"/>
            <w:r w:rsidRPr="00B74808">
              <w:t>/</w:t>
            </w:r>
            <w:proofErr w:type="spellStart"/>
            <w:r w:rsidRPr="00B74808">
              <w:t>выкл</w:t>
            </w:r>
            <w:proofErr w:type="spellEnd"/>
            <w:r w:rsidRPr="00B74808">
              <w:t>)</w:t>
            </w:r>
          </w:p>
        </w:tc>
      </w:tr>
      <w:tr w:rsidR="00B74808" w:rsidRPr="00B74808" w14:paraId="76AF91E5" w14:textId="77777777" w:rsidTr="00B748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56A6C5C" w14:textId="77777777" w:rsidR="00B74808" w:rsidRPr="00B74808" w:rsidRDefault="00B74808" w:rsidP="00B74808">
            <w:r w:rsidRPr="00B74808">
              <w:t>Синхронизация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CBD42D" w14:textId="77777777" w:rsidR="00B74808" w:rsidRPr="00B74808" w:rsidRDefault="00B74808" w:rsidP="00B74808">
            <w:r w:rsidRPr="00B74808">
              <w:t>Метаданные коллекции, теги, настройки (контент — опционально)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977228" w14:textId="77777777" w:rsidR="00B74808" w:rsidRPr="00B74808" w:rsidRDefault="00B74808" w:rsidP="00B74808">
            <w:r w:rsidRPr="00B74808">
              <w:t>Выключено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90317AA" w14:textId="77777777" w:rsidR="00B74808" w:rsidRPr="00B74808" w:rsidRDefault="00B74808" w:rsidP="00B74808">
            <w:r w:rsidRPr="00B74808">
              <w:t>Да (выбор провайдера)</w:t>
            </w:r>
          </w:p>
        </w:tc>
      </w:tr>
      <w:tr w:rsidR="00B74808" w:rsidRPr="00B74808" w14:paraId="798AEB6C" w14:textId="77777777" w:rsidTr="00B748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87D06C9" w14:textId="77777777" w:rsidR="00B74808" w:rsidRPr="00B74808" w:rsidRDefault="00B74808" w:rsidP="00B74808">
            <w:r w:rsidRPr="00B74808">
              <w:t>Внешние запросы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F7A2BF3" w14:textId="77777777" w:rsidR="00B74808" w:rsidRPr="00B74808" w:rsidRDefault="00B74808" w:rsidP="00B74808">
            <w:r w:rsidRPr="00B74808">
              <w:t xml:space="preserve">Обращение к e621, </w:t>
            </w:r>
            <w:proofErr w:type="spellStart"/>
            <w:r w:rsidRPr="00B74808">
              <w:t>SauceNAO</w:t>
            </w:r>
            <w:proofErr w:type="spellEnd"/>
            <w:r w:rsidRPr="00B74808">
              <w:t xml:space="preserve">, </w:t>
            </w:r>
            <w:proofErr w:type="spellStart"/>
            <w:r w:rsidRPr="00B74808">
              <w:t>Qwen</w:t>
            </w:r>
            <w:proofErr w:type="spellEnd"/>
            <w:r w:rsidRPr="00B74808">
              <w:t xml:space="preserve"> API для авто-тегирования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CF50ECE" w14:textId="77777777" w:rsidR="00B74808" w:rsidRPr="00B74808" w:rsidRDefault="00B74808" w:rsidP="00B74808">
            <w:r w:rsidRPr="00B74808">
              <w:t>Выключено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0459C53" w14:textId="77777777" w:rsidR="00B74808" w:rsidRPr="00B74808" w:rsidRDefault="00B74808" w:rsidP="00B74808">
            <w:r w:rsidRPr="00B74808">
              <w:t>Да (по каждому источнику отдельно)</w:t>
            </w:r>
          </w:p>
        </w:tc>
      </w:tr>
    </w:tbl>
    <w:p w14:paraId="6176952E" w14:textId="77777777" w:rsidR="00B74808" w:rsidRPr="00B74808" w:rsidRDefault="00B74808" w:rsidP="00B74808">
      <w:r w:rsidRPr="00B74808">
        <w:rPr>
          <w:b/>
          <w:bCs/>
        </w:rPr>
        <w:t>Принципы обработки:</w:t>
      </w:r>
    </w:p>
    <w:p w14:paraId="1D45E4CC" w14:textId="77777777" w:rsidR="00B74808" w:rsidRPr="00B74808" w:rsidRDefault="00B74808" w:rsidP="00B74808">
      <w:pPr>
        <w:numPr>
          <w:ilvl w:val="0"/>
          <w:numId w:val="163"/>
        </w:numPr>
      </w:pPr>
      <w:r w:rsidRPr="00B74808">
        <w:t>Все данные, отправляемые во внешние сервисы, анонимизируются: удаляются пути к файлам, персональные теги, заметки.</w:t>
      </w:r>
    </w:p>
    <w:p w14:paraId="1D672CD8" w14:textId="77777777" w:rsidR="00B74808" w:rsidRPr="00B74808" w:rsidRDefault="00B74808" w:rsidP="00B74808">
      <w:pPr>
        <w:numPr>
          <w:ilvl w:val="0"/>
          <w:numId w:val="163"/>
        </w:numPr>
      </w:pPr>
      <w:r w:rsidRPr="00B74808">
        <w:t>Пользователь может в любой момент экспортировать или удалить все собранные аналитические данные.</w:t>
      </w:r>
    </w:p>
    <w:p w14:paraId="1A301FEE" w14:textId="77777777" w:rsidR="00B74808" w:rsidRPr="00B74808" w:rsidRDefault="00B74808" w:rsidP="00B74808">
      <w:pPr>
        <w:numPr>
          <w:ilvl w:val="0"/>
          <w:numId w:val="163"/>
        </w:numPr>
      </w:pPr>
      <w:r w:rsidRPr="00B74808">
        <w:t>Локальные логи хранятся 90 дней с автоматической ротацией. Критические ошибки сохраняются отдельно для расследования.</w:t>
      </w:r>
    </w:p>
    <w:p w14:paraId="4345AF8C" w14:textId="77777777" w:rsidR="00B74808" w:rsidRPr="00B74808" w:rsidRDefault="00B74808" w:rsidP="00B74808">
      <w:r w:rsidRPr="00B74808">
        <w:rPr>
          <w:b/>
          <w:bCs/>
        </w:rPr>
        <w:t>Управление согласием:</w:t>
      </w:r>
    </w:p>
    <w:p w14:paraId="636C6FA4" w14:textId="77777777" w:rsidR="00B74808" w:rsidRPr="00B74808" w:rsidRDefault="00B74808" w:rsidP="00B74808">
      <w:pPr>
        <w:numPr>
          <w:ilvl w:val="0"/>
          <w:numId w:val="164"/>
        </w:numPr>
      </w:pPr>
      <w:r w:rsidRPr="00B74808">
        <w:t>Первое включение любой опции, связанной с передачей данных, сопровождается модальным окном с подробным объяснением.</w:t>
      </w:r>
    </w:p>
    <w:p w14:paraId="5203C1FD" w14:textId="77777777" w:rsidR="00B74808" w:rsidRPr="00B74808" w:rsidRDefault="00B74808" w:rsidP="00B74808">
      <w:pPr>
        <w:numPr>
          <w:ilvl w:val="0"/>
          <w:numId w:val="164"/>
        </w:numPr>
      </w:pPr>
      <w:r w:rsidRPr="00B74808">
        <w:t>Пользователь может отозвать согласие в любой момент; приложение немедленно прекращает сбор и передачу соответствующих данных.</w:t>
      </w:r>
    </w:p>
    <w:p w14:paraId="7535F7D3" w14:textId="77777777" w:rsidR="00B74808" w:rsidRPr="00B74808" w:rsidRDefault="00B74808" w:rsidP="00B74808">
      <w:pPr>
        <w:numPr>
          <w:ilvl w:val="0"/>
          <w:numId w:val="164"/>
        </w:numPr>
      </w:pPr>
      <w:r w:rsidRPr="00B74808">
        <w:t>История изменений настроек приватности сохраняется локально для аудита.</w:t>
      </w:r>
    </w:p>
    <w:p w14:paraId="32714F97" w14:textId="77777777" w:rsidR="00B74808" w:rsidRPr="00B74808" w:rsidRDefault="00B74808" w:rsidP="00B74808">
      <w:pPr>
        <w:rPr>
          <w:b/>
          <w:bCs/>
        </w:rPr>
      </w:pPr>
      <w:r w:rsidRPr="00B74808">
        <w:rPr>
          <w:b/>
          <w:bCs/>
        </w:rPr>
        <w:t>10.6 Производительность и оптимизация</w:t>
      </w:r>
    </w:p>
    <w:p w14:paraId="40072A19" w14:textId="77777777" w:rsidR="00B74808" w:rsidRPr="00B74808" w:rsidRDefault="00B74808" w:rsidP="00B74808">
      <w:r w:rsidRPr="00B74808">
        <w:t>Настройки производительности позволяют адаптировать приложение под возможности устройства без потери функциональности.</w:t>
      </w:r>
    </w:p>
    <w:p w14:paraId="6DE6DD8B" w14:textId="77777777" w:rsidR="00B74808" w:rsidRPr="00B74808" w:rsidRDefault="00B74808" w:rsidP="00B74808">
      <w:r w:rsidRPr="00B74808">
        <w:rPr>
          <w:b/>
          <w:bCs/>
        </w:rPr>
        <w:t>Настраиваемые параметры:</w:t>
      </w:r>
    </w:p>
    <w:p w14:paraId="4CCDFCE1" w14:textId="77777777" w:rsidR="00B74808" w:rsidRPr="00B74808" w:rsidRDefault="00B74808" w:rsidP="00B74808">
      <w:pPr>
        <w:numPr>
          <w:ilvl w:val="0"/>
          <w:numId w:val="165"/>
        </w:numPr>
      </w:pPr>
      <w:r w:rsidRPr="00B74808">
        <w:rPr>
          <w:b/>
          <w:bCs/>
        </w:rPr>
        <w:t>Кэш превью:</w:t>
      </w:r>
    </w:p>
    <w:p w14:paraId="156B266C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t>Лимит размера: 512 МБ, 1 ГБ, 2 ГБ, «Без ограничений».</w:t>
      </w:r>
    </w:p>
    <w:p w14:paraId="4AADB92D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t>Стратегия эвикции: LRU (по умолчанию) или по частоте использования.</w:t>
      </w:r>
    </w:p>
    <w:p w14:paraId="05A5D92E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lastRenderedPageBreak/>
        <w:t>Кнопка «Очистить кэш сейчас» с предварительным расчётом освобождаемого места.</w:t>
      </w:r>
    </w:p>
    <w:p w14:paraId="4689676B" w14:textId="77777777" w:rsidR="00B74808" w:rsidRPr="00B74808" w:rsidRDefault="00B74808" w:rsidP="00B74808">
      <w:pPr>
        <w:numPr>
          <w:ilvl w:val="0"/>
          <w:numId w:val="165"/>
        </w:numPr>
      </w:pPr>
      <w:r w:rsidRPr="00B74808">
        <w:rPr>
          <w:b/>
          <w:bCs/>
        </w:rPr>
        <w:t>Виртуализация списков:</w:t>
      </w:r>
    </w:p>
    <w:p w14:paraId="20514612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t xml:space="preserve">Размер буфера </w:t>
      </w:r>
      <w:proofErr w:type="spellStart"/>
      <w:r w:rsidRPr="00B74808">
        <w:t>предзагрузки</w:t>
      </w:r>
      <w:proofErr w:type="spellEnd"/>
      <w:r w:rsidRPr="00B74808">
        <w:t>: 1, 2 (по умолчанию), 3 экрана.</w:t>
      </w:r>
    </w:p>
    <w:p w14:paraId="68F9DDFA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t>Отключение виртуализации для отладки (только в экспертном режиме).</w:t>
      </w:r>
    </w:p>
    <w:p w14:paraId="54C5BDEC" w14:textId="77777777" w:rsidR="00B74808" w:rsidRPr="00B74808" w:rsidRDefault="00B74808" w:rsidP="00B74808">
      <w:pPr>
        <w:numPr>
          <w:ilvl w:val="0"/>
          <w:numId w:val="165"/>
        </w:numPr>
      </w:pPr>
      <w:r w:rsidRPr="00B74808">
        <w:rPr>
          <w:b/>
          <w:bCs/>
        </w:rPr>
        <w:t>ИИ-обработка:</w:t>
      </w:r>
    </w:p>
    <w:p w14:paraId="4113FB79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t>Приоритет скорости: быстрая классификация с меньшей точностью.</w:t>
      </w:r>
    </w:p>
    <w:p w14:paraId="36A32AA6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t>Приоритет качества: полная обработка с использованием всех моделей.</w:t>
      </w:r>
    </w:p>
    <w:p w14:paraId="2CA7E60B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t>Ограничение фоновой активности: пауза ИИ-</w:t>
      </w:r>
      <w:proofErr w:type="spellStart"/>
      <w:r w:rsidRPr="00B74808">
        <w:t>пайплайна</w:t>
      </w:r>
      <w:proofErr w:type="spellEnd"/>
      <w:r w:rsidRPr="00B74808">
        <w:t xml:space="preserve"> при низком заряде батареи.</w:t>
      </w:r>
    </w:p>
    <w:p w14:paraId="4030EF44" w14:textId="77777777" w:rsidR="00B74808" w:rsidRPr="00B74808" w:rsidRDefault="00B74808" w:rsidP="00B74808">
      <w:pPr>
        <w:numPr>
          <w:ilvl w:val="0"/>
          <w:numId w:val="165"/>
        </w:numPr>
      </w:pPr>
      <w:r w:rsidRPr="00B74808">
        <w:rPr>
          <w:b/>
          <w:bCs/>
        </w:rPr>
        <w:t>Синхронизация:</w:t>
      </w:r>
    </w:p>
    <w:p w14:paraId="3057D12E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t>Частота фоновой синхронизации: «Только вручную», «При подключении к зарядке», «Всегда».</w:t>
      </w:r>
    </w:p>
    <w:p w14:paraId="3400A482" w14:textId="77777777" w:rsidR="00B74808" w:rsidRPr="00B74808" w:rsidRDefault="00B74808" w:rsidP="00B74808">
      <w:pPr>
        <w:numPr>
          <w:ilvl w:val="1"/>
          <w:numId w:val="165"/>
        </w:numPr>
      </w:pPr>
      <w:r w:rsidRPr="00B74808">
        <w:t>Ограничение трафика: не синхронизировать медиа &gt;100 МБ через мобильную сеть.</w:t>
      </w:r>
    </w:p>
    <w:p w14:paraId="17B3DE0E" w14:textId="77777777" w:rsidR="00B74808" w:rsidRPr="00B74808" w:rsidRDefault="00B74808" w:rsidP="00B74808">
      <w:r w:rsidRPr="00B74808">
        <w:rPr>
          <w:b/>
          <w:bCs/>
        </w:rPr>
        <w:t>Мониторинг в реальном времени:</w:t>
      </w:r>
    </w:p>
    <w:p w14:paraId="6A5A75DB" w14:textId="77777777" w:rsidR="00B74808" w:rsidRPr="00B74808" w:rsidRDefault="00B74808" w:rsidP="00B74808">
      <w:pPr>
        <w:numPr>
          <w:ilvl w:val="0"/>
          <w:numId w:val="166"/>
        </w:numPr>
      </w:pPr>
      <w:r w:rsidRPr="00B74808">
        <w:t>В экспертном режиме (</w:t>
      </w:r>
      <w:proofErr w:type="spellStart"/>
      <w:r w:rsidRPr="00B74808">
        <w:t>Ctrl+Shift+P</w:t>
      </w:r>
      <w:proofErr w:type="spellEnd"/>
      <w:r w:rsidRPr="00B74808">
        <w:t>) доступен оверлей с метриками: FPS, использование памяти, время отклика БД, очередь синхронизации.</w:t>
      </w:r>
    </w:p>
    <w:p w14:paraId="2B684A4C" w14:textId="77777777" w:rsidR="00B74808" w:rsidRPr="00B74808" w:rsidRDefault="00B74808" w:rsidP="00B74808">
      <w:pPr>
        <w:numPr>
          <w:ilvl w:val="0"/>
          <w:numId w:val="166"/>
        </w:numPr>
      </w:pPr>
      <w:r w:rsidRPr="00B74808">
        <w:t>Метрики обновляются раз в секунду, не влияют на производительность приложения.</w:t>
      </w:r>
    </w:p>
    <w:p w14:paraId="5AF70320" w14:textId="77777777" w:rsidR="00B74808" w:rsidRPr="00B74808" w:rsidRDefault="00B74808" w:rsidP="00B74808">
      <w:pPr>
        <w:numPr>
          <w:ilvl w:val="0"/>
          <w:numId w:val="166"/>
        </w:numPr>
      </w:pPr>
      <w:r w:rsidRPr="00B74808">
        <w:t>Кнопка «Сгенерировать отчёт» экспортирует данные за последние 5 минут в текстовый файл для отправки в поддержку.</w:t>
      </w:r>
    </w:p>
    <w:p w14:paraId="513FC155" w14:textId="77777777" w:rsidR="00B74808" w:rsidRPr="00B74808" w:rsidRDefault="00B74808" w:rsidP="00B74808">
      <w:pPr>
        <w:rPr>
          <w:b/>
          <w:bCs/>
        </w:rPr>
      </w:pPr>
      <w:r w:rsidRPr="00B74808">
        <w:rPr>
          <w:b/>
          <w:bCs/>
        </w:rPr>
        <w:t>10.7 Доступность (</w:t>
      </w:r>
      <w:proofErr w:type="spellStart"/>
      <w:r w:rsidRPr="00B74808">
        <w:rPr>
          <w:b/>
          <w:bCs/>
        </w:rPr>
        <w:t>Accessibility</w:t>
      </w:r>
      <w:proofErr w:type="spellEnd"/>
      <w:r w:rsidRPr="00B74808">
        <w:rPr>
          <w:b/>
          <w:bCs/>
        </w:rPr>
        <w:t>)</w:t>
      </w:r>
    </w:p>
    <w:p w14:paraId="15E8CA80" w14:textId="77777777" w:rsidR="00B74808" w:rsidRPr="00B74808" w:rsidRDefault="00B74808" w:rsidP="00B74808">
      <w:r w:rsidRPr="00B74808">
        <w:t>GlubLink проектируется с учётом потребностей пользователей с ограниченными возможностями. Все интерактивные элементы соответствуют стандарту WCAG 2.1 AA.</w:t>
      </w:r>
    </w:p>
    <w:p w14:paraId="1EAD4434" w14:textId="77777777" w:rsidR="00B74808" w:rsidRPr="00B74808" w:rsidRDefault="00B74808" w:rsidP="00B74808">
      <w:r w:rsidRPr="00B74808">
        <w:rPr>
          <w:b/>
          <w:bCs/>
        </w:rPr>
        <w:t>Поддерживаемые функции:</w:t>
      </w:r>
    </w:p>
    <w:p w14:paraId="781E3F1A" w14:textId="77777777" w:rsidR="00B74808" w:rsidRPr="00B74808" w:rsidRDefault="00B74808" w:rsidP="00B74808">
      <w:pPr>
        <w:numPr>
          <w:ilvl w:val="0"/>
          <w:numId w:val="167"/>
        </w:numPr>
      </w:pPr>
      <w:r w:rsidRPr="00B74808">
        <w:rPr>
          <w:b/>
          <w:bCs/>
        </w:rPr>
        <w:t>Навигация с клавиатуры:</w:t>
      </w:r>
    </w:p>
    <w:p w14:paraId="3B67BBD6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>Полный охват всех интерактивных элементов через Tab/</w:t>
      </w:r>
      <w:proofErr w:type="spellStart"/>
      <w:r w:rsidRPr="00B74808">
        <w:t>Shift+Tab</w:t>
      </w:r>
      <w:proofErr w:type="spellEnd"/>
      <w:r w:rsidRPr="00B74808">
        <w:t>.</w:t>
      </w:r>
    </w:p>
    <w:p w14:paraId="159DD018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 xml:space="preserve">Визуальный индикатор фокуса: контур 2 </w:t>
      </w:r>
      <w:proofErr w:type="spellStart"/>
      <w:r w:rsidRPr="00B74808">
        <w:t>px</w:t>
      </w:r>
      <w:proofErr w:type="spellEnd"/>
      <w:r w:rsidRPr="00B74808">
        <w:t xml:space="preserve"> акцентного цвета с анимацией появления.</w:t>
      </w:r>
    </w:p>
    <w:p w14:paraId="6244E9E8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 xml:space="preserve">Горячие клавиши для частых действий: </w:t>
      </w:r>
      <w:proofErr w:type="spellStart"/>
      <w:r w:rsidRPr="00B74808">
        <w:t>Ctrl+N</w:t>
      </w:r>
      <w:proofErr w:type="spellEnd"/>
      <w:r w:rsidRPr="00B74808">
        <w:t xml:space="preserve"> (новая заметка), </w:t>
      </w:r>
      <w:proofErr w:type="spellStart"/>
      <w:r w:rsidRPr="00B74808">
        <w:t>Ctrl+F</w:t>
      </w:r>
      <w:proofErr w:type="spellEnd"/>
      <w:r w:rsidRPr="00B74808">
        <w:t xml:space="preserve"> (поиск), </w:t>
      </w:r>
      <w:proofErr w:type="spellStart"/>
      <w:r w:rsidRPr="00B74808">
        <w:t>Ctrl+T</w:t>
      </w:r>
      <w:proofErr w:type="spellEnd"/>
      <w:r w:rsidRPr="00B74808">
        <w:t xml:space="preserve"> (добавить тег).</w:t>
      </w:r>
    </w:p>
    <w:p w14:paraId="08CE442C" w14:textId="77777777" w:rsidR="00B74808" w:rsidRPr="00B74808" w:rsidRDefault="00B74808" w:rsidP="00B74808">
      <w:pPr>
        <w:numPr>
          <w:ilvl w:val="0"/>
          <w:numId w:val="167"/>
        </w:numPr>
      </w:pPr>
      <w:r w:rsidRPr="00B74808">
        <w:rPr>
          <w:b/>
          <w:bCs/>
        </w:rPr>
        <w:lastRenderedPageBreak/>
        <w:t xml:space="preserve">Поддержка </w:t>
      </w:r>
      <w:proofErr w:type="spellStart"/>
      <w:r w:rsidRPr="00B74808">
        <w:rPr>
          <w:b/>
          <w:bCs/>
        </w:rPr>
        <w:t>скринридеров</w:t>
      </w:r>
      <w:proofErr w:type="spellEnd"/>
      <w:r w:rsidRPr="00B74808">
        <w:rPr>
          <w:b/>
          <w:bCs/>
        </w:rPr>
        <w:t>:</w:t>
      </w:r>
    </w:p>
    <w:p w14:paraId="6C1A0C1F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>Все кнопки, иконки, чипы тегов содержат семантические метки (</w:t>
      </w:r>
      <w:proofErr w:type="spellStart"/>
      <w:r w:rsidRPr="00B74808">
        <w:t>aria-label</w:t>
      </w:r>
      <w:proofErr w:type="spellEnd"/>
      <w:r w:rsidRPr="00B74808">
        <w:t xml:space="preserve">, </w:t>
      </w:r>
      <w:proofErr w:type="spellStart"/>
      <w:r w:rsidRPr="00B74808">
        <w:t>semantics</w:t>
      </w:r>
      <w:proofErr w:type="spellEnd"/>
      <w:r w:rsidRPr="00B74808">
        <w:t>).</w:t>
      </w:r>
    </w:p>
    <w:p w14:paraId="3E4FEDAF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 xml:space="preserve">Динамические изменения (добавление тега, обновление статуса) анонсируются через </w:t>
      </w:r>
      <w:proofErr w:type="spellStart"/>
      <w:r w:rsidRPr="00B74808">
        <w:t>LiveRegion</w:t>
      </w:r>
      <w:proofErr w:type="spellEnd"/>
      <w:r w:rsidRPr="00B74808">
        <w:t>.</w:t>
      </w:r>
    </w:p>
    <w:p w14:paraId="1B5E261F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>Логический порядок чтения соответствует визуальному расположению.</w:t>
      </w:r>
    </w:p>
    <w:p w14:paraId="05E93B0C" w14:textId="77777777" w:rsidR="00B74808" w:rsidRPr="00B74808" w:rsidRDefault="00B74808" w:rsidP="00B74808">
      <w:pPr>
        <w:numPr>
          <w:ilvl w:val="0"/>
          <w:numId w:val="167"/>
        </w:numPr>
      </w:pPr>
      <w:r w:rsidRPr="00B74808">
        <w:rPr>
          <w:b/>
          <w:bCs/>
        </w:rPr>
        <w:t>Визуальная доступность:</w:t>
      </w:r>
    </w:p>
    <w:p w14:paraId="5F8AEF48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>Контрастность текста: минимум 4.5:1 для обычного текста, 3:1 для крупного.</w:t>
      </w:r>
    </w:p>
    <w:p w14:paraId="700A98A3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>Поддержка системных настроек «Увеличенный курсор» и «Высокая контрастность».</w:t>
      </w:r>
    </w:p>
    <w:p w14:paraId="618E8C3D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 xml:space="preserve">Альтернативные описания для иконок действий (отображаются в </w:t>
      </w:r>
      <w:proofErr w:type="spellStart"/>
      <w:r w:rsidRPr="00B74808">
        <w:t>тултипах</w:t>
      </w:r>
      <w:proofErr w:type="spellEnd"/>
      <w:r w:rsidRPr="00B74808">
        <w:t>).</w:t>
      </w:r>
    </w:p>
    <w:p w14:paraId="34A6F713" w14:textId="77777777" w:rsidR="00B74808" w:rsidRPr="00B74808" w:rsidRDefault="00B74808" w:rsidP="00B74808">
      <w:pPr>
        <w:numPr>
          <w:ilvl w:val="0"/>
          <w:numId w:val="167"/>
        </w:numPr>
      </w:pPr>
      <w:r w:rsidRPr="00B74808">
        <w:rPr>
          <w:b/>
          <w:bCs/>
        </w:rPr>
        <w:t>Когнитивная доступность:</w:t>
      </w:r>
    </w:p>
    <w:p w14:paraId="0461517F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>Простой, предсказуемый интерфейс без скрытых жестов.</w:t>
      </w:r>
    </w:p>
    <w:p w14:paraId="24803474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>Возможность отключить анимации для пользователей с вестибулярными нарушениями.</w:t>
      </w:r>
    </w:p>
    <w:p w14:paraId="65690C46" w14:textId="77777777" w:rsidR="00B74808" w:rsidRPr="00B74808" w:rsidRDefault="00B74808" w:rsidP="00B74808">
      <w:pPr>
        <w:numPr>
          <w:ilvl w:val="1"/>
          <w:numId w:val="167"/>
        </w:numPr>
      </w:pPr>
      <w:r w:rsidRPr="00B74808">
        <w:t>Чёткие, конкретные формулировки сообщений об ошибках с инструкциями по исправлению.</w:t>
      </w:r>
    </w:p>
    <w:p w14:paraId="0A08B3DF" w14:textId="77777777" w:rsidR="00B74808" w:rsidRPr="00B74808" w:rsidRDefault="00B74808" w:rsidP="00B74808">
      <w:r w:rsidRPr="00B74808">
        <w:rPr>
          <w:b/>
          <w:bCs/>
        </w:rPr>
        <w:t>Тестирование доступности:</w:t>
      </w:r>
    </w:p>
    <w:p w14:paraId="0AE92EB5" w14:textId="77777777" w:rsidR="00B74808" w:rsidRPr="00B74808" w:rsidRDefault="00B74808" w:rsidP="00B74808">
      <w:pPr>
        <w:numPr>
          <w:ilvl w:val="0"/>
          <w:numId w:val="168"/>
        </w:numPr>
      </w:pPr>
      <w:r w:rsidRPr="00B74808">
        <w:t>Автоматические проверки контрастности и семантики в CI-</w:t>
      </w:r>
      <w:proofErr w:type="spellStart"/>
      <w:r w:rsidRPr="00B74808">
        <w:t>пайплайне</w:t>
      </w:r>
      <w:proofErr w:type="spellEnd"/>
      <w:r w:rsidRPr="00B74808">
        <w:t>.</w:t>
      </w:r>
    </w:p>
    <w:p w14:paraId="2EB18E2D" w14:textId="77777777" w:rsidR="00B74808" w:rsidRPr="00B74808" w:rsidRDefault="00B74808" w:rsidP="00B74808">
      <w:pPr>
        <w:numPr>
          <w:ilvl w:val="0"/>
          <w:numId w:val="168"/>
        </w:numPr>
      </w:pPr>
      <w:r w:rsidRPr="00B74808">
        <w:t xml:space="preserve">Ручное тестирование с использованием </w:t>
      </w:r>
      <w:proofErr w:type="spellStart"/>
      <w:r w:rsidRPr="00B74808">
        <w:t>скринридеров</w:t>
      </w:r>
      <w:proofErr w:type="spellEnd"/>
      <w:r w:rsidRPr="00B74808">
        <w:t xml:space="preserve"> (NVDA, </w:t>
      </w:r>
      <w:proofErr w:type="spellStart"/>
      <w:r w:rsidRPr="00B74808">
        <w:t>VoiceOver</w:t>
      </w:r>
      <w:proofErr w:type="spellEnd"/>
      <w:r w:rsidRPr="00B74808">
        <w:t>) перед каждым релизом.</w:t>
      </w:r>
    </w:p>
    <w:p w14:paraId="6CA82591" w14:textId="77777777" w:rsidR="00B74808" w:rsidRPr="00B74808" w:rsidRDefault="00B74808" w:rsidP="00B74808">
      <w:pPr>
        <w:numPr>
          <w:ilvl w:val="0"/>
          <w:numId w:val="168"/>
        </w:numPr>
      </w:pPr>
      <w:r w:rsidRPr="00B74808">
        <w:t>Пользователь может сообщить о проблеме доступности через встроенную форму; обращение помечается высоким приоритетом.</w:t>
      </w:r>
    </w:p>
    <w:p w14:paraId="09B627FC" w14:textId="77777777" w:rsidR="00B74808" w:rsidRPr="00B74808" w:rsidRDefault="00B74808" w:rsidP="00B74808">
      <w:pPr>
        <w:rPr>
          <w:b/>
          <w:bCs/>
        </w:rPr>
      </w:pPr>
      <w:r w:rsidRPr="00B74808">
        <w:rPr>
          <w:b/>
          <w:bCs/>
        </w:rPr>
        <w:t>10.8 Сброс, экспорт и миграция настроек</w:t>
      </w:r>
    </w:p>
    <w:p w14:paraId="2C28AF36" w14:textId="77777777" w:rsidR="00B74808" w:rsidRPr="00B74808" w:rsidRDefault="00B74808" w:rsidP="00B74808">
      <w:r w:rsidRPr="00B74808">
        <w:t>Система предоставляет инструменты для управления конфигурацией без риска потери данных.</w:t>
      </w:r>
    </w:p>
    <w:p w14:paraId="2FD67B17" w14:textId="77777777" w:rsidR="00B74808" w:rsidRPr="00B74808" w:rsidRDefault="00B74808" w:rsidP="00B74808">
      <w:r w:rsidRPr="00B74808">
        <w:rPr>
          <w:b/>
          <w:bCs/>
        </w:rPr>
        <w:t>Экспорт настроек:</w:t>
      </w:r>
    </w:p>
    <w:p w14:paraId="523CFE57" w14:textId="77777777" w:rsidR="00B74808" w:rsidRPr="00B74808" w:rsidRDefault="00B74808" w:rsidP="00B74808">
      <w:pPr>
        <w:numPr>
          <w:ilvl w:val="0"/>
          <w:numId w:val="169"/>
        </w:numPr>
      </w:pPr>
      <w:r w:rsidRPr="00B74808">
        <w:t>Формат: зашифрованный JSON с метаданными (версия схемы, дата экспорта, идентификатор устройства).</w:t>
      </w:r>
    </w:p>
    <w:p w14:paraId="08F63968" w14:textId="77777777" w:rsidR="00B74808" w:rsidRPr="00B74808" w:rsidRDefault="00B74808" w:rsidP="00B74808">
      <w:pPr>
        <w:numPr>
          <w:ilvl w:val="0"/>
          <w:numId w:val="169"/>
        </w:numPr>
      </w:pPr>
      <w:r w:rsidRPr="00B74808">
        <w:t>Содержимое: только пользовательские и рабочие настройки (без системных путей и токенов).</w:t>
      </w:r>
    </w:p>
    <w:p w14:paraId="6905108A" w14:textId="77777777" w:rsidR="00B74808" w:rsidRPr="00B74808" w:rsidRDefault="00B74808" w:rsidP="00B74808">
      <w:pPr>
        <w:numPr>
          <w:ilvl w:val="0"/>
          <w:numId w:val="169"/>
        </w:numPr>
      </w:pPr>
      <w:r w:rsidRPr="00B74808">
        <w:lastRenderedPageBreak/>
        <w:t>Назначение: перенос конфигурации на новое устройство, резервное копирование, отладка.</w:t>
      </w:r>
    </w:p>
    <w:p w14:paraId="02585C19" w14:textId="77777777" w:rsidR="00B74808" w:rsidRPr="00B74808" w:rsidRDefault="00B74808" w:rsidP="00B74808">
      <w:r w:rsidRPr="00B74808">
        <w:rPr>
          <w:b/>
          <w:bCs/>
        </w:rPr>
        <w:t>Импорт настроек:</w:t>
      </w:r>
    </w:p>
    <w:p w14:paraId="12D1D605" w14:textId="77777777" w:rsidR="00B74808" w:rsidRPr="00B74808" w:rsidRDefault="00B74808" w:rsidP="00B74808">
      <w:pPr>
        <w:numPr>
          <w:ilvl w:val="0"/>
          <w:numId w:val="170"/>
        </w:numPr>
      </w:pPr>
      <w:r w:rsidRPr="00B74808">
        <w:t>Валидация схемы перед применением: несовместимые версии сопровождаются предупреждением.</w:t>
      </w:r>
    </w:p>
    <w:p w14:paraId="170C345F" w14:textId="77777777" w:rsidR="00B74808" w:rsidRPr="00B74808" w:rsidRDefault="00B74808" w:rsidP="00B74808">
      <w:pPr>
        <w:numPr>
          <w:ilvl w:val="0"/>
          <w:numId w:val="170"/>
        </w:numPr>
      </w:pPr>
      <w:r w:rsidRPr="00B74808">
        <w:t>Конфликтующие значения: пользователь выбирает — «Заменить текущие», «Объединить», «Отменить импорт».</w:t>
      </w:r>
    </w:p>
    <w:p w14:paraId="4A41CD9E" w14:textId="77777777" w:rsidR="00B74808" w:rsidRPr="00B74808" w:rsidRDefault="00B74808" w:rsidP="00B74808">
      <w:pPr>
        <w:numPr>
          <w:ilvl w:val="0"/>
          <w:numId w:val="170"/>
        </w:numPr>
      </w:pPr>
      <w:r w:rsidRPr="00B74808">
        <w:t>После успешного импорта: уведомление с предложением перезапустить приложение для применения системных настроек.</w:t>
      </w:r>
    </w:p>
    <w:p w14:paraId="597A0D93" w14:textId="77777777" w:rsidR="00B74808" w:rsidRPr="00B74808" w:rsidRDefault="00B74808" w:rsidP="00B74808">
      <w:r w:rsidRPr="00B74808">
        <w:rPr>
          <w:b/>
          <w:bCs/>
        </w:rPr>
        <w:t>Сброс к значениям по умолчанию:</w:t>
      </w:r>
    </w:p>
    <w:p w14:paraId="3A679ED0" w14:textId="77777777" w:rsidR="00B74808" w:rsidRPr="00B74808" w:rsidRDefault="00B74808" w:rsidP="00B74808">
      <w:pPr>
        <w:numPr>
          <w:ilvl w:val="0"/>
          <w:numId w:val="171"/>
        </w:numPr>
      </w:pPr>
      <w:r w:rsidRPr="00B74808">
        <w:t>По категориям: «Сбросить визуальные настройки», «Сбросить настройки приватности», «Сбросить всё».</w:t>
      </w:r>
    </w:p>
    <w:p w14:paraId="3444664F" w14:textId="77777777" w:rsidR="00B74808" w:rsidRPr="00B74808" w:rsidRDefault="00B74808" w:rsidP="00B74808">
      <w:pPr>
        <w:numPr>
          <w:ilvl w:val="0"/>
          <w:numId w:val="171"/>
        </w:numPr>
      </w:pPr>
      <w:r w:rsidRPr="00B74808">
        <w:t>Каждое действие требует подтверждения с перечнем затрагиваемых параметров.</w:t>
      </w:r>
    </w:p>
    <w:p w14:paraId="3F15A8E2" w14:textId="77777777" w:rsidR="00B74808" w:rsidRPr="00B74808" w:rsidRDefault="00B74808" w:rsidP="00B74808">
      <w:pPr>
        <w:numPr>
          <w:ilvl w:val="0"/>
          <w:numId w:val="171"/>
        </w:numPr>
      </w:pPr>
      <w:r w:rsidRPr="00B74808">
        <w:t>Сброс не затрагивает пользовательский контент (медиа, заметки, теги) — только конфигурацию интерфейса.</w:t>
      </w:r>
    </w:p>
    <w:p w14:paraId="3CFCCB2E" w14:textId="77777777" w:rsidR="00B74808" w:rsidRPr="00B74808" w:rsidRDefault="00B74808" w:rsidP="00B74808">
      <w:r w:rsidRPr="00B74808">
        <w:rPr>
          <w:b/>
          <w:bCs/>
        </w:rPr>
        <w:t>Миграция между версиями:</w:t>
      </w:r>
    </w:p>
    <w:p w14:paraId="490B7ED3" w14:textId="77777777" w:rsidR="00B74808" w:rsidRPr="00B74808" w:rsidRDefault="00B74808" w:rsidP="00B74808">
      <w:pPr>
        <w:numPr>
          <w:ilvl w:val="0"/>
          <w:numId w:val="172"/>
        </w:numPr>
      </w:pPr>
      <w:r w:rsidRPr="00B74808">
        <w:t>При обновлении приложения выполняется проверка версии схемы настроек.</w:t>
      </w:r>
    </w:p>
    <w:p w14:paraId="590D39B2" w14:textId="77777777" w:rsidR="00B74808" w:rsidRPr="00B74808" w:rsidRDefault="00B74808" w:rsidP="00B74808">
      <w:pPr>
        <w:numPr>
          <w:ilvl w:val="0"/>
          <w:numId w:val="172"/>
        </w:numPr>
      </w:pPr>
      <w:r w:rsidRPr="00B74808">
        <w:t>Если структура изменилась — автоматически применяется скрипт миграции.</w:t>
      </w:r>
    </w:p>
    <w:p w14:paraId="6B6B41B8" w14:textId="77777777" w:rsidR="00B74808" w:rsidRPr="00B74808" w:rsidRDefault="00B74808" w:rsidP="00B74808">
      <w:pPr>
        <w:numPr>
          <w:ilvl w:val="0"/>
          <w:numId w:val="172"/>
        </w:numPr>
      </w:pPr>
      <w:r w:rsidRPr="00B74808">
        <w:t>Пользователь получает уведомление: «Настройки обновлены до новой версии. [Просмотреть изменения]».</w:t>
      </w:r>
    </w:p>
    <w:p w14:paraId="0CC52ACE" w14:textId="77777777" w:rsidR="00B74808" w:rsidRPr="00B74808" w:rsidRDefault="00B74808" w:rsidP="00B74808">
      <w:pPr>
        <w:rPr>
          <w:b/>
          <w:bCs/>
        </w:rPr>
      </w:pPr>
      <w:r w:rsidRPr="00B74808">
        <w:rPr>
          <w:b/>
          <w:bCs/>
        </w:rPr>
        <w:t>10.9 Жёсткие правила генерации кода (Настройки и доступность)</w:t>
      </w:r>
    </w:p>
    <w:p w14:paraId="0307D72A" w14:textId="77777777" w:rsidR="00B74808" w:rsidRPr="00B74808" w:rsidRDefault="00B74808" w:rsidP="00B74808">
      <w:r w:rsidRPr="00B74808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5ED60DD2" w14:textId="77777777" w:rsidR="00B74808" w:rsidRPr="00B74808" w:rsidRDefault="00B74808" w:rsidP="00B74808">
      <w:pPr>
        <w:numPr>
          <w:ilvl w:val="0"/>
          <w:numId w:val="173"/>
        </w:numPr>
      </w:pPr>
      <w:r w:rsidRPr="00B74808">
        <w:rPr>
          <w:b/>
          <w:bCs/>
        </w:rPr>
        <w:t>Единый источник состояния для настроек.</w:t>
      </w:r>
      <w:r w:rsidRPr="00B74808">
        <w:t xml:space="preserve"> Все операции чтения/записи настроек выполняются только через реактивный провайдер. Запрещено дублировать логику валидации или миграции в презентационном слое.</w:t>
      </w:r>
    </w:p>
    <w:p w14:paraId="54DD0788" w14:textId="77777777" w:rsidR="00B74808" w:rsidRPr="00B74808" w:rsidRDefault="00B74808" w:rsidP="00B74808">
      <w:pPr>
        <w:numPr>
          <w:ilvl w:val="0"/>
          <w:numId w:val="173"/>
        </w:numPr>
      </w:pPr>
      <w:r w:rsidRPr="00B74808">
        <w:rPr>
          <w:b/>
          <w:bCs/>
        </w:rPr>
        <w:t>Строгая типизация ключей настроек.</w:t>
      </w:r>
      <w:r w:rsidRPr="00B74808">
        <w:t xml:space="preserve"> Ключи конфигурации описываются через </w:t>
      </w:r>
      <w:proofErr w:type="spellStart"/>
      <w:r w:rsidRPr="00B74808">
        <w:t>enum</w:t>
      </w:r>
      <w:proofErr w:type="spellEnd"/>
      <w:r w:rsidRPr="00B74808">
        <w:t xml:space="preserve"> </w:t>
      </w:r>
      <w:proofErr w:type="spellStart"/>
      <w:r w:rsidRPr="00B74808">
        <w:t>SettingsKey</w:t>
      </w:r>
      <w:proofErr w:type="spellEnd"/>
      <w:r w:rsidRPr="00B74808">
        <w:t xml:space="preserve"> с явными значениями. Запрещено использовать строковые литералы для доступа к настройкам.</w:t>
      </w:r>
    </w:p>
    <w:p w14:paraId="3E76DFDF" w14:textId="77777777" w:rsidR="00B74808" w:rsidRPr="00B74808" w:rsidRDefault="00B74808" w:rsidP="00B74808">
      <w:pPr>
        <w:numPr>
          <w:ilvl w:val="0"/>
          <w:numId w:val="173"/>
        </w:numPr>
      </w:pPr>
      <w:r w:rsidRPr="00B74808">
        <w:rPr>
          <w:b/>
          <w:bCs/>
        </w:rPr>
        <w:t>Атомарность применения настроек.</w:t>
      </w:r>
      <w:r w:rsidRPr="00B74808">
        <w:t xml:space="preserve"> Изменение группы связанных настроек (например, темы) выполняется в транзакции. При ошибке происходит откат, и пользователь получает понятное сообщение.</w:t>
      </w:r>
    </w:p>
    <w:p w14:paraId="71774454" w14:textId="77777777" w:rsidR="00B74808" w:rsidRPr="00B74808" w:rsidRDefault="00B74808" w:rsidP="00B74808">
      <w:pPr>
        <w:numPr>
          <w:ilvl w:val="0"/>
          <w:numId w:val="173"/>
        </w:numPr>
      </w:pPr>
      <w:r w:rsidRPr="00B74808">
        <w:rPr>
          <w:b/>
          <w:bCs/>
        </w:rPr>
        <w:lastRenderedPageBreak/>
        <w:t>Изоляция побочных эффектов.</w:t>
      </w:r>
      <w:r w:rsidRPr="00B74808">
        <w:t xml:space="preserve"> Чтение/запись файлов конфигурации, работа с реестром ОС, запросы к системным настройкам инкапсулированы в репозиториях. Презентационный слой не импортирует пакеты платформенного взаимодействия.</w:t>
      </w:r>
    </w:p>
    <w:p w14:paraId="07852DF3" w14:textId="77777777" w:rsidR="00B74808" w:rsidRPr="00B74808" w:rsidRDefault="00B74808" w:rsidP="00B74808">
      <w:pPr>
        <w:numPr>
          <w:ilvl w:val="0"/>
          <w:numId w:val="173"/>
        </w:numPr>
      </w:pPr>
      <w:r w:rsidRPr="00B74808">
        <w:rPr>
          <w:b/>
          <w:bCs/>
        </w:rPr>
        <w:t>Реактивное обновление интерфейса.</w:t>
      </w:r>
      <w:r w:rsidRPr="00B74808">
        <w:t xml:space="preserve"> Изменение любой настройки мгновенно уведомляет все подписанные виджеты. Запрещено ручное обновление через </w:t>
      </w:r>
      <w:proofErr w:type="spellStart"/>
      <w:r w:rsidRPr="00B74808">
        <w:t>setState</w:t>
      </w:r>
      <w:proofErr w:type="spellEnd"/>
      <w:r w:rsidRPr="00B74808">
        <w:t xml:space="preserve"> для конфигурации; только через реактивные провайдеры.</w:t>
      </w:r>
    </w:p>
    <w:p w14:paraId="1B407841" w14:textId="77777777" w:rsidR="00B74808" w:rsidRPr="00B74808" w:rsidRDefault="00B74808" w:rsidP="00B74808">
      <w:pPr>
        <w:numPr>
          <w:ilvl w:val="0"/>
          <w:numId w:val="173"/>
        </w:numPr>
      </w:pPr>
      <w:r w:rsidRPr="00B74808">
        <w:rPr>
          <w:b/>
          <w:bCs/>
        </w:rPr>
        <w:t>Валидация на границе домена.</w:t>
      </w:r>
      <w:r w:rsidRPr="00B74808">
        <w:t xml:space="preserve"> Все входящие значения настроек проходят валидацию до сохранения. Ошибки возвращаются как описательные объекты, а не исключения.</w:t>
      </w:r>
    </w:p>
    <w:p w14:paraId="13521934" w14:textId="77777777" w:rsidR="00B74808" w:rsidRPr="00B74808" w:rsidRDefault="00B74808" w:rsidP="00B74808">
      <w:pPr>
        <w:numPr>
          <w:ilvl w:val="0"/>
          <w:numId w:val="173"/>
        </w:numPr>
      </w:pPr>
      <w:r w:rsidRPr="00B74808">
        <w:rPr>
          <w:b/>
          <w:bCs/>
        </w:rPr>
        <w:t>Доступность как требование, а не опция.</w:t>
      </w:r>
      <w:r w:rsidRPr="00B74808">
        <w:t xml:space="preserve"> Все новые компоненты интерфейса обязаны проходить автоматические проверки доступности в CI. Отсутствие семантических меток блокирует </w:t>
      </w:r>
      <w:proofErr w:type="spellStart"/>
      <w:r w:rsidRPr="00B74808">
        <w:t>мерж</w:t>
      </w:r>
      <w:proofErr w:type="spellEnd"/>
      <w:r w:rsidRPr="00B74808">
        <w:t xml:space="preserve"> кода.</w:t>
      </w:r>
    </w:p>
    <w:p w14:paraId="4F9D8D39" w14:textId="77777777" w:rsidR="00B74808" w:rsidRPr="00B74808" w:rsidRDefault="00B74808" w:rsidP="00B74808">
      <w:pPr>
        <w:numPr>
          <w:ilvl w:val="0"/>
          <w:numId w:val="173"/>
        </w:numPr>
      </w:pPr>
      <w:r w:rsidRPr="00B74808">
        <w:rPr>
          <w:b/>
          <w:bCs/>
        </w:rPr>
        <w:t>Тестируемость конфигурации.</w:t>
      </w:r>
      <w:r w:rsidRPr="00B74808">
        <w:t xml:space="preserve"> Логика миграции, валидации и применения настроек должна быть изолирована от UI. Это позволяет запускать юнит-тесты без инициализации интерфейса.</w:t>
      </w:r>
    </w:p>
    <w:p w14:paraId="50CF5DE0" w14:textId="77777777" w:rsidR="00B74808" w:rsidRDefault="00B74808"/>
    <w:p w14:paraId="26805F06" w14:textId="77777777" w:rsidR="003853F8" w:rsidRDefault="003853F8"/>
    <w:p w14:paraId="3DCA6041" w14:textId="77777777" w:rsidR="003853F8" w:rsidRPr="003853F8" w:rsidRDefault="003853F8" w:rsidP="003853F8">
      <w:pPr>
        <w:rPr>
          <w:b/>
          <w:bCs/>
        </w:rPr>
      </w:pPr>
      <w:r w:rsidRPr="003853F8">
        <w:rPr>
          <w:rFonts w:ascii="Segoe UI Emoji" w:hAnsi="Segoe UI Emoji" w:cs="Segoe UI Emoji"/>
          <w:b/>
          <w:bCs/>
        </w:rPr>
        <w:t>📘</w:t>
      </w:r>
      <w:r w:rsidRPr="003853F8">
        <w:rPr>
          <w:b/>
          <w:bCs/>
        </w:rPr>
        <w:t xml:space="preserve"> РАЗДЕЛ 11: ОНБОРДИНГ, ПЕРВЫЙ ЗАПУСК И КОНТЕКСТНОЕ ОБУЧЕНИЕ</w:t>
      </w:r>
    </w:p>
    <w:p w14:paraId="17DB8398" w14:textId="77777777" w:rsidR="003853F8" w:rsidRPr="003853F8" w:rsidRDefault="003853F8" w:rsidP="003853F8">
      <w:pPr>
        <w:rPr>
          <w:b/>
          <w:bCs/>
        </w:rPr>
      </w:pPr>
      <w:r w:rsidRPr="003853F8">
        <w:rPr>
          <w:b/>
          <w:bCs/>
        </w:rPr>
        <w:t xml:space="preserve">11.1 Философия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>: «Ценность до осознания обучения»</w:t>
      </w:r>
    </w:p>
    <w:p w14:paraId="5B5419DC" w14:textId="77777777" w:rsidR="003853F8" w:rsidRPr="003853F8" w:rsidRDefault="003853F8" w:rsidP="003853F8">
      <w:r w:rsidRPr="003853F8">
        <w:t xml:space="preserve">Первый опыт пользователя в приложении определяет его долгосрочную лояльность. </w:t>
      </w:r>
      <w:proofErr w:type="spellStart"/>
      <w:r w:rsidRPr="003853F8">
        <w:t>Онбординг</w:t>
      </w:r>
      <w:proofErr w:type="spellEnd"/>
      <w:r w:rsidRPr="003853F8">
        <w:t xml:space="preserve"> проектируется не как последовательность инструкций, а как плавное вовлечение через действие: пользователь импортирует папку → мгновенно видит результат → получает умные предложения → подтверждает одним кликом.</w:t>
      </w:r>
    </w:p>
    <w:p w14:paraId="4470FD3D" w14:textId="77777777" w:rsidR="003853F8" w:rsidRPr="003853F8" w:rsidRDefault="003853F8" w:rsidP="003853F8">
      <w:r w:rsidRPr="003853F8">
        <w:rPr>
          <w:b/>
          <w:bCs/>
        </w:rPr>
        <w:t>Жёсткие мандаты:</w:t>
      </w:r>
    </w:p>
    <w:p w14:paraId="3DAFF1B7" w14:textId="77777777" w:rsidR="003853F8" w:rsidRPr="003853F8" w:rsidRDefault="003853F8" w:rsidP="003853F8">
      <w:pPr>
        <w:numPr>
          <w:ilvl w:val="0"/>
          <w:numId w:val="174"/>
        </w:numPr>
      </w:pPr>
      <w:r w:rsidRPr="003853F8">
        <w:rPr>
          <w:b/>
          <w:bCs/>
        </w:rPr>
        <w:t>Время до первого «вау-момента»</w:t>
      </w:r>
      <w:proofErr w:type="gramStart"/>
      <w:r w:rsidRPr="003853F8">
        <w:rPr>
          <w:b/>
          <w:bCs/>
        </w:rPr>
        <w:t>:</w:t>
      </w:r>
      <w:r w:rsidRPr="003853F8">
        <w:t xml:space="preserve"> Не</w:t>
      </w:r>
      <w:proofErr w:type="gramEnd"/>
      <w:r w:rsidRPr="003853F8">
        <w:t xml:space="preserve"> более шестидесяти секунд от запуска приложения до отображения первой организованной коллекции.</w:t>
      </w:r>
    </w:p>
    <w:p w14:paraId="21D8CA2E" w14:textId="77777777" w:rsidR="003853F8" w:rsidRPr="003853F8" w:rsidRDefault="003853F8" w:rsidP="003853F8">
      <w:pPr>
        <w:numPr>
          <w:ilvl w:val="0"/>
          <w:numId w:val="174"/>
        </w:numPr>
      </w:pPr>
      <w:r w:rsidRPr="003853F8">
        <w:rPr>
          <w:b/>
          <w:bCs/>
        </w:rPr>
        <w:t>Минимум шагов до результата</w:t>
      </w:r>
      <w:proofErr w:type="gramStart"/>
      <w:r w:rsidRPr="003853F8">
        <w:rPr>
          <w:b/>
          <w:bCs/>
        </w:rPr>
        <w:t>:</w:t>
      </w:r>
      <w:r w:rsidRPr="003853F8">
        <w:t xml:space="preserve"> Не</w:t>
      </w:r>
      <w:proofErr w:type="gramEnd"/>
      <w:r w:rsidRPr="003853F8">
        <w:t xml:space="preserve"> более трёх осознанных действий для достижения первой ценности: выбор папки, режим организации, подтверждение.</w:t>
      </w:r>
    </w:p>
    <w:p w14:paraId="14D1123E" w14:textId="77777777" w:rsidR="003853F8" w:rsidRPr="003853F8" w:rsidRDefault="003853F8" w:rsidP="003853F8">
      <w:pPr>
        <w:numPr>
          <w:ilvl w:val="0"/>
          <w:numId w:val="174"/>
        </w:numPr>
      </w:pPr>
      <w:r w:rsidRPr="003853F8">
        <w:rPr>
          <w:b/>
          <w:bCs/>
        </w:rPr>
        <w:t>Контекстное обучение:</w:t>
      </w:r>
      <w:r w:rsidRPr="003853F8">
        <w:t xml:space="preserve"> Подсказки появляются только в момент первого выполнения действия, а не заранее. После показа — запоминание, повторное отображение блокируется.</w:t>
      </w:r>
    </w:p>
    <w:p w14:paraId="33B58B99" w14:textId="77777777" w:rsidR="003853F8" w:rsidRPr="003853F8" w:rsidRDefault="003853F8" w:rsidP="003853F8">
      <w:pPr>
        <w:numPr>
          <w:ilvl w:val="0"/>
          <w:numId w:val="174"/>
        </w:numPr>
      </w:pPr>
      <w:r w:rsidRPr="003853F8">
        <w:rPr>
          <w:b/>
          <w:bCs/>
        </w:rPr>
        <w:t>Обратимость на каждом этапе:</w:t>
      </w:r>
      <w:r w:rsidRPr="003853F8">
        <w:t xml:space="preserve"> Любое решение в процессе </w:t>
      </w:r>
      <w:proofErr w:type="spellStart"/>
      <w:r w:rsidRPr="003853F8">
        <w:t>онбординга</w:t>
      </w:r>
      <w:proofErr w:type="spellEnd"/>
      <w:r w:rsidRPr="003853F8">
        <w:t xml:space="preserve"> может быть изменено позже в настройках без потери данных.</w:t>
      </w:r>
    </w:p>
    <w:p w14:paraId="56B93377" w14:textId="77777777" w:rsidR="003853F8" w:rsidRPr="003853F8" w:rsidRDefault="003853F8" w:rsidP="003853F8">
      <w:pPr>
        <w:rPr>
          <w:b/>
          <w:bCs/>
        </w:rPr>
      </w:pPr>
      <w:r w:rsidRPr="003853F8">
        <w:rPr>
          <w:b/>
          <w:bCs/>
        </w:rPr>
        <w:lastRenderedPageBreak/>
        <w:t>11.2 Архитектура потока первого запуска</w:t>
      </w:r>
    </w:p>
    <w:p w14:paraId="19F82FA1" w14:textId="77777777" w:rsidR="003853F8" w:rsidRPr="003853F8" w:rsidRDefault="003853F8" w:rsidP="003853F8">
      <w:r w:rsidRPr="003853F8">
        <w:t>Поток первого запуска реализуется как конечный автомат с чёткими состояниями и условиями перехода. Каждое состояние соответствует экрану или диалогу, каждый переход — действию пользователя или системному событию.</w:t>
      </w:r>
    </w:p>
    <w:p w14:paraId="6147ED55" w14:textId="77777777" w:rsidR="003853F8" w:rsidRPr="003853F8" w:rsidRDefault="003853F8" w:rsidP="003853F8">
      <w:r w:rsidRPr="003853F8">
        <w:rPr>
          <w:b/>
          <w:bCs/>
        </w:rPr>
        <w:t xml:space="preserve">Состояния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>:</w:t>
      </w:r>
    </w:p>
    <w:p w14:paraId="1F68B869" w14:textId="77777777" w:rsidR="003853F8" w:rsidRPr="003853F8" w:rsidRDefault="003853F8" w:rsidP="003853F8">
      <w:pPr>
        <w:numPr>
          <w:ilvl w:val="0"/>
          <w:numId w:val="175"/>
        </w:numPr>
      </w:pPr>
      <w:r w:rsidRPr="003853F8">
        <w:rPr>
          <w:b/>
          <w:bCs/>
        </w:rPr>
        <w:t>Инициализация:</w:t>
      </w:r>
      <w:r w:rsidRPr="003853F8">
        <w:t xml:space="preserve"> Проверка флага первого запуска в настройках. Если флаг не установлен → обычный запуск. Если установлен → переход к Шагу 1.</w:t>
      </w:r>
    </w:p>
    <w:p w14:paraId="0F776884" w14:textId="77777777" w:rsidR="003853F8" w:rsidRPr="003853F8" w:rsidRDefault="003853F8" w:rsidP="003853F8">
      <w:pPr>
        <w:numPr>
          <w:ilvl w:val="0"/>
          <w:numId w:val="175"/>
        </w:numPr>
      </w:pPr>
      <w:r w:rsidRPr="003853F8">
        <w:rPr>
          <w:b/>
          <w:bCs/>
        </w:rPr>
        <w:t>Шаг 1: Приветствие и выбор языка:</w:t>
      </w:r>
    </w:p>
    <w:p w14:paraId="72F157A8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Отображение приветственного экрана с выбором языка интерфейса.</w:t>
      </w:r>
    </w:p>
    <w:p w14:paraId="2FBCC1B7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Поддерживаемые языки: Русский по умолчанию, Английский, Японский, Немецкий, Французский.</w:t>
      </w:r>
    </w:p>
    <w:p w14:paraId="776062B8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Выбор сохраняется в пользовательских настройках и применяется мгновенно.</w:t>
      </w:r>
    </w:p>
    <w:p w14:paraId="47B8137F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Кнопка продолжения активируется только после выбора языка.</w:t>
      </w:r>
    </w:p>
    <w:p w14:paraId="7BD0C347" w14:textId="77777777" w:rsidR="003853F8" w:rsidRPr="003853F8" w:rsidRDefault="003853F8" w:rsidP="003853F8">
      <w:pPr>
        <w:numPr>
          <w:ilvl w:val="0"/>
          <w:numId w:val="175"/>
        </w:numPr>
      </w:pPr>
      <w:r w:rsidRPr="003853F8">
        <w:rPr>
          <w:b/>
          <w:bCs/>
        </w:rPr>
        <w:t>Шаг 2: Выбор корневой папки с медиа:</w:t>
      </w:r>
    </w:p>
    <w:p w14:paraId="12E07A53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Диалог выбора директории через системный интерфейс.</w:t>
      </w:r>
    </w:p>
    <w:p w14:paraId="48C17B9F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Валидация: проверка наличия поддерживаемых файлов в выбранной папке и подпапках.</w:t>
      </w:r>
    </w:p>
    <w:p w14:paraId="41B068D0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Если папка пуста → мягкое предупреждение с предложением выбрать другую.</w:t>
      </w:r>
    </w:p>
    <w:p w14:paraId="27B1DC8A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После успешного выбора → автоматический переход к Шагу 3.</w:t>
      </w:r>
    </w:p>
    <w:p w14:paraId="6D665FF7" w14:textId="77777777" w:rsidR="003853F8" w:rsidRPr="003853F8" w:rsidRDefault="003853F8" w:rsidP="003853F8">
      <w:pPr>
        <w:numPr>
          <w:ilvl w:val="0"/>
          <w:numId w:val="175"/>
        </w:numPr>
      </w:pPr>
      <w:r w:rsidRPr="003853F8">
        <w:rPr>
          <w:b/>
          <w:bCs/>
        </w:rPr>
        <w:t>Шаг 3: Выбор режима организации файлов:</w:t>
      </w:r>
    </w:p>
    <w:p w14:paraId="0B7C6BAA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rPr>
          <w:b/>
          <w:bCs/>
        </w:rPr>
        <w:t>Виртуальный режим (по умолчанию, рекомендован):</w:t>
      </w:r>
      <w:r w:rsidRPr="003853F8">
        <w:t xml:space="preserve"> Файлы остаются на исходных путях. Организация происходит через базу данных. Максимальная безопасность, нулевой риск потери данных.</w:t>
      </w:r>
    </w:p>
    <w:p w14:paraId="3F3AFFA5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rPr>
          <w:b/>
          <w:bCs/>
        </w:rPr>
        <w:t>Физический режим (для продвинутых)</w:t>
      </w:r>
      <w:proofErr w:type="gramStart"/>
      <w:r w:rsidRPr="003853F8">
        <w:rPr>
          <w:b/>
          <w:bCs/>
        </w:rPr>
        <w:t>:</w:t>
      </w:r>
      <w:r w:rsidRPr="003853F8">
        <w:t xml:space="preserve"> Создаются</w:t>
      </w:r>
      <w:proofErr w:type="gramEnd"/>
      <w:r w:rsidRPr="003853F8">
        <w:t xml:space="preserve"> жёсткие ссылки в структурированных папках. Требует: файловая система NTFS, один диск для источника и цели, права администратора или режим разработчика.</w:t>
      </w:r>
    </w:p>
    <w:p w14:paraId="556E4132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Система автоматически проверяет требования для физического режима. Если проверка не пройдена → опция заблокирована с пояснением и инструкцией.</w:t>
      </w:r>
    </w:p>
    <w:p w14:paraId="01C7F65B" w14:textId="77777777" w:rsidR="003853F8" w:rsidRPr="003853F8" w:rsidRDefault="003853F8" w:rsidP="003853F8">
      <w:pPr>
        <w:numPr>
          <w:ilvl w:val="0"/>
          <w:numId w:val="175"/>
        </w:numPr>
      </w:pPr>
      <w:r w:rsidRPr="003853F8">
        <w:rPr>
          <w:b/>
          <w:bCs/>
        </w:rPr>
        <w:t>Шаг 4: Настройки интеллектуальных функций (опционально):</w:t>
      </w:r>
    </w:p>
    <w:p w14:paraId="6F42B6B4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Переключатели: «Включить авто-тегирование», «Переводить теги на русский», «Скрывать контент для взрослых».</w:t>
      </w:r>
    </w:p>
    <w:p w14:paraId="6D6819B1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lastRenderedPageBreak/>
        <w:t>Поле для ввода пользовательского ключа внешнего сервиса — хранится в защищённом хранилище операционной системы.</w:t>
      </w:r>
    </w:p>
    <w:p w14:paraId="4DAE8746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Кнопка «Пропустить» позволяет перейти к следующему шагу с настройками по умолчанию.</w:t>
      </w:r>
    </w:p>
    <w:p w14:paraId="3B885887" w14:textId="77777777" w:rsidR="003853F8" w:rsidRPr="003853F8" w:rsidRDefault="003853F8" w:rsidP="003853F8">
      <w:pPr>
        <w:numPr>
          <w:ilvl w:val="0"/>
          <w:numId w:val="175"/>
        </w:numPr>
      </w:pPr>
      <w:r w:rsidRPr="003853F8">
        <w:rPr>
          <w:b/>
          <w:bCs/>
        </w:rPr>
        <w:t>Шаг 5: Сканирование и предпросмотр организации:</w:t>
      </w:r>
    </w:p>
    <w:p w14:paraId="78B9138C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Индикатор прогресса с детализацией: обработано файлов, найдено тегов, определено персонажей.</w:t>
      </w:r>
    </w:p>
    <w:p w14:paraId="6F2FE043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По завершении сканирования → окно предпросмотра с группировкой по видам, персонажам, авторам.</w:t>
      </w:r>
    </w:p>
    <w:p w14:paraId="1ABB54AA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Интерактивность: клик по группе показывает мини-карусель файлов; перетаскивание файла между группами предлагает создать правило авто-организации.</w:t>
      </w:r>
    </w:p>
    <w:p w14:paraId="1FABCE02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Кнопки: «Вернуться к настройкам», «Применить организацию».</w:t>
      </w:r>
    </w:p>
    <w:p w14:paraId="1D0AEACF" w14:textId="77777777" w:rsidR="003853F8" w:rsidRPr="003853F8" w:rsidRDefault="003853F8" w:rsidP="003853F8">
      <w:pPr>
        <w:numPr>
          <w:ilvl w:val="0"/>
          <w:numId w:val="175"/>
        </w:numPr>
      </w:pPr>
      <w:r w:rsidRPr="003853F8">
        <w:rPr>
          <w:b/>
          <w:bCs/>
        </w:rPr>
        <w:t>Шаг 6: Финал и переход к главному экрану:</w:t>
      </w:r>
    </w:p>
    <w:p w14:paraId="46DED6FF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Отображение статистики: количество файлов, тегов, персонажей, авторов.</w:t>
      </w:r>
    </w:p>
    <w:p w14:paraId="6DEADFA2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Анимация появления контента на главном экране: каскадное появление карточек с задержкой пятьдесят миллисекунд.</w:t>
      </w:r>
    </w:p>
    <w:p w14:paraId="66923260" w14:textId="77777777" w:rsidR="003853F8" w:rsidRPr="003853F8" w:rsidRDefault="003853F8" w:rsidP="003853F8">
      <w:pPr>
        <w:numPr>
          <w:ilvl w:val="1"/>
          <w:numId w:val="175"/>
        </w:numPr>
      </w:pPr>
      <w:r w:rsidRPr="003853F8">
        <w:t>Всплывающая подсказка: «Нажмите на тег, чтобы отфильтровать галерею» (исчезает через пять секунд или по клику).</w:t>
      </w:r>
    </w:p>
    <w:p w14:paraId="11A375B4" w14:textId="77777777" w:rsidR="003853F8" w:rsidRPr="003853F8" w:rsidRDefault="003853F8" w:rsidP="003853F8">
      <w:r w:rsidRPr="003853F8">
        <w:rPr>
          <w:b/>
          <w:bCs/>
        </w:rPr>
        <w:t>Механизм восстановления после сбоя:</w:t>
      </w:r>
    </w:p>
    <w:p w14:paraId="46E73249" w14:textId="77777777" w:rsidR="003853F8" w:rsidRPr="003853F8" w:rsidRDefault="003853F8" w:rsidP="003853F8">
      <w:pPr>
        <w:numPr>
          <w:ilvl w:val="0"/>
          <w:numId w:val="176"/>
        </w:numPr>
      </w:pPr>
      <w:r w:rsidRPr="003853F8">
        <w:t xml:space="preserve">Флаг процесса </w:t>
      </w:r>
      <w:proofErr w:type="spellStart"/>
      <w:r w:rsidRPr="003853F8">
        <w:t>онбординга</w:t>
      </w:r>
      <w:proofErr w:type="spellEnd"/>
      <w:r w:rsidRPr="003853F8">
        <w:t xml:space="preserve"> сохраняется в настройках при начале процесса.</w:t>
      </w:r>
    </w:p>
    <w:p w14:paraId="2E8107B1" w14:textId="77777777" w:rsidR="003853F8" w:rsidRPr="003853F8" w:rsidRDefault="003853F8" w:rsidP="003853F8">
      <w:pPr>
        <w:numPr>
          <w:ilvl w:val="0"/>
          <w:numId w:val="176"/>
        </w:numPr>
      </w:pPr>
      <w:r w:rsidRPr="003853F8">
        <w:t xml:space="preserve">При следующем запуске, если флаг активен → предложение продолжить </w:t>
      </w:r>
      <w:proofErr w:type="spellStart"/>
      <w:r w:rsidRPr="003853F8">
        <w:t>онбординг</w:t>
      </w:r>
      <w:proofErr w:type="spellEnd"/>
      <w:r w:rsidRPr="003853F8">
        <w:t xml:space="preserve"> с указанного шага с вариантами: «Продолжить», «Начать заново», «Пропустить».</w:t>
      </w:r>
    </w:p>
    <w:p w14:paraId="2710DDBB" w14:textId="77777777" w:rsidR="003853F8" w:rsidRPr="003853F8" w:rsidRDefault="003853F8" w:rsidP="003853F8">
      <w:pPr>
        <w:numPr>
          <w:ilvl w:val="0"/>
          <w:numId w:val="176"/>
        </w:numPr>
      </w:pPr>
      <w:r w:rsidRPr="003853F8">
        <w:t xml:space="preserve">Все промежуточные данные (выбранная папка, режим, настройки интеллектуальных функций) сохраняются в состоянии </w:t>
      </w:r>
      <w:proofErr w:type="spellStart"/>
      <w:r w:rsidRPr="003853F8">
        <w:t>онбординга</w:t>
      </w:r>
      <w:proofErr w:type="spellEnd"/>
      <w:r w:rsidRPr="003853F8">
        <w:t xml:space="preserve"> и восстанавливаются при продолжении.</w:t>
      </w:r>
    </w:p>
    <w:p w14:paraId="4D170CE6" w14:textId="77777777" w:rsidR="003853F8" w:rsidRPr="003853F8" w:rsidRDefault="003853F8" w:rsidP="003853F8">
      <w:pPr>
        <w:rPr>
          <w:b/>
          <w:bCs/>
        </w:rPr>
      </w:pPr>
      <w:r w:rsidRPr="003853F8">
        <w:rPr>
          <w:b/>
          <w:bCs/>
        </w:rPr>
        <w:t>11.3 Система контекстных подсказок (Обучение в момент действия)</w:t>
      </w:r>
    </w:p>
    <w:p w14:paraId="0856B5B7" w14:textId="77777777" w:rsidR="003853F8" w:rsidRPr="003853F8" w:rsidRDefault="003853F8" w:rsidP="003853F8">
      <w:r w:rsidRPr="003853F8">
        <w:t>Подсказки в приложении появляются не по расписанию, а в момент, когда пользователь впервые выполняет действие, требующее пояснения. Это снижает когнитивную нагрузку и повышает усвояемость информации.</w:t>
      </w:r>
    </w:p>
    <w:p w14:paraId="0185DF03" w14:textId="77777777" w:rsidR="003853F8" w:rsidRPr="003853F8" w:rsidRDefault="003853F8" w:rsidP="003853F8">
      <w:r w:rsidRPr="003853F8">
        <w:rPr>
          <w:b/>
          <w:bCs/>
        </w:rPr>
        <w:t>Триггеры и сценарии подсказок: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269"/>
        <w:gridCol w:w="3084"/>
        <w:gridCol w:w="1674"/>
      </w:tblGrid>
      <w:tr w:rsidR="003853F8" w:rsidRPr="003853F8" w14:paraId="77DB6688" w14:textId="77777777" w:rsidTr="003853F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7C92C0B" w14:textId="77777777" w:rsidR="003853F8" w:rsidRPr="003853F8" w:rsidRDefault="003853F8" w:rsidP="003853F8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lastRenderedPageBreak/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BAB4D15" w14:textId="77777777" w:rsidR="003853F8" w:rsidRPr="003853F8" w:rsidRDefault="003853F8" w:rsidP="003853F8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5B8EE9E" w14:textId="77777777" w:rsidR="003853F8" w:rsidRPr="003853F8" w:rsidRDefault="003853F8" w:rsidP="003853F8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Текст подсказки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22A6E63D" w14:textId="77777777" w:rsidR="003853F8" w:rsidRPr="003853F8" w:rsidRDefault="003853F8" w:rsidP="003853F8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Длительность</w:t>
            </w:r>
          </w:p>
        </w:tc>
      </w:tr>
      <w:tr w:rsidR="003853F8" w:rsidRPr="003853F8" w14:paraId="554A8430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F96E56" w14:textId="77777777" w:rsidR="003853F8" w:rsidRPr="003853F8" w:rsidRDefault="003853F8" w:rsidP="003853F8">
            <w:r w:rsidRPr="003853F8">
              <w:t>Первый вход в галерею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A0AA7B2" w14:textId="77777777" w:rsidR="003853F8" w:rsidRPr="003853F8" w:rsidRDefault="003853F8" w:rsidP="003853F8">
            <w:r w:rsidRPr="003853F8">
              <w:t>Экран галереи загружен впервые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D011F6" w14:textId="77777777" w:rsidR="003853F8" w:rsidRPr="003853F8" w:rsidRDefault="003853F8" w:rsidP="003853F8">
            <w:r w:rsidRPr="003853F8">
              <w:t>«Закрепите часто используемые теги через кнопку добавления»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A4DC9FB" w14:textId="77777777" w:rsidR="003853F8" w:rsidRPr="003853F8" w:rsidRDefault="003853F8" w:rsidP="003853F8">
            <w:r w:rsidRPr="003853F8">
              <w:t>Семь секунд</w:t>
            </w:r>
          </w:p>
        </w:tc>
      </w:tr>
      <w:tr w:rsidR="003853F8" w:rsidRPr="003853F8" w14:paraId="2C03AB5D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6BE15C2" w14:textId="77777777" w:rsidR="003853F8" w:rsidRPr="003853F8" w:rsidRDefault="003853F8" w:rsidP="003853F8">
            <w:r w:rsidRPr="003853F8">
              <w:t>Первый 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5571AA" w14:textId="77777777" w:rsidR="003853F8" w:rsidRPr="003853F8" w:rsidRDefault="003853F8" w:rsidP="003853F8">
            <w:r w:rsidRPr="003853F8">
              <w:t>Пользователь ввёл два и более символа в 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F67DD2" w14:textId="77777777" w:rsidR="003853F8" w:rsidRPr="003853F8" w:rsidRDefault="003853F8" w:rsidP="003853F8">
            <w:r w:rsidRPr="003853F8">
              <w:t>«Используйте минус перед тегом для исключения или вертикальную черту для логического ИЛИ»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045ACD2" w14:textId="77777777" w:rsidR="003853F8" w:rsidRPr="003853F8" w:rsidRDefault="003853F8" w:rsidP="003853F8">
            <w:r w:rsidRPr="003853F8">
              <w:t>Десять секунд</w:t>
            </w:r>
          </w:p>
        </w:tc>
      </w:tr>
      <w:tr w:rsidR="003853F8" w:rsidRPr="003853F8" w14:paraId="2A56C0F8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D1D5AB" w14:textId="77777777" w:rsidR="003853F8" w:rsidRPr="003853F8" w:rsidRDefault="003853F8" w:rsidP="003853F8">
            <w:r w:rsidRPr="003853F8">
              <w:t>Первый клик по тегу в полноэкранном режиме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3FED484" w14:textId="77777777" w:rsidR="003853F8" w:rsidRPr="003853F8" w:rsidRDefault="003853F8" w:rsidP="003853F8">
            <w:r w:rsidRPr="003853F8">
              <w:t>Тег нажат впервые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2BAC2A" w14:textId="77777777" w:rsidR="003853F8" w:rsidRPr="003853F8" w:rsidRDefault="003853F8" w:rsidP="003853F8">
            <w:r w:rsidRPr="003853F8">
              <w:t>«Клик по тегу открывает поиск по этому тегу»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078836E" w14:textId="77777777" w:rsidR="003853F8" w:rsidRPr="003853F8" w:rsidRDefault="003853F8" w:rsidP="003853F8">
            <w:r w:rsidRPr="003853F8">
              <w:t>Пять секунд</w:t>
            </w:r>
          </w:p>
        </w:tc>
      </w:tr>
      <w:tr w:rsidR="003853F8" w:rsidRPr="003853F8" w14:paraId="77877871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35B1CD" w14:textId="77777777" w:rsidR="003853F8" w:rsidRPr="003853F8" w:rsidRDefault="003853F8" w:rsidP="003853F8">
            <w:r w:rsidRPr="003853F8">
              <w:t>Первый импорт новой папки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F2E44B" w14:textId="77777777" w:rsidR="003853F8" w:rsidRPr="003853F8" w:rsidRDefault="003853F8" w:rsidP="003853F8">
            <w:r w:rsidRPr="003853F8">
              <w:t>После успешного завершения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42CF919" w14:textId="77777777" w:rsidR="003853F8" w:rsidRPr="003853F8" w:rsidRDefault="003853F8" w:rsidP="003853F8">
            <w:r w:rsidRPr="003853F8">
              <w:t>«Добавленные файлы появятся в разделе «Недавние» на главном экране»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C5D04A1" w14:textId="77777777" w:rsidR="003853F8" w:rsidRPr="003853F8" w:rsidRDefault="003853F8" w:rsidP="003853F8">
            <w:r w:rsidRPr="003853F8">
              <w:t>Шесть секунд</w:t>
            </w:r>
          </w:p>
        </w:tc>
      </w:tr>
      <w:tr w:rsidR="003853F8" w:rsidRPr="003853F8" w14:paraId="7D146157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3246CBB" w14:textId="77777777" w:rsidR="003853F8" w:rsidRPr="003853F8" w:rsidRDefault="003853F8" w:rsidP="003853F8">
            <w:r w:rsidRPr="003853F8">
              <w:t>Первая смена 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76C0824" w14:textId="77777777" w:rsidR="003853F8" w:rsidRPr="003853F8" w:rsidRDefault="003853F8" w:rsidP="003853F8">
            <w:r w:rsidRPr="003853F8">
              <w:t>Переключение тёмной или светлой 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6812E7D" w14:textId="77777777" w:rsidR="003853F8" w:rsidRPr="003853F8" w:rsidRDefault="003853F8" w:rsidP="003853F8">
            <w:r w:rsidRPr="003853F8">
              <w:t>«Тема сохранена. Меняйте в настройках в любой момент»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4E129FA" w14:textId="77777777" w:rsidR="003853F8" w:rsidRPr="003853F8" w:rsidRDefault="003853F8" w:rsidP="003853F8">
            <w:r w:rsidRPr="003853F8">
              <w:t>Четыре секунды</w:t>
            </w:r>
          </w:p>
        </w:tc>
      </w:tr>
    </w:tbl>
    <w:p w14:paraId="11E73AD3" w14:textId="77777777" w:rsidR="003853F8" w:rsidRPr="003853F8" w:rsidRDefault="003853F8" w:rsidP="003853F8">
      <w:r w:rsidRPr="003853F8">
        <w:rPr>
          <w:b/>
          <w:bCs/>
        </w:rPr>
        <w:t>Правила управления подсказками:</w:t>
      </w:r>
    </w:p>
    <w:p w14:paraId="6EC859A3" w14:textId="77777777" w:rsidR="003853F8" w:rsidRPr="003853F8" w:rsidRDefault="003853F8" w:rsidP="003853F8">
      <w:pPr>
        <w:numPr>
          <w:ilvl w:val="0"/>
          <w:numId w:val="177"/>
        </w:numPr>
      </w:pPr>
      <w:r w:rsidRPr="003853F8">
        <w:rPr>
          <w:b/>
          <w:bCs/>
        </w:rPr>
        <w:t>Одна подсказка за сессию</w:t>
      </w:r>
      <w:proofErr w:type="gramStart"/>
      <w:r w:rsidRPr="003853F8">
        <w:rPr>
          <w:b/>
          <w:bCs/>
        </w:rPr>
        <w:t>:</w:t>
      </w:r>
      <w:r w:rsidRPr="003853F8">
        <w:t xml:space="preserve"> После</w:t>
      </w:r>
      <w:proofErr w:type="gramEnd"/>
      <w:r w:rsidRPr="003853F8">
        <w:t xml:space="preserve"> показа любой подсказки флаг блокирует дальнейшие подсказки до перезапуска приложения.</w:t>
      </w:r>
    </w:p>
    <w:p w14:paraId="1723A9C5" w14:textId="77777777" w:rsidR="003853F8" w:rsidRPr="003853F8" w:rsidRDefault="003853F8" w:rsidP="003853F8">
      <w:pPr>
        <w:numPr>
          <w:ilvl w:val="0"/>
          <w:numId w:val="177"/>
        </w:numPr>
      </w:pPr>
      <w:r w:rsidRPr="003853F8">
        <w:rPr>
          <w:b/>
          <w:bCs/>
        </w:rPr>
        <w:t>Глобальное запоминание:</w:t>
      </w:r>
      <w:r w:rsidRPr="003853F8">
        <w:t xml:space="preserve"> Каждая показанная подсказка записывается в пользовательские настройки. Повторное отображение того же типа подсказки блокируется навсегда.</w:t>
      </w:r>
    </w:p>
    <w:p w14:paraId="4E349F3E" w14:textId="77777777" w:rsidR="003853F8" w:rsidRPr="003853F8" w:rsidRDefault="003853F8" w:rsidP="003853F8">
      <w:pPr>
        <w:numPr>
          <w:ilvl w:val="0"/>
          <w:numId w:val="177"/>
        </w:numPr>
      </w:pPr>
      <w:r w:rsidRPr="003853F8">
        <w:rPr>
          <w:b/>
          <w:bCs/>
        </w:rPr>
        <w:t>Пользовательский контроль:</w:t>
      </w:r>
      <w:r w:rsidRPr="003853F8">
        <w:t xml:space="preserve"> В настройках доступен переключатель «Показывать обучающие подсказки». При отключении все подсказки блокируются, но справочный центр остаётся доступным.</w:t>
      </w:r>
    </w:p>
    <w:p w14:paraId="53CDDB99" w14:textId="77777777" w:rsidR="003853F8" w:rsidRPr="003853F8" w:rsidRDefault="003853F8" w:rsidP="003853F8">
      <w:pPr>
        <w:numPr>
          <w:ilvl w:val="0"/>
          <w:numId w:val="177"/>
        </w:numPr>
      </w:pPr>
      <w:r w:rsidRPr="003853F8">
        <w:rPr>
          <w:b/>
          <w:bCs/>
        </w:rPr>
        <w:t>Анимация появления:</w:t>
      </w:r>
      <w:r w:rsidRPr="003853F8">
        <w:t xml:space="preserve"> Плавное появление с эффектом затухания и смещения снизу, длительность двести миллисекунд, пружинная физика.</w:t>
      </w:r>
    </w:p>
    <w:p w14:paraId="1B6E60C4" w14:textId="77777777" w:rsidR="003853F8" w:rsidRPr="003853F8" w:rsidRDefault="003853F8" w:rsidP="003853F8">
      <w:r w:rsidRPr="003853F8">
        <w:rPr>
          <w:b/>
          <w:bCs/>
        </w:rPr>
        <w:t>Визуальный стиль подсказок:</w:t>
      </w:r>
    </w:p>
    <w:p w14:paraId="7482ED0E" w14:textId="77777777" w:rsidR="003853F8" w:rsidRPr="003853F8" w:rsidRDefault="003853F8" w:rsidP="003853F8">
      <w:pPr>
        <w:numPr>
          <w:ilvl w:val="0"/>
          <w:numId w:val="178"/>
        </w:numPr>
      </w:pPr>
      <w:r w:rsidRPr="003853F8">
        <w:t>Фон: полупрозрачный цвет поверхности с эффектом размытия.</w:t>
      </w:r>
    </w:p>
    <w:p w14:paraId="5DCD3895" w14:textId="77777777" w:rsidR="003853F8" w:rsidRPr="003853F8" w:rsidRDefault="003853F8" w:rsidP="003853F8">
      <w:pPr>
        <w:numPr>
          <w:ilvl w:val="0"/>
          <w:numId w:val="178"/>
        </w:numPr>
      </w:pPr>
      <w:r w:rsidRPr="003853F8">
        <w:t>Текст: основной цвет текста, размер тринадцать пикселей, высота строки одна целая четыре десятых.</w:t>
      </w:r>
    </w:p>
    <w:p w14:paraId="250087C5" w14:textId="77777777" w:rsidR="003853F8" w:rsidRPr="003853F8" w:rsidRDefault="003853F8" w:rsidP="003853F8">
      <w:pPr>
        <w:numPr>
          <w:ilvl w:val="0"/>
          <w:numId w:val="178"/>
        </w:numPr>
      </w:pPr>
      <w:r w:rsidRPr="003853F8">
        <w:t>Кнопка закрытия: иконка закрытия в правом верхнем углу, область нажатия двадцать четыре на двадцать четыре пикселя.</w:t>
      </w:r>
    </w:p>
    <w:p w14:paraId="206549AA" w14:textId="77777777" w:rsidR="003853F8" w:rsidRPr="003853F8" w:rsidRDefault="003853F8" w:rsidP="003853F8">
      <w:pPr>
        <w:numPr>
          <w:ilvl w:val="0"/>
          <w:numId w:val="178"/>
        </w:numPr>
      </w:pPr>
      <w:r w:rsidRPr="003853F8">
        <w:lastRenderedPageBreak/>
        <w:t>Положение: привязка к нижнему краю экрана с отступом шестнадцать пикселей, центрирование по горизонтали.</w:t>
      </w:r>
    </w:p>
    <w:p w14:paraId="68C7C1F7" w14:textId="77777777" w:rsidR="003853F8" w:rsidRPr="003853F8" w:rsidRDefault="003853F8" w:rsidP="003853F8">
      <w:pPr>
        <w:rPr>
          <w:b/>
          <w:bCs/>
        </w:rPr>
      </w:pPr>
      <w:r w:rsidRPr="003853F8">
        <w:rPr>
          <w:b/>
          <w:bCs/>
        </w:rPr>
        <w:t>11.4 Справочный центр и система помощи</w:t>
      </w:r>
    </w:p>
    <w:p w14:paraId="52691E4F" w14:textId="77777777" w:rsidR="003853F8" w:rsidRPr="003853F8" w:rsidRDefault="003853F8" w:rsidP="003853F8">
      <w:r w:rsidRPr="003853F8">
        <w:t>Справочный центр в приложении — это не отдельное приложение, а интегрированный слой помощи, доступный из любого экрана по нажатию на иконку вопроса в правом верхнем углу.</w:t>
      </w:r>
    </w:p>
    <w:p w14:paraId="25BCA706" w14:textId="77777777" w:rsidR="003853F8" w:rsidRPr="003853F8" w:rsidRDefault="003853F8" w:rsidP="003853F8">
      <w:r w:rsidRPr="003853F8">
        <w:rPr>
          <w:b/>
          <w:bCs/>
        </w:rPr>
        <w:t>Структура справочного центра:</w:t>
      </w:r>
    </w:p>
    <w:p w14:paraId="5160615A" w14:textId="77777777" w:rsidR="003853F8" w:rsidRPr="003853F8" w:rsidRDefault="003853F8" w:rsidP="003853F8">
      <w:pPr>
        <w:numPr>
          <w:ilvl w:val="0"/>
          <w:numId w:val="179"/>
        </w:numPr>
      </w:pPr>
      <w:r w:rsidRPr="003853F8">
        <w:rPr>
          <w:b/>
          <w:bCs/>
        </w:rPr>
        <w:t>Быстрый старт:</w:t>
      </w:r>
    </w:p>
    <w:p w14:paraId="7983A12B" w14:textId="77777777" w:rsidR="003853F8" w:rsidRPr="003853F8" w:rsidRDefault="003853F8" w:rsidP="003853F8">
      <w:pPr>
        <w:numPr>
          <w:ilvl w:val="1"/>
          <w:numId w:val="179"/>
        </w:numPr>
      </w:pPr>
      <w:r w:rsidRPr="003853F8">
        <w:t>«Как импортировать папку»: пошаговая инструкция с анимированными скриншотами.</w:t>
      </w:r>
    </w:p>
    <w:p w14:paraId="49CAE8E7" w14:textId="77777777" w:rsidR="003853F8" w:rsidRPr="003853F8" w:rsidRDefault="003853F8" w:rsidP="003853F8">
      <w:pPr>
        <w:numPr>
          <w:ilvl w:val="1"/>
          <w:numId w:val="179"/>
        </w:numPr>
      </w:pPr>
      <w:r w:rsidRPr="003853F8">
        <w:t>«Как искать по тегам»: примеры синтаксиса с пояснениями операторов.</w:t>
      </w:r>
    </w:p>
    <w:p w14:paraId="0855D08B" w14:textId="77777777" w:rsidR="003853F8" w:rsidRPr="003853F8" w:rsidRDefault="003853F8" w:rsidP="003853F8">
      <w:pPr>
        <w:numPr>
          <w:ilvl w:val="1"/>
          <w:numId w:val="179"/>
        </w:numPr>
      </w:pPr>
      <w:r w:rsidRPr="003853F8">
        <w:t>«Как переключать режимы сетки»: сравнение режимов отображения с рекомендациями по использованию.</w:t>
      </w:r>
    </w:p>
    <w:p w14:paraId="5F2E2A2E" w14:textId="77777777" w:rsidR="003853F8" w:rsidRPr="003853F8" w:rsidRDefault="003853F8" w:rsidP="003853F8">
      <w:pPr>
        <w:numPr>
          <w:ilvl w:val="0"/>
          <w:numId w:val="179"/>
        </w:numPr>
      </w:pPr>
      <w:r w:rsidRPr="003853F8">
        <w:rPr>
          <w:b/>
          <w:bCs/>
        </w:rPr>
        <w:t>Продвинутые функции:</w:t>
      </w:r>
    </w:p>
    <w:p w14:paraId="0914FDB5" w14:textId="77777777" w:rsidR="003853F8" w:rsidRPr="003853F8" w:rsidRDefault="003853F8" w:rsidP="003853F8">
      <w:pPr>
        <w:numPr>
          <w:ilvl w:val="1"/>
          <w:numId w:val="179"/>
        </w:numPr>
      </w:pPr>
      <w:r w:rsidRPr="003853F8">
        <w:t>«Синтаксис поиска»: полный справочник операторов, группировки, экранирования.</w:t>
      </w:r>
    </w:p>
    <w:p w14:paraId="0555B7D0" w14:textId="77777777" w:rsidR="003853F8" w:rsidRPr="003853F8" w:rsidRDefault="003853F8" w:rsidP="003853F8">
      <w:pPr>
        <w:numPr>
          <w:ilvl w:val="1"/>
          <w:numId w:val="179"/>
        </w:numPr>
      </w:pPr>
      <w:r w:rsidRPr="003853F8">
        <w:t>«Физическая организация файлов»: требования, настройка, устранение неполадок.</w:t>
      </w:r>
    </w:p>
    <w:p w14:paraId="44795CBC" w14:textId="77777777" w:rsidR="003853F8" w:rsidRPr="003853F8" w:rsidRDefault="003853F8" w:rsidP="003853F8">
      <w:pPr>
        <w:numPr>
          <w:ilvl w:val="1"/>
          <w:numId w:val="179"/>
        </w:numPr>
      </w:pPr>
      <w:r w:rsidRPr="003853F8">
        <w:t>«Настройка авто-тегирования»: пороги уверенности, обучение на коррекциях, управление источниками.</w:t>
      </w:r>
    </w:p>
    <w:p w14:paraId="7EE77EA5" w14:textId="77777777" w:rsidR="003853F8" w:rsidRPr="003853F8" w:rsidRDefault="003853F8" w:rsidP="003853F8">
      <w:pPr>
        <w:numPr>
          <w:ilvl w:val="0"/>
          <w:numId w:val="179"/>
        </w:numPr>
      </w:pPr>
      <w:r w:rsidRPr="003853F8">
        <w:rPr>
          <w:b/>
          <w:bCs/>
        </w:rPr>
        <w:t>Решение проблем:</w:t>
      </w:r>
    </w:p>
    <w:p w14:paraId="11F284CB" w14:textId="77777777" w:rsidR="003853F8" w:rsidRPr="003853F8" w:rsidRDefault="003853F8" w:rsidP="003853F8">
      <w:pPr>
        <w:numPr>
          <w:ilvl w:val="1"/>
          <w:numId w:val="179"/>
        </w:numPr>
      </w:pPr>
      <w:r w:rsidRPr="003853F8">
        <w:t>«Файл не найден»: причины и способы восстановления.</w:t>
      </w:r>
    </w:p>
    <w:p w14:paraId="1FDD152C" w14:textId="77777777" w:rsidR="003853F8" w:rsidRPr="003853F8" w:rsidRDefault="003853F8" w:rsidP="003853F8">
      <w:pPr>
        <w:numPr>
          <w:ilvl w:val="1"/>
          <w:numId w:val="179"/>
        </w:numPr>
      </w:pPr>
      <w:r w:rsidRPr="003853F8">
        <w:t>«Нет прав доступа»: инструкция по настройке прав.</w:t>
      </w:r>
    </w:p>
    <w:p w14:paraId="7F820003" w14:textId="77777777" w:rsidR="003853F8" w:rsidRPr="003853F8" w:rsidRDefault="003853F8" w:rsidP="003853F8">
      <w:pPr>
        <w:numPr>
          <w:ilvl w:val="1"/>
          <w:numId w:val="179"/>
        </w:numPr>
      </w:pPr>
      <w:r w:rsidRPr="003853F8">
        <w:t>«Сервис недоступен»: работа в офлайн-режиме, настройка пользовательских ключей.</w:t>
      </w:r>
    </w:p>
    <w:p w14:paraId="39477AC9" w14:textId="77777777" w:rsidR="003853F8" w:rsidRPr="003853F8" w:rsidRDefault="003853F8" w:rsidP="003853F8">
      <w:r w:rsidRPr="003853F8">
        <w:rPr>
          <w:b/>
          <w:bCs/>
        </w:rPr>
        <w:t>Особенности реализации:</w:t>
      </w:r>
    </w:p>
    <w:p w14:paraId="063E4910" w14:textId="77777777" w:rsidR="003853F8" w:rsidRPr="003853F8" w:rsidRDefault="003853F8" w:rsidP="003853F8">
      <w:pPr>
        <w:numPr>
          <w:ilvl w:val="0"/>
          <w:numId w:val="180"/>
        </w:numPr>
      </w:pPr>
      <w:r w:rsidRPr="003853F8">
        <w:t>Контент справки хранится локально, не требует интернета.</w:t>
      </w:r>
    </w:p>
    <w:p w14:paraId="1E85AEB3" w14:textId="77777777" w:rsidR="003853F8" w:rsidRPr="003853F8" w:rsidRDefault="003853F8" w:rsidP="003853F8">
      <w:pPr>
        <w:numPr>
          <w:ilvl w:val="0"/>
          <w:numId w:val="180"/>
        </w:numPr>
      </w:pPr>
      <w:r w:rsidRPr="003853F8">
        <w:t>Поиск по справке: поле ввода в верхней части, полнотекстовый поиск по заголовкам и телу статей.</w:t>
      </w:r>
    </w:p>
    <w:p w14:paraId="098BD23C" w14:textId="77777777" w:rsidR="003853F8" w:rsidRPr="003853F8" w:rsidRDefault="003853F8" w:rsidP="003853F8">
      <w:pPr>
        <w:numPr>
          <w:ilvl w:val="0"/>
          <w:numId w:val="180"/>
        </w:numPr>
      </w:pPr>
      <w:r w:rsidRPr="003853F8">
        <w:t xml:space="preserve">Кнопка связи с автором: открывает почтовый клиент с </w:t>
      </w:r>
      <w:proofErr w:type="spellStart"/>
      <w:r w:rsidRPr="003853F8">
        <w:t>предзаполненным</w:t>
      </w:r>
      <w:proofErr w:type="spellEnd"/>
      <w:r w:rsidRPr="003853F8">
        <w:t xml:space="preserve"> шаблоном, включающим версию приложения, операционную систему и контекст текущего экрана.</w:t>
      </w:r>
    </w:p>
    <w:p w14:paraId="540D0D08" w14:textId="77777777" w:rsidR="003853F8" w:rsidRPr="003853F8" w:rsidRDefault="003853F8" w:rsidP="003853F8">
      <w:pPr>
        <w:numPr>
          <w:ilvl w:val="0"/>
          <w:numId w:val="180"/>
        </w:numPr>
      </w:pPr>
      <w:r w:rsidRPr="003853F8">
        <w:lastRenderedPageBreak/>
        <w:t>Адаптивность: на узких экранах справка открывается как модальное окно на весь экран, на широких — как боковая панель.</w:t>
      </w:r>
    </w:p>
    <w:p w14:paraId="13B9BF74" w14:textId="77777777" w:rsidR="003853F8" w:rsidRPr="003853F8" w:rsidRDefault="003853F8" w:rsidP="003853F8">
      <w:pPr>
        <w:rPr>
          <w:b/>
          <w:bCs/>
        </w:rPr>
      </w:pPr>
      <w:r w:rsidRPr="003853F8">
        <w:rPr>
          <w:b/>
          <w:bCs/>
        </w:rPr>
        <w:t xml:space="preserve">11.5 Локализация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 xml:space="preserve"> и многоязычная поддержка</w:t>
      </w:r>
    </w:p>
    <w:p w14:paraId="57F28CEC" w14:textId="77777777" w:rsidR="003853F8" w:rsidRPr="003853F8" w:rsidRDefault="003853F8" w:rsidP="003853F8">
      <w:r w:rsidRPr="003853F8">
        <w:t xml:space="preserve">Поддержка языков в приложении реализуется на двух уровнях: интерфейс приложения и контент </w:t>
      </w:r>
      <w:proofErr w:type="spellStart"/>
      <w:r w:rsidRPr="003853F8">
        <w:t>онбординга</w:t>
      </w:r>
      <w:proofErr w:type="spellEnd"/>
      <w:r w:rsidRPr="003853F8">
        <w:t xml:space="preserve"> или справки.</w:t>
      </w:r>
    </w:p>
    <w:p w14:paraId="0F151407" w14:textId="77777777" w:rsidR="003853F8" w:rsidRPr="003853F8" w:rsidRDefault="003853F8" w:rsidP="003853F8">
      <w:r w:rsidRPr="003853F8">
        <w:rPr>
          <w:b/>
          <w:bCs/>
        </w:rPr>
        <w:t>Уровни локализации:</w:t>
      </w:r>
    </w:p>
    <w:p w14:paraId="36ADFF4D" w14:textId="77777777" w:rsidR="003853F8" w:rsidRPr="003853F8" w:rsidRDefault="003853F8" w:rsidP="003853F8">
      <w:pPr>
        <w:numPr>
          <w:ilvl w:val="0"/>
          <w:numId w:val="181"/>
        </w:numPr>
      </w:pPr>
      <w:r w:rsidRPr="003853F8">
        <w:rPr>
          <w:b/>
          <w:bCs/>
        </w:rPr>
        <w:t>Интерфейс:</w:t>
      </w:r>
      <w:r w:rsidRPr="003853F8">
        <w:t xml:space="preserve"> Русский, Английский. Японский, Немецкий, Французский — в режиме бета с возможными незавершёнными переводами.</w:t>
      </w:r>
    </w:p>
    <w:p w14:paraId="4C27EDA3" w14:textId="77777777" w:rsidR="003853F8" w:rsidRPr="003853F8" w:rsidRDefault="003853F8" w:rsidP="003853F8">
      <w:pPr>
        <w:numPr>
          <w:ilvl w:val="0"/>
          <w:numId w:val="181"/>
        </w:numPr>
      </w:pPr>
      <w:proofErr w:type="spellStart"/>
      <w:r w:rsidRPr="003853F8">
        <w:rPr>
          <w:b/>
          <w:bCs/>
        </w:rPr>
        <w:t>Онбординг</w:t>
      </w:r>
      <w:proofErr w:type="spellEnd"/>
      <w:r w:rsidRPr="003853F8">
        <w:rPr>
          <w:b/>
          <w:bCs/>
        </w:rPr>
        <w:t xml:space="preserve"> и справка:</w:t>
      </w:r>
      <w:r w:rsidRPr="003853F8">
        <w:t xml:space="preserve"> Только Русский и Английский. Остальные языки — план на следующую версию.</w:t>
      </w:r>
    </w:p>
    <w:p w14:paraId="32D456B0" w14:textId="77777777" w:rsidR="003853F8" w:rsidRPr="003853F8" w:rsidRDefault="003853F8" w:rsidP="003853F8">
      <w:pPr>
        <w:numPr>
          <w:ilvl w:val="0"/>
          <w:numId w:val="181"/>
        </w:numPr>
      </w:pPr>
      <w:r w:rsidRPr="003853F8">
        <w:rPr>
          <w:b/>
          <w:bCs/>
        </w:rPr>
        <w:t>Перевод тегов:</w:t>
      </w:r>
      <w:r w:rsidRPr="003853F8">
        <w:t xml:space="preserve"> Все языки, поддерживаемые внешним сервисом, с локальным кэшем для офлайн-работы.</w:t>
      </w:r>
    </w:p>
    <w:p w14:paraId="170E7AED" w14:textId="77777777" w:rsidR="003853F8" w:rsidRPr="003853F8" w:rsidRDefault="003853F8" w:rsidP="003853F8">
      <w:r w:rsidRPr="003853F8">
        <w:rPr>
          <w:b/>
          <w:bCs/>
        </w:rPr>
        <w:t>Механика смены языка:</w:t>
      </w:r>
    </w:p>
    <w:p w14:paraId="218E9989" w14:textId="77777777" w:rsidR="003853F8" w:rsidRPr="003853F8" w:rsidRDefault="003853F8" w:rsidP="003853F8">
      <w:pPr>
        <w:numPr>
          <w:ilvl w:val="0"/>
          <w:numId w:val="182"/>
        </w:numPr>
      </w:pPr>
      <w:proofErr w:type="spellStart"/>
      <w:r w:rsidRPr="003853F8">
        <w:t>Автоопределение</w:t>
      </w:r>
      <w:proofErr w:type="spellEnd"/>
      <w:r w:rsidRPr="003853F8">
        <w:t>: при первом запуске язык интерфейса выбирается по настройкам операционной системы.</w:t>
      </w:r>
    </w:p>
    <w:p w14:paraId="76A4E286" w14:textId="77777777" w:rsidR="003853F8" w:rsidRPr="003853F8" w:rsidRDefault="003853F8" w:rsidP="003853F8">
      <w:pPr>
        <w:numPr>
          <w:ilvl w:val="0"/>
          <w:numId w:val="182"/>
        </w:numPr>
      </w:pPr>
      <w:r w:rsidRPr="003853F8">
        <w:t xml:space="preserve">Ручной выбор: в Шаге 1 </w:t>
      </w:r>
      <w:proofErr w:type="spellStart"/>
      <w:r w:rsidRPr="003853F8">
        <w:t>онбординга</w:t>
      </w:r>
      <w:proofErr w:type="spellEnd"/>
      <w:r w:rsidRPr="003853F8">
        <w:t xml:space="preserve"> или в настройках приложения.</w:t>
      </w:r>
    </w:p>
    <w:p w14:paraId="2E933301" w14:textId="77777777" w:rsidR="003853F8" w:rsidRPr="003853F8" w:rsidRDefault="003853F8" w:rsidP="003853F8">
      <w:pPr>
        <w:numPr>
          <w:ilvl w:val="0"/>
          <w:numId w:val="182"/>
        </w:numPr>
      </w:pPr>
      <w:r w:rsidRPr="003853F8">
        <w:t>Мгновенное применение: изменение языка не требует перезапуска приложения. Сервис локализации перезагружает только текстовые ресурсы, сохраняя состояние интерфейса.</w:t>
      </w:r>
    </w:p>
    <w:p w14:paraId="60187ECF" w14:textId="77777777" w:rsidR="003853F8" w:rsidRPr="003853F8" w:rsidRDefault="003853F8" w:rsidP="003853F8">
      <w:pPr>
        <w:numPr>
          <w:ilvl w:val="0"/>
          <w:numId w:val="182"/>
        </w:numPr>
      </w:pPr>
      <w:r w:rsidRPr="003853F8">
        <w:t>Уведомление для вспомогательных технологий: при смене языка отправляется сообщение о новом языке для обеспечения доступности.</w:t>
      </w:r>
    </w:p>
    <w:p w14:paraId="26C5B60C" w14:textId="77777777" w:rsidR="003853F8" w:rsidRPr="003853F8" w:rsidRDefault="003853F8" w:rsidP="003853F8">
      <w:r w:rsidRPr="003853F8">
        <w:rPr>
          <w:b/>
          <w:bCs/>
        </w:rPr>
        <w:t>Архитектура файлов локализации:</w:t>
      </w:r>
    </w:p>
    <w:p w14:paraId="09E5C4F4" w14:textId="77777777" w:rsidR="003853F8" w:rsidRPr="003853F8" w:rsidRDefault="003853F8" w:rsidP="003853F8">
      <w:pPr>
        <w:numPr>
          <w:ilvl w:val="0"/>
          <w:numId w:val="183"/>
        </w:numPr>
      </w:pPr>
      <w:r w:rsidRPr="003853F8">
        <w:t>Основные строки интерфейса хранятся в отдельных ресурсных файлах для каждого языка.</w:t>
      </w:r>
    </w:p>
    <w:p w14:paraId="4EC168E8" w14:textId="77777777" w:rsidR="003853F8" w:rsidRPr="003853F8" w:rsidRDefault="003853F8" w:rsidP="003853F8">
      <w:pPr>
        <w:numPr>
          <w:ilvl w:val="0"/>
          <w:numId w:val="183"/>
        </w:numPr>
      </w:pPr>
      <w:r w:rsidRPr="003853F8">
        <w:t xml:space="preserve">Строки </w:t>
      </w:r>
      <w:proofErr w:type="spellStart"/>
      <w:r w:rsidRPr="003853F8">
        <w:t>онбординга</w:t>
      </w:r>
      <w:proofErr w:type="spellEnd"/>
      <w:r w:rsidRPr="003853F8">
        <w:t xml:space="preserve"> хранятся в отдельных файлах, не смешиваются с основными строками интерфейса.</w:t>
      </w:r>
    </w:p>
    <w:p w14:paraId="6CE262D2" w14:textId="77777777" w:rsidR="003853F8" w:rsidRPr="003853F8" w:rsidRDefault="003853F8" w:rsidP="003853F8">
      <w:pPr>
        <w:numPr>
          <w:ilvl w:val="0"/>
          <w:numId w:val="183"/>
        </w:numPr>
      </w:pPr>
      <w:r w:rsidRPr="003853F8">
        <w:t>Строки справочного центра хранятся отдельно.</w:t>
      </w:r>
    </w:p>
    <w:p w14:paraId="43F60AA0" w14:textId="77777777" w:rsidR="003853F8" w:rsidRPr="003853F8" w:rsidRDefault="003853F8" w:rsidP="003853F8">
      <w:pPr>
        <w:numPr>
          <w:ilvl w:val="0"/>
          <w:numId w:val="183"/>
        </w:numPr>
      </w:pPr>
      <w:r w:rsidRPr="003853F8">
        <w:t xml:space="preserve">Описательные строки для вспомогательных технологий хранятся в отдельных файлах, могут быть длиннее и </w:t>
      </w:r>
      <w:proofErr w:type="spellStart"/>
      <w:r w:rsidRPr="003853F8">
        <w:t>описательнее</w:t>
      </w:r>
      <w:proofErr w:type="spellEnd"/>
      <w:r w:rsidRPr="003853F8">
        <w:t>, чем видимый текст.</w:t>
      </w:r>
    </w:p>
    <w:p w14:paraId="51026B2C" w14:textId="77777777" w:rsidR="003853F8" w:rsidRPr="003853F8" w:rsidRDefault="003853F8" w:rsidP="003853F8">
      <w:r w:rsidRPr="003853F8">
        <w:rPr>
          <w:b/>
          <w:bCs/>
        </w:rPr>
        <w:t>Правила работы с локализацией:</w:t>
      </w:r>
    </w:p>
    <w:p w14:paraId="64D66906" w14:textId="77777777" w:rsidR="003853F8" w:rsidRPr="003853F8" w:rsidRDefault="003853F8" w:rsidP="003853F8">
      <w:pPr>
        <w:numPr>
          <w:ilvl w:val="0"/>
          <w:numId w:val="184"/>
        </w:numPr>
      </w:pPr>
      <w:r w:rsidRPr="003853F8">
        <w:t xml:space="preserve">Все пользовательские строки выносятся в ресурсные файлы, </w:t>
      </w:r>
      <w:proofErr w:type="spellStart"/>
      <w:r w:rsidRPr="003853F8">
        <w:t>хардкод</w:t>
      </w:r>
      <w:proofErr w:type="spellEnd"/>
      <w:r w:rsidRPr="003853F8">
        <w:t xml:space="preserve"> запрещён.</w:t>
      </w:r>
    </w:p>
    <w:p w14:paraId="1087F68E" w14:textId="77777777" w:rsidR="003853F8" w:rsidRPr="003853F8" w:rsidRDefault="003853F8" w:rsidP="003853F8">
      <w:pPr>
        <w:numPr>
          <w:ilvl w:val="0"/>
          <w:numId w:val="184"/>
        </w:numPr>
      </w:pPr>
      <w:r w:rsidRPr="003853F8">
        <w:t xml:space="preserve">Строки для вспомогательных технологий хранятся отдельно: они могут быть длиннее и </w:t>
      </w:r>
      <w:proofErr w:type="spellStart"/>
      <w:r w:rsidRPr="003853F8">
        <w:t>описательнее</w:t>
      </w:r>
      <w:proofErr w:type="spellEnd"/>
      <w:r w:rsidRPr="003853F8">
        <w:t>, чем видимый текст.</w:t>
      </w:r>
    </w:p>
    <w:p w14:paraId="4B0A643A" w14:textId="77777777" w:rsidR="003853F8" w:rsidRPr="003853F8" w:rsidRDefault="003853F8" w:rsidP="003853F8">
      <w:pPr>
        <w:numPr>
          <w:ilvl w:val="0"/>
          <w:numId w:val="184"/>
        </w:numPr>
      </w:pPr>
      <w:r w:rsidRPr="003853F8">
        <w:lastRenderedPageBreak/>
        <w:t>Переводы тегов кэшируются локально: после первого запроса к внешнему сервису результат сохраняется с ограниченным сроком жизни.</w:t>
      </w:r>
    </w:p>
    <w:p w14:paraId="68B3D936" w14:textId="77777777" w:rsidR="003853F8" w:rsidRPr="003853F8" w:rsidRDefault="003853F8" w:rsidP="003853F8">
      <w:pPr>
        <w:numPr>
          <w:ilvl w:val="0"/>
          <w:numId w:val="184"/>
        </w:numPr>
      </w:pPr>
      <w:r w:rsidRPr="003853F8">
        <w:t>При отсутствии перевода для ключа — возврат к английскому, затем к русскому. В режиме разработки — предупреждение в консоли.</w:t>
      </w:r>
    </w:p>
    <w:p w14:paraId="56A0EC25" w14:textId="77777777" w:rsidR="003853F8" w:rsidRPr="003853F8" w:rsidRDefault="003853F8" w:rsidP="003853F8">
      <w:pPr>
        <w:rPr>
          <w:b/>
          <w:bCs/>
        </w:rPr>
      </w:pPr>
      <w:r w:rsidRPr="003853F8">
        <w:rPr>
          <w:b/>
          <w:bCs/>
        </w:rPr>
        <w:t xml:space="preserve">11.6 Визуальные стандарты экранов </w:t>
      </w:r>
      <w:proofErr w:type="spellStart"/>
      <w:r w:rsidRPr="003853F8">
        <w:rPr>
          <w:b/>
          <w:bCs/>
        </w:rPr>
        <w:t>онбординга</w:t>
      </w:r>
      <w:proofErr w:type="spellEnd"/>
    </w:p>
    <w:p w14:paraId="7690271F" w14:textId="77777777" w:rsidR="003853F8" w:rsidRPr="003853F8" w:rsidRDefault="003853F8" w:rsidP="003853F8">
      <w:r w:rsidRPr="003853F8">
        <w:t xml:space="preserve">Дизайн экранов </w:t>
      </w:r>
      <w:proofErr w:type="spellStart"/>
      <w:r w:rsidRPr="003853F8">
        <w:t>онбординга</w:t>
      </w:r>
      <w:proofErr w:type="spellEnd"/>
      <w:r w:rsidRPr="003853F8">
        <w:t xml:space="preserve"> строго соответствует дизайн-системе приложения, обеспечивая </w:t>
      </w:r>
      <w:proofErr w:type="spellStart"/>
      <w:r w:rsidRPr="003853F8">
        <w:t>консистентность</w:t>
      </w:r>
      <w:proofErr w:type="spellEnd"/>
      <w:r w:rsidRPr="003853F8">
        <w:t xml:space="preserve"> и премиальное ощущение.</w:t>
      </w:r>
    </w:p>
    <w:p w14:paraId="1339CEBE" w14:textId="77777777" w:rsidR="003853F8" w:rsidRPr="003853F8" w:rsidRDefault="003853F8" w:rsidP="003853F8">
      <w:r w:rsidRPr="003853F8">
        <w:rPr>
          <w:b/>
          <w:bCs/>
        </w:rPr>
        <w:t xml:space="preserve">Дизайн-токены для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3256"/>
        <w:gridCol w:w="3535"/>
      </w:tblGrid>
      <w:tr w:rsidR="003853F8" w:rsidRPr="003853F8" w14:paraId="6F54075C" w14:textId="77777777" w:rsidTr="003853F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BBD19E1" w14:textId="77777777" w:rsidR="003853F8" w:rsidRPr="003853F8" w:rsidRDefault="003853F8" w:rsidP="003853F8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09691D3" w14:textId="77777777" w:rsidR="003853F8" w:rsidRPr="003853F8" w:rsidRDefault="003853F8" w:rsidP="003853F8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B651142" w14:textId="77777777" w:rsidR="003853F8" w:rsidRPr="003853F8" w:rsidRDefault="003853F8" w:rsidP="003853F8">
            <w:pPr>
              <w:rPr>
                <w:b/>
                <w:bCs/>
              </w:rPr>
            </w:pPr>
            <w:r w:rsidRPr="003853F8">
              <w:rPr>
                <w:b/>
                <w:bCs/>
              </w:rPr>
              <w:t>Примечание</w:t>
            </w:r>
          </w:p>
        </w:tc>
      </w:tr>
      <w:tr w:rsidR="003853F8" w:rsidRPr="003853F8" w14:paraId="6D980BCD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5AB5454" w14:textId="77777777" w:rsidR="003853F8" w:rsidRPr="003853F8" w:rsidRDefault="003853F8" w:rsidP="003853F8">
            <w:r w:rsidRPr="003853F8">
              <w:t>Ширина модальных окон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CED064" w14:textId="77777777" w:rsidR="003853F8" w:rsidRPr="003853F8" w:rsidRDefault="003853F8" w:rsidP="003853F8">
            <w:r w:rsidRPr="003853F8">
              <w:t>Четыреста восемьдесят пикселей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11D56CE" w14:textId="77777777" w:rsidR="003853F8" w:rsidRPr="003853F8" w:rsidRDefault="003853F8" w:rsidP="003853F8">
            <w:r w:rsidRPr="003853F8">
              <w:t xml:space="preserve">Фиксированная для </w:t>
            </w:r>
            <w:proofErr w:type="spellStart"/>
            <w:r w:rsidRPr="003853F8">
              <w:t>консистентности</w:t>
            </w:r>
            <w:proofErr w:type="spellEnd"/>
          </w:p>
        </w:tc>
      </w:tr>
      <w:tr w:rsidR="003853F8" w:rsidRPr="003853F8" w14:paraId="6EF46AF0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D09B80C" w14:textId="77777777" w:rsidR="003853F8" w:rsidRPr="003853F8" w:rsidRDefault="003853F8" w:rsidP="003853F8">
            <w:r w:rsidRPr="003853F8">
              <w:t>Отступы внутри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E698DF" w14:textId="77777777" w:rsidR="003853F8" w:rsidRPr="003853F8" w:rsidRDefault="003853F8" w:rsidP="003853F8">
            <w:r w:rsidRPr="003853F8">
              <w:t>Двадцать четыре пикселя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1838E3C" w14:textId="77777777" w:rsidR="003853F8" w:rsidRPr="003853F8" w:rsidRDefault="003853F8" w:rsidP="003853F8">
            <w:r w:rsidRPr="003853F8">
              <w:t>Кратность четырём, как во всём приложении</w:t>
            </w:r>
          </w:p>
        </w:tc>
      </w:tr>
      <w:tr w:rsidR="003853F8" w:rsidRPr="003853F8" w14:paraId="49CCF045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B75C8B" w14:textId="77777777" w:rsidR="003853F8" w:rsidRPr="003853F8" w:rsidRDefault="003853F8" w:rsidP="003853F8">
            <w:r w:rsidRPr="003853F8">
              <w:t>Размер шрифта заголовков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6614F0" w14:textId="77777777" w:rsidR="003853F8" w:rsidRPr="003853F8" w:rsidRDefault="003853F8" w:rsidP="003853F8">
            <w:r w:rsidRPr="003853F8">
              <w:t>Двадцать пикселей, средняя жирность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13E303B" w14:textId="77777777" w:rsidR="003853F8" w:rsidRPr="003853F8" w:rsidRDefault="003853F8" w:rsidP="003853F8">
            <w:r w:rsidRPr="003853F8">
              <w:t>Системный шрифт, как в основном интерфейсе</w:t>
            </w:r>
          </w:p>
        </w:tc>
      </w:tr>
      <w:tr w:rsidR="003853F8" w:rsidRPr="003853F8" w14:paraId="3E1EB8CC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2A60AE" w14:textId="77777777" w:rsidR="003853F8" w:rsidRPr="003853F8" w:rsidRDefault="003853F8" w:rsidP="003853F8">
            <w:r w:rsidRPr="003853F8">
              <w:t>Размер шрифта тела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CBE1CE" w14:textId="77777777" w:rsidR="003853F8" w:rsidRPr="003853F8" w:rsidRDefault="003853F8" w:rsidP="003853F8">
            <w:r w:rsidRPr="003853F8">
              <w:t>Четырнадцать пикселей, обычная жирность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2A27992" w14:textId="77777777" w:rsidR="003853F8" w:rsidRPr="003853F8" w:rsidRDefault="003853F8" w:rsidP="003853F8">
            <w:r w:rsidRPr="003853F8">
              <w:t>Высота строки одна целая четыре десятых</w:t>
            </w:r>
          </w:p>
        </w:tc>
      </w:tr>
      <w:tr w:rsidR="003853F8" w:rsidRPr="003853F8" w14:paraId="4989894D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A42D05" w14:textId="77777777" w:rsidR="003853F8" w:rsidRPr="003853F8" w:rsidRDefault="003853F8" w:rsidP="003853F8">
            <w:r w:rsidRPr="003853F8">
              <w:t>Цвет кнопок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5FFA86" w14:textId="77777777" w:rsidR="003853F8" w:rsidRPr="003853F8" w:rsidRDefault="003853F8" w:rsidP="003853F8">
            <w:r w:rsidRPr="003853F8">
              <w:t>Единый акцентный цвет во всём приложении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11ABB21" w14:textId="77777777" w:rsidR="003853F8" w:rsidRPr="003853F8" w:rsidRDefault="003853F8" w:rsidP="003853F8">
            <w:r w:rsidRPr="003853F8">
              <w:t>Единый акцент во всём приложении</w:t>
            </w:r>
          </w:p>
        </w:tc>
      </w:tr>
      <w:tr w:rsidR="003853F8" w:rsidRPr="003853F8" w14:paraId="1B250ADF" w14:textId="77777777" w:rsidTr="003853F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C651E2C" w14:textId="77777777" w:rsidR="003853F8" w:rsidRPr="003853F8" w:rsidRDefault="003853F8" w:rsidP="003853F8">
            <w:r w:rsidRPr="003853F8">
              <w:t>Анимация перехода между шагами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E43579A" w14:textId="77777777" w:rsidR="003853F8" w:rsidRPr="003853F8" w:rsidRDefault="003853F8" w:rsidP="003853F8">
            <w:r w:rsidRPr="003853F8">
              <w:t>Смещение и затухание, 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8846BB6" w14:textId="77777777" w:rsidR="003853F8" w:rsidRPr="003853F8" w:rsidRDefault="003853F8" w:rsidP="003853F8">
            <w:r w:rsidRPr="003853F8">
              <w:t>Пружинная физика, как в навигации</w:t>
            </w:r>
          </w:p>
        </w:tc>
      </w:tr>
    </w:tbl>
    <w:p w14:paraId="771EDA1C" w14:textId="77777777" w:rsidR="003853F8" w:rsidRPr="003853F8" w:rsidRDefault="003853F8" w:rsidP="003853F8">
      <w:r w:rsidRPr="003853F8">
        <w:rPr>
          <w:b/>
          <w:bCs/>
        </w:rPr>
        <w:t>Иконки и иллюстрации:</w:t>
      </w:r>
    </w:p>
    <w:p w14:paraId="75A260D9" w14:textId="77777777" w:rsidR="003853F8" w:rsidRPr="003853F8" w:rsidRDefault="003853F8" w:rsidP="003853F8">
      <w:pPr>
        <w:numPr>
          <w:ilvl w:val="0"/>
          <w:numId w:val="185"/>
        </w:numPr>
      </w:pPr>
      <w:r w:rsidRPr="003853F8">
        <w:t>Используются только системные иконки — нет зависимости от внешних ресурсов.</w:t>
      </w:r>
    </w:p>
    <w:p w14:paraId="716A6E9F" w14:textId="77777777" w:rsidR="003853F8" w:rsidRPr="003853F8" w:rsidRDefault="003853F8" w:rsidP="003853F8">
      <w:pPr>
        <w:numPr>
          <w:ilvl w:val="0"/>
          <w:numId w:val="185"/>
        </w:numPr>
      </w:pPr>
      <w:r w:rsidRPr="003853F8">
        <w:t>Для пустых состояний: минималистичные линейные иконки, цвет акцентный.</w:t>
      </w:r>
    </w:p>
    <w:p w14:paraId="1B22CB77" w14:textId="77777777" w:rsidR="003853F8" w:rsidRPr="003853F8" w:rsidRDefault="003853F8" w:rsidP="003853F8">
      <w:pPr>
        <w:numPr>
          <w:ilvl w:val="0"/>
          <w:numId w:val="185"/>
        </w:numPr>
      </w:pPr>
      <w:r w:rsidRPr="003853F8">
        <w:t>Запрещены стоковые иллюстрации — чтобы не устаревали и соответствовали стилю.</w:t>
      </w:r>
    </w:p>
    <w:p w14:paraId="20E457E5" w14:textId="77777777" w:rsidR="003853F8" w:rsidRPr="003853F8" w:rsidRDefault="003853F8" w:rsidP="003853F8">
      <w:r w:rsidRPr="003853F8">
        <w:rPr>
          <w:b/>
          <w:bCs/>
        </w:rPr>
        <w:t xml:space="preserve">Пример иконок для шагов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>:</w:t>
      </w:r>
    </w:p>
    <w:p w14:paraId="730CA07D" w14:textId="77777777" w:rsidR="003853F8" w:rsidRPr="003853F8" w:rsidRDefault="003853F8" w:rsidP="003853F8">
      <w:pPr>
        <w:numPr>
          <w:ilvl w:val="0"/>
          <w:numId w:val="186"/>
        </w:numPr>
      </w:pPr>
      <w:r w:rsidRPr="003853F8">
        <w:t>Шаг 1: Иконка приветствия.</w:t>
      </w:r>
    </w:p>
    <w:p w14:paraId="4675D35F" w14:textId="77777777" w:rsidR="003853F8" w:rsidRPr="003853F8" w:rsidRDefault="003853F8" w:rsidP="003853F8">
      <w:pPr>
        <w:numPr>
          <w:ilvl w:val="0"/>
          <w:numId w:val="186"/>
        </w:numPr>
      </w:pPr>
      <w:r w:rsidRPr="003853F8">
        <w:t>Шаг 2: Иконка открытия папки.</w:t>
      </w:r>
    </w:p>
    <w:p w14:paraId="313AB602" w14:textId="77777777" w:rsidR="003853F8" w:rsidRPr="003853F8" w:rsidRDefault="003853F8" w:rsidP="003853F8">
      <w:pPr>
        <w:numPr>
          <w:ilvl w:val="0"/>
          <w:numId w:val="186"/>
        </w:numPr>
      </w:pPr>
      <w:r w:rsidRPr="003853F8">
        <w:t>Шаг 3: Иконка организации файлов.</w:t>
      </w:r>
    </w:p>
    <w:p w14:paraId="3465440B" w14:textId="77777777" w:rsidR="003853F8" w:rsidRPr="003853F8" w:rsidRDefault="003853F8" w:rsidP="003853F8">
      <w:pPr>
        <w:numPr>
          <w:ilvl w:val="0"/>
          <w:numId w:val="186"/>
        </w:numPr>
      </w:pPr>
      <w:r w:rsidRPr="003853F8">
        <w:t>Шаг 4: Иконка интеллектуальных функций.</w:t>
      </w:r>
    </w:p>
    <w:p w14:paraId="2BF02141" w14:textId="77777777" w:rsidR="003853F8" w:rsidRPr="003853F8" w:rsidRDefault="003853F8" w:rsidP="003853F8">
      <w:pPr>
        <w:numPr>
          <w:ilvl w:val="0"/>
          <w:numId w:val="186"/>
        </w:numPr>
      </w:pPr>
      <w:r w:rsidRPr="003853F8">
        <w:lastRenderedPageBreak/>
        <w:t>Шаг 5: Иконка поиска.</w:t>
      </w:r>
    </w:p>
    <w:p w14:paraId="36388A7D" w14:textId="77777777" w:rsidR="003853F8" w:rsidRPr="003853F8" w:rsidRDefault="003853F8" w:rsidP="003853F8">
      <w:pPr>
        <w:numPr>
          <w:ilvl w:val="0"/>
          <w:numId w:val="186"/>
        </w:numPr>
      </w:pPr>
      <w:r w:rsidRPr="003853F8">
        <w:t>Шаг 6: Иконка завершения.</w:t>
      </w:r>
    </w:p>
    <w:p w14:paraId="3225A904" w14:textId="77777777" w:rsidR="003853F8" w:rsidRPr="003853F8" w:rsidRDefault="003853F8" w:rsidP="003853F8">
      <w:pPr>
        <w:rPr>
          <w:b/>
          <w:bCs/>
        </w:rPr>
      </w:pPr>
      <w:r w:rsidRPr="003853F8">
        <w:rPr>
          <w:b/>
          <w:bCs/>
        </w:rPr>
        <w:t xml:space="preserve">11.7 Тестирование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 xml:space="preserve"> и восстановление после сбоев</w:t>
      </w:r>
    </w:p>
    <w:p w14:paraId="69D1BC7E" w14:textId="77777777" w:rsidR="003853F8" w:rsidRPr="003853F8" w:rsidRDefault="003853F8" w:rsidP="003853F8">
      <w:r w:rsidRPr="003853F8">
        <w:t xml:space="preserve">Надёжность </w:t>
      </w:r>
      <w:proofErr w:type="spellStart"/>
      <w:r w:rsidRPr="003853F8">
        <w:t>онбординга</w:t>
      </w:r>
      <w:proofErr w:type="spellEnd"/>
      <w:r w:rsidRPr="003853F8">
        <w:t xml:space="preserve"> критична: сбой на этом этапе может привести к потере пользователя навсегда. Поэтому тестирование и восстановление проектируются с избыточностью.</w:t>
      </w:r>
    </w:p>
    <w:p w14:paraId="2E3916E6" w14:textId="77777777" w:rsidR="003853F8" w:rsidRPr="003853F8" w:rsidRDefault="003853F8" w:rsidP="003853F8">
      <w:r w:rsidRPr="003853F8">
        <w:rPr>
          <w:b/>
          <w:bCs/>
        </w:rPr>
        <w:t xml:space="preserve">Чек-лист ручного тестирования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>:</w:t>
      </w:r>
    </w:p>
    <w:p w14:paraId="5F304953" w14:textId="77777777" w:rsidR="003853F8" w:rsidRPr="003853F8" w:rsidRDefault="003853F8" w:rsidP="003853F8">
      <w:pPr>
        <w:numPr>
          <w:ilvl w:val="0"/>
          <w:numId w:val="187"/>
        </w:numPr>
      </w:pPr>
      <w:r w:rsidRPr="003853F8">
        <w:t xml:space="preserve">Пройти полный </w:t>
      </w:r>
      <w:proofErr w:type="spellStart"/>
      <w:r w:rsidRPr="003853F8">
        <w:t>онбординг</w:t>
      </w:r>
      <w:proofErr w:type="spellEnd"/>
      <w:r w:rsidRPr="003853F8">
        <w:t xml:space="preserve"> с нуля на чистой установке: удалить приложение, очистить данные, запустить заново.</w:t>
      </w:r>
    </w:p>
    <w:p w14:paraId="5A79D1D6" w14:textId="77777777" w:rsidR="003853F8" w:rsidRPr="003853F8" w:rsidRDefault="003853F8" w:rsidP="003853F8">
      <w:pPr>
        <w:numPr>
          <w:ilvl w:val="0"/>
          <w:numId w:val="187"/>
        </w:numPr>
      </w:pPr>
      <w:r w:rsidRPr="003853F8">
        <w:t>Прервать на этапе сканирования → перезапустить приложение → проверить предложение продолжить с места остановки.</w:t>
      </w:r>
    </w:p>
    <w:p w14:paraId="0E73F309" w14:textId="77777777" w:rsidR="003853F8" w:rsidRPr="003853F8" w:rsidRDefault="003853F8" w:rsidP="003853F8">
      <w:pPr>
        <w:numPr>
          <w:ilvl w:val="0"/>
          <w:numId w:val="187"/>
        </w:numPr>
      </w:pPr>
      <w:r w:rsidRPr="003853F8">
        <w:t>Выбрать папку без прав доступа → проверить обработку ошибки и предложение альтернатив.</w:t>
      </w:r>
    </w:p>
    <w:p w14:paraId="113F5027" w14:textId="77777777" w:rsidR="003853F8" w:rsidRPr="003853F8" w:rsidRDefault="003853F8" w:rsidP="003853F8">
      <w:pPr>
        <w:numPr>
          <w:ilvl w:val="0"/>
          <w:numId w:val="187"/>
        </w:numPr>
      </w:pPr>
      <w:r w:rsidRPr="003853F8">
        <w:t>Пропустить этап настроек интеллектуальных функций → проверить применение настроек по умолчанию.</w:t>
      </w:r>
    </w:p>
    <w:p w14:paraId="44F29E44" w14:textId="77777777" w:rsidR="003853F8" w:rsidRPr="003853F8" w:rsidRDefault="003853F8" w:rsidP="003853F8">
      <w:pPr>
        <w:numPr>
          <w:ilvl w:val="0"/>
          <w:numId w:val="187"/>
        </w:numPr>
      </w:pPr>
      <w:r w:rsidRPr="003853F8">
        <w:t>Сменить язык на первом шаге → проверить применение ко всем последующим шагам и главному экрану.</w:t>
      </w:r>
    </w:p>
    <w:p w14:paraId="2AAE7617" w14:textId="77777777" w:rsidR="003853F8" w:rsidRPr="003853F8" w:rsidRDefault="003853F8" w:rsidP="003853F8">
      <w:pPr>
        <w:numPr>
          <w:ilvl w:val="0"/>
          <w:numId w:val="187"/>
        </w:numPr>
      </w:pPr>
      <w:r w:rsidRPr="003853F8">
        <w:t>Включить или выключить подсказки → проверить, что они не появляются при отключении.</w:t>
      </w:r>
    </w:p>
    <w:p w14:paraId="01F50C9A" w14:textId="77777777" w:rsidR="003853F8" w:rsidRPr="003853F8" w:rsidRDefault="003853F8" w:rsidP="003853F8">
      <w:pPr>
        <w:numPr>
          <w:ilvl w:val="0"/>
          <w:numId w:val="187"/>
        </w:numPr>
      </w:pPr>
      <w:r w:rsidRPr="003853F8">
        <w:t>Протестировать на минимальном поддерживаемом разрешении: интерфейс не нарушается, все элементы доступны.</w:t>
      </w:r>
    </w:p>
    <w:p w14:paraId="30F124EC" w14:textId="77777777" w:rsidR="003853F8" w:rsidRPr="003853F8" w:rsidRDefault="003853F8" w:rsidP="003853F8">
      <w:r w:rsidRPr="003853F8">
        <w:rPr>
          <w:b/>
          <w:bCs/>
        </w:rPr>
        <w:t xml:space="preserve">Автоматизированные тесты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>:</w:t>
      </w:r>
    </w:p>
    <w:p w14:paraId="2E223553" w14:textId="77777777" w:rsidR="003853F8" w:rsidRPr="003853F8" w:rsidRDefault="003853F8" w:rsidP="003853F8">
      <w:pPr>
        <w:numPr>
          <w:ilvl w:val="0"/>
          <w:numId w:val="188"/>
        </w:numPr>
      </w:pPr>
      <w:r w:rsidRPr="003853F8">
        <w:t xml:space="preserve">Тест полного прохождения </w:t>
      </w:r>
      <w:proofErr w:type="spellStart"/>
      <w:r w:rsidRPr="003853F8">
        <w:t>онбординга</w:t>
      </w:r>
      <w:proofErr w:type="spellEnd"/>
      <w:r w:rsidRPr="003853F8">
        <w:t>: проверка перехода между шагами, валидации, сохранения состояния.</w:t>
      </w:r>
    </w:p>
    <w:p w14:paraId="7164757C" w14:textId="77777777" w:rsidR="003853F8" w:rsidRPr="003853F8" w:rsidRDefault="003853F8" w:rsidP="003853F8">
      <w:pPr>
        <w:numPr>
          <w:ilvl w:val="0"/>
          <w:numId w:val="188"/>
        </w:numPr>
      </w:pPr>
      <w:r w:rsidRPr="003853F8">
        <w:t>Тест восстановления после прерывания: проверка предложения продолжить с места остановки.</w:t>
      </w:r>
    </w:p>
    <w:p w14:paraId="35FC0910" w14:textId="77777777" w:rsidR="003853F8" w:rsidRPr="003853F8" w:rsidRDefault="003853F8" w:rsidP="003853F8">
      <w:pPr>
        <w:numPr>
          <w:ilvl w:val="0"/>
          <w:numId w:val="188"/>
        </w:numPr>
      </w:pPr>
      <w:r w:rsidRPr="003853F8">
        <w:t>Тест смены языка: проверка применения языка ко всем строкам интерфейса.</w:t>
      </w:r>
    </w:p>
    <w:p w14:paraId="20F47DC3" w14:textId="77777777" w:rsidR="003853F8" w:rsidRPr="003853F8" w:rsidRDefault="003853F8" w:rsidP="003853F8">
      <w:pPr>
        <w:numPr>
          <w:ilvl w:val="0"/>
          <w:numId w:val="188"/>
        </w:numPr>
      </w:pPr>
      <w:r w:rsidRPr="003853F8">
        <w:t>Тест подсказок: проверка появления, исчезновения, запоминания показа.</w:t>
      </w:r>
    </w:p>
    <w:p w14:paraId="5E89583C" w14:textId="77777777" w:rsidR="003853F8" w:rsidRPr="003853F8" w:rsidRDefault="003853F8" w:rsidP="003853F8">
      <w:r w:rsidRPr="003853F8">
        <w:rPr>
          <w:b/>
          <w:bCs/>
        </w:rPr>
        <w:t>Механизм восстановления после сбоя:</w:t>
      </w:r>
    </w:p>
    <w:p w14:paraId="560AF10E" w14:textId="77777777" w:rsidR="003853F8" w:rsidRPr="003853F8" w:rsidRDefault="003853F8" w:rsidP="003853F8">
      <w:pPr>
        <w:numPr>
          <w:ilvl w:val="0"/>
          <w:numId w:val="189"/>
        </w:numPr>
      </w:pPr>
      <w:r w:rsidRPr="003853F8">
        <w:t xml:space="preserve">Состояние </w:t>
      </w:r>
      <w:proofErr w:type="spellStart"/>
      <w:r w:rsidRPr="003853F8">
        <w:t>онбординга</w:t>
      </w:r>
      <w:proofErr w:type="spellEnd"/>
      <w:r w:rsidRPr="003853F8">
        <w:t xml:space="preserve"> </w:t>
      </w:r>
      <w:proofErr w:type="spellStart"/>
      <w:r w:rsidRPr="003853F8">
        <w:t>сериализуется</w:t>
      </w:r>
      <w:proofErr w:type="spellEnd"/>
      <w:r w:rsidRPr="003853F8">
        <w:t xml:space="preserve"> в снимок состояния при каждом переходе между шагами.</w:t>
      </w:r>
    </w:p>
    <w:p w14:paraId="7CCE7834" w14:textId="77777777" w:rsidR="003853F8" w:rsidRPr="003853F8" w:rsidRDefault="003853F8" w:rsidP="003853F8">
      <w:pPr>
        <w:numPr>
          <w:ilvl w:val="0"/>
          <w:numId w:val="189"/>
        </w:numPr>
      </w:pPr>
      <w:r w:rsidRPr="003853F8">
        <w:t>Снимок включает: текущий шаг, выбранные параметры, прогресс сканирования.</w:t>
      </w:r>
    </w:p>
    <w:p w14:paraId="17E66618" w14:textId="77777777" w:rsidR="003853F8" w:rsidRPr="003853F8" w:rsidRDefault="003853F8" w:rsidP="003853F8">
      <w:pPr>
        <w:numPr>
          <w:ilvl w:val="0"/>
          <w:numId w:val="189"/>
        </w:numPr>
      </w:pPr>
      <w:r w:rsidRPr="003853F8">
        <w:lastRenderedPageBreak/>
        <w:t>При запуске приложения проверяется наличие «грязного» снимка.</w:t>
      </w:r>
    </w:p>
    <w:p w14:paraId="7CE75C4A" w14:textId="77777777" w:rsidR="003853F8" w:rsidRPr="003853F8" w:rsidRDefault="003853F8" w:rsidP="003853F8">
      <w:pPr>
        <w:numPr>
          <w:ilvl w:val="0"/>
          <w:numId w:val="189"/>
        </w:numPr>
      </w:pPr>
      <w:r w:rsidRPr="003853F8">
        <w:t xml:space="preserve">Если снимок найден → диалог с предложением продолжить </w:t>
      </w:r>
      <w:proofErr w:type="spellStart"/>
      <w:r w:rsidRPr="003853F8">
        <w:t>онбординг</w:t>
      </w:r>
      <w:proofErr w:type="spellEnd"/>
      <w:r w:rsidRPr="003853F8">
        <w:t xml:space="preserve"> с указанного шага.</w:t>
      </w:r>
    </w:p>
    <w:p w14:paraId="52CC7E37" w14:textId="77777777" w:rsidR="003853F8" w:rsidRPr="003853F8" w:rsidRDefault="003853F8" w:rsidP="003853F8">
      <w:pPr>
        <w:numPr>
          <w:ilvl w:val="0"/>
          <w:numId w:val="189"/>
        </w:numPr>
      </w:pPr>
      <w:r w:rsidRPr="003853F8">
        <w:t>При выборе «Продолжить» → загрузка снимка, восстановление состояния, переход к соответствующему шагу.</w:t>
      </w:r>
    </w:p>
    <w:p w14:paraId="0A12DD39" w14:textId="77777777" w:rsidR="003853F8" w:rsidRPr="003853F8" w:rsidRDefault="003853F8" w:rsidP="003853F8">
      <w:pPr>
        <w:rPr>
          <w:b/>
          <w:bCs/>
        </w:rPr>
      </w:pPr>
      <w:r w:rsidRPr="003853F8">
        <w:rPr>
          <w:b/>
          <w:bCs/>
        </w:rPr>
        <w:t>11.8 Жёсткие правила генерации кода (</w:t>
      </w:r>
      <w:proofErr w:type="spellStart"/>
      <w:r w:rsidRPr="003853F8">
        <w:rPr>
          <w:b/>
          <w:bCs/>
        </w:rPr>
        <w:t>Онбординг</w:t>
      </w:r>
      <w:proofErr w:type="spellEnd"/>
      <w:r w:rsidRPr="003853F8">
        <w:rPr>
          <w:b/>
          <w:bCs/>
        </w:rPr>
        <w:t xml:space="preserve"> и обучение)</w:t>
      </w:r>
    </w:p>
    <w:p w14:paraId="10BD9400" w14:textId="77777777" w:rsidR="003853F8" w:rsidRPr="003853F8" w:rsidRDefault="003853F8" w:rsidP="003853F8">
      <w:r w:rsidRPr="003853F8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53E371A1" w14:textId="77777777" w:rsidR="003853F8" w:rsidRPr="003853F8" w:rsidRDefault="003853F8" w:rsidP="003853F8">
      <w:pPr>
        <w:numPr>
          <w:ilvl w:val="0"/>
          <w:numId w:val="190"/>
        </w:numPr>
      </w:pPr>
      <w:r w:rsidRPr="003853F8">
        <w:rPr>
          <w:b/>
          <w:bCs/>
        </w:rPr>
        <w:t xml:space="preserve">Единый источник состояния для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>.</w:t>
      </w:r>
      <w:r w:rsidRPr="003853F8">
        <w:t xml:space="preserve"> Все операции с параметрами </w:t>
      </w:r>
      <w:proofErr w:type="spellStart"/>
      <w:r w:rsidRPr="003853F8">
        <w:t>онбординга</w:t>
      </w:r>
      <w:proofErr w:type="spellEnd"/>
      <w:r w:rsidRPr="003853F8">
        <w:t xml:space="preserve"> выполняются только через реактивный сервис. Запрещено дублировать логику валидации или сохранения в презентационном слое.</w:t>
      </w:r>
    </w:p>
    <w:p w14:paraId="578B1F14" w14:textId="77777777" w:rsidR="003853F8" w:rsidRPr="003853F8" w:rsidRDefault="003853F8" w:rsidP="003853F8">
      <w:pPr>
        <w:numPr>
          <w:ilvl w:val="0"/>
          <w:numId w:val="190"/>
        </w:numPr>
      </w:pPr>
      <w:r w:rsidRPr="003853F8">
        <w:rPr>
          <w:b/>
          <w:bCs/>
        </w:rPr>
        <w:t>Строгая типизация шагов.</w:t>
      </w:r>
      <w:r w:rsidRPr="003853F8">
        <w:t xml:space="preserve"> Шаги </w:t>
      </w:r>
      <w:proofErr w:type="spellStart"/>
      <w:r w:rsidRPr="003853F8">
        <w:t>онбординга</w:t>
      </w:r>
      <w:proofErr w:type="spellEnd"/>
      <w:r w:rsidRPr="003853F8">
        <w:t xml:space="preserve"> описываются через перечисление с явными значениями. Запрещено использовать строковые или числовые литералы для сравнения шагов.</w:t>
      </w:r>
    </w:p>
    <w:p w14:paraId="0F342A32" w14:textId="77777777" w:rsidR="003853F8" w:rsidRPr="003853F8" w:rsidRDefault="003853F8" w:rsidP="003853F8">
      <w:pPr>
        <w:numPr>
          <w:ilvl w:val="0"/>
          <w:numId w:val="190"/>
        </w:numPr>
      </w:pPr>
      <w:r w:rsidRPr="003853F8">
        <w:rPr>
          <w:b/>
          <w:bCs/>
        </w:rPr>
        <w:t>Атомарность перехода между шагами.</w:t>
      </w:r>
      <w:r w:rsidRPr="003853F8">
        <w:t xml:space="preserve"> Переход от одного шага к другому выполняется в транзакции: сохранение состояния → обновление интерфейса → запись флага. При ошибке происходит откат, и пользователь остаётся на текущем шаге.</w:t>
      </w:r>
    </w:p>
    <w:p w14:paraId="5F43712A" w14:textId="77777777" w:rsidR="003853F8" w:rsidRPr="003853F8" w:rsidRDefault="003853F8" w:rsidP="003853F8">
      <w:pPr>
        <w:numPr>
          <w:ilvl w:val="0"/>
          <w:numId w:val="190"/>
        </w:numPr>
      </w:pPr>
      <w:r w:rsidRPr="003853F8">
        <w:rPr>
          <w:b/>
          <w:bCs/>
        </w:rPr>
        <w:t>Изоляция побочных эффектов.</w:t>
      </w:r>
      <w:r w:rsidRPr="003853F8">
        <w:t xml:space="preserve"> Запросы к файловой системе, сервису локализации, сервису подсказок инкапсулированы в репозиториях. Презентационный слой не импортирует пакеты платформенного взаимодействия.</w:t>
      </w:r>
    </w:p>
    <w:p w14:paraId="39595085" w14:textId="77777777" w:rsidR="003853F8" w:rsidRPr="003853F8" w:rsidRDefault="003853F8" w:rsidP="003853F8">
      <w:pPr>
        <w:numPr>
          <w:ilvl w:val="0"/>
          <w:numId w:val="190"/>
        </w:numPr>
      </w:pPr>
      <w:r w:rsidRPr="003853F8">
        <w:rPr>
          <w:b/>
          <w:bCs/>
        </w:rPr>
        <w:t>Реактивное обновление интерфейса.</w:t>
      </w:r>
      <w:r w:rsidRPr="003853F8">
        <w:t xml:space="preserve"> Изменение любого параметра </w:t>
      </w:r>
      <w:proofErr w:type="spellStart"/>
      <w:r w:rsidRPr="003853F8">
        <w:t>онбординга</w:t>
      </w:r>
      <w:proofErr w:type="spellEnd"/>
      <w:r w:rsidRPr="003853F8">
        <w:t xml:space="preserve"> автоматически уведомляет все подписанные виджеты. Запрещено ручное обновление интерфейса для состояния </w:t>
      </w:r>
      <w:proofErr w:type="spellStart"/>
      <w:r w:rsidRPr="003853F8">
        <w:t>онбординга</w:t>
      </w:r>
      <w:proofErr w:type="spellEnd"/>
      <w:r w:rsidRPr="003853F8">
        <w:t>; только через реактивные механизмы.</w:t>
      </w:r>
    </w:p>
    <w:p w14:paraId="3272C640" w14:textId="77777777" w:rsidR="003853F8" w:rsidRPr="003853F8" w:rsidRDefault="003853F8" w:rsidP="003853F8">
      <w:pPr>
        <w:numPr>
          <w:ilvl w:val="0"/>
          <w:numId w:val="190"/>
        </w:numPr>
      </w:pPr>
      <w:r w:rsidRPr="003853F8">
        <w:rPr>
          <w:b/>
          <w:bCs/>
        </w:rPr>
        <w:t>Кэширование подсказок с чёткими стратегиями.</w:t>
      </w:r>
      <w:r w:rsidRPr="003853F8">
        <w:t xml:space="preserve"> Показанные подсказки кэшируются в пользовательских настройках с флагом постоянного хранения. </w:t>
      </w:r>
      <w:proofErr w:type="spellStart"/>
      <w:r w:rsidRPr="003853F8">
        <w:t>Инвалидация</w:t>
      </w:r>
      <w:proofErr w:type="spellEnd"/>
      <w:r w:rsidRPr="003853F8">
        <w:t xml:space="preserve"> кэша происходит только при явном сбросе пользователем.</w:t>
      </w:r>
    </w:p>
    <w:p w14:paraId="782C471C" w14:textId="77777777" w:rsidR="003853F8" w:rsidRPr="003853F8" w:rsidRDefault="003853F8" w:rsidP="003853F8">
      <w:pPr>
        <w:numPr>
          <w:ilvl w:val="0"/>
          <w:numId w:val="190"/>
        </w:numPr>
      </w:pPr>
      <w:r w:rsidRPr="003853F8">
        <w:rPr>
          <w:b/>
          <w:bCs/>
        </w:rPr>
        <w:t>Обработка ошибок на границе фичи.</w:t>
      </w:r>
      <w:r w:rsidRPr="003853F8">
        <w:t xml:space="preserve"> Каждый модуль </w:t>
      </w:r>
      <w:proofErr w:type="spellStart"/>
      <w:r w:rsidRPr="003853F8">
        <w:t>онбординга</w:t>
      </w:r>
      <w:proofErr w:type="spellEnd"/>
      <w:r w:rsidRPr="003853F8">
        <w:t xml:space="preserve"> имеет собственный обработчик исключений. Ошибки </w:t>
      </w:r>
      <w:proofErr w:type="spellStart"/>
      <w:r w:rsidRPr="003853F8">
        <w:t>логируются</w:t>
      </w:r>
      <w:proofErr w:type="spellEnd"/>
      <w:r w:rsidRPr="003853F8">
        <w:t>, преобразуются в пользовательские сообщения и не приводят к падению приложения.</w:t>
      </w:r>
    </w:p>
    <w:p w14:paraId="55B0F069" w14:textId="77777777" w:rsidR="003853F8" w:rsidRPr="003853F8" w:rsidRDefault="003853F8" w:rsidP="003853F8">
      <w:pPr>
        <w:numPr>
          <w:ilvl w:val="0"/>
          <w:numId w:val="190"/>
        </w:numPr>
      </w:pPr>
      <w:r w:rsidRPr="003853F8">
        <w:rPr>
          <w:b/>
          <w:bCs/>
        </w:rPr>
        <w:t xml:space="preserve">Доступность </w:t>
      </w:r>
      <w:proofErr w:type="spellStart"/>
      <w:r w:rsidRPr="003853F8">
        <w:rPr>
          <w:b/>
          <w:bCs/>
        </w:rPr>
        <w:t>онбординга</w:t>
      </w:r>
      <w:proofErr w:type="spellEnd"/>
      <w:r w:rsidRPr="003853F8">
        <w:rPr>
          <w:b/>
          <w:bCs/>
        </w:rPr>
        <w:t>.</w:t>
      </w:r>
      <w:r w:rsidRPr="003853F8">
        <w:t xml:space="preserve"> Все экраны </w:t>
      </w:r>
      <w:proofErr w:type="spellStart"/>
      <w:r w:rsidRPr="003853F8">
        <w:t>онбординга</w:t>
      </w:r>
      <w:proofErr w:type="spellEnd"/>
      <w:r w:rsidRPr="003853F8">
        <w:t xml:space="preserve"> проходят проверки доступности: семантические метки, навигация с клавиатуры, контрастность. Отсутствие поддержки вспомогательных технологий блокирует интеграцию кода.</w:t>
      </w:r>
    </w:p>
    <w:p w14:paraId="563682D1" w14:textId="77777777" w:rsidR="00E4435E" w:rsidRPr="00E4435E" w:rsidRDefault="00E4435E" w:rsidP="00E4435E">
      <w:pPr>
        <w:rPr>
          <w:b/>
          <w:bCs/>
        </w:rPr>
      </w:pPr>
      <w:r w:rsidRPr="00E4435E">
        <w:rPr>
          <w:rFonts w:ascii="Segoe UI Emoji" w:hAnsi="Segoe UI Emoji" w:cs="Segoe UI Emoji"/>
          <w:b/>
          <w:bCs/>
        </w:rPr>
        <w:lastRenderedPageBreak/>
        <w:t>📘</w:t>
      </w:r>
      <w:r w:rsidRPr="00E4435E">
        <w:rPr>
          <w:b/>
          <w:bCs/>
        </w:rPr>
        <w:t xml:space="preserve"> РАЗДЕЛ 12: ТЕХНИЧЕСКИЕ ТРЕБОВАНИЯ, ПРОИЗВОДИТЕЛЬНОСТЬ И ОТКАЗОУСТОЙЧИВОСТЬ</w:t>
      </w:r>
    </w:p>
    <w:p w14:paraId="04456C96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12.1 Философия надёжности: «Невидимая стабильность»</w:t>
      </w:r>
    </w:p>
    <w:p w14:paraId="7663761A" w14:textId="77777777" w:rsidR="00E4435E" w:rsidRPr="00E4435E" w:rsidRDefault="00E4435E" w:rsidP="00E4435E">
      <w:r w:rsidRPr="00E4435E">
        <w:t>Техническая реализация GlubLink должна обеспечивать ощущение бесшовной работы: пользователь не замечает технических процессов, он видит только мгновенный отклик и предсказуемое поведение. Приложение проектируется с расчётом на длительные сессии работы с большими коллекциями без деградации производительности.</w:t>
      </w:r>
    </w:p>
    <w:p w14:paraId="60B6CBD0" w14:textId="77777777" w:rsidR="00E4435E" w:rsidRPr="00E4435E" w:rsidRDefault="00E4435E" w:rsidP="00E4435E">
      <w:r w:rsidRPr="00E4435E">
        <w:rPr>
          <w:b/>
          <w:bCs/>
        </w:rPr>
        <w:t>Жёсткие мандаты:</w:t>
      </w:r>
    </w:p>
    <w:p w14:paraId="5FB5DAE1" w14:textId="77777777" w:rsidR="00E4435E" w:rsidRPr="00E4435E" w:rsidRDefault="00E4435E" w:rsidP="00E4435E">
      <w:pPr>
        <w:numPr>
          <w:ilvl w:val="0"/>
          <w:numId w:val="191"/>
        </w:numPr>
      </w:pPr>
      <w:r w:rsidRPr="00E4435E">
        <w:rPr>
          <w:b/>
          <w:bCs/>
        </w:rPr>
        <w:t>Нулевая блокировка интерфейса.</w:t>
      </w:r>
      <w:r w:rsidRPr="00E4435E">
        <w:t xml:space="preserve"> Ни одна операция, включая сканирование файлов, индексацию, синхронизацию или обработку изображений, не должна блокировать пользовательский ввод или анимации.</w:t>
      </w:r>
    </w:p>
    <w:p w14:paraId="5E9ACE4A" w14:textId="77777777" w:rsidR="00E4435E" w:rsidRPr="00E4435E" w:rsidRDefault="00E4435E" w:rsidP="00E4435E">
      <w:pPr>
        <w:numPr>
          <w:ilvl w:val="0"/>
          <w:numId w:val="191"/>
        </w:numPr>
      </w:pPr>
      <w:r w:rsidRPr="00E4435E">
        <w:rPr>
          <w:b/>
          <w:bCs/>
        </w:rPr>
        <w:t>Прогрессивная деградация.</w:t>
      </w:r>
      <w:r w:rsidRPr="00E4435E">
        <w:t xml:space="preserve"> При нехватке ресурсов (память, место на диске, процессор) приложение плавно снижает качество второстепенных функций (размер превью, частота авто-сохранения), сохраняя базовую функциональность.</w:t>
      </w:r>
    </w:p>
    <w:p w14:paraId="73E8E3F1" w14:textId="77777777" w:rsidR="00E4435E" w:rsidRPr="00E4435E" w:rsidRDefault="00E4435E" w:rsidP="00E4435E">
      <w:pPr>
        <w:numPr>
          <w:ilvl w:val="0"/>
          <w:numId w:val="191"/>
        </w:numPr>
      </w:pPr>
      <w:r w:rsidRPr="00E4435E">
        <w:rPr>
          <w:b/>
          <w:bCs/>
        </w:rPr>
        <w:t>Самовосстановление.</w:t>
      </w:r>
      <w:r w:rsidRPr="00E4435E">
        <w:t xml:space="preserve"> Приложение должно автоматически обнаруживать и исправлять типовые ошибки состояния (повреждённый кэш, устаревшие индексы, разорванные связи) без вмешательства пользователя.</w:t>
      </w:r>
    </w:p>
    <w:p w14:paraId="487D8671" w14:textId="77777777" w:rsidR="00E4435E" w:rsidRPr="00E4435E" w:rsidRDefault="00E4435E" w:rsidP="00E4435E">
      <w:pPr>
        <w:numPr>
          <w:ilvl w:val="0"/>
          <w:numId w:val="191"/>
        </w:numPr>
      </w:pPr>
      <w:r w:rsidRPr="00E4435E">
        <w:rPr>
          <w:b/>
          <w:bCs/>
        </w:rPr>
        <w:t>Детерминированное поведение.</w:t>
      </w:r>
      <w:r w:rsidRPr="00E4435E">
        <w:t xml:space="preserve"> При одинаковых входных данных и настройках приложение должно выдавать идентичный результат независимо от порядка выполнения асинхронных операций.</w:t>
      </w:r>
    </w:p>
    <w:p w14:paraId="129B7A7D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12.2 Требования к производительности</w:t>
      </w:r>
    </w:p>
    <w:p w14:paraId="71B6D44A" w14:textId="77777777" w:rsidR="00E4435E" w:rsidRPr="00E4435E" w:rsidRDefault="00E4435E" w:rsidP="00E4435E">
      <w:r w:rsidRPr="00E4435E">
        <w:t>Производительность измеряется не только скоростью, но и предсказуемостью отклика. Все метрики указаны для эталонной конфигурации: процессор четырёхъядерный два целых пять гигагерц, оперативная память шестнадцать гигабайт, накопитель SSD, коллекция до пятидесяти тысяч файлов.</w:t>
      </w:r>
    </w:p>
    <w:p w14:paraId="0DFB14A5" w14:textId="77777777" w:rsidR="00E4435E" w:rsidRPr="00E4435E" w:rsidRDefault="00E4435E" w:rsidP="00E4435E">
      <w:r w:rsidRPr="00E4435E">
        <w:rPr>
          <w:b/>
          <w:bCs/>
        </w:rPr>
        <w:t>Временные метрики отклика: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  <w:gridCol w:w="1987"/>
        <w:gridCol w:w="2076"/>
        <w:gridCol w:w="2643"/>
      </w:tblGrid>
      <w:tr w:rsidR="00E4435E" w:rsidRPr="00E4435E" w14:paraId="69F28DEF" w14:textId="77777777" w:rsidTr="00E443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453B7DC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AC15C6C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Целевое 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7036B7B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Максимально допустимое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93F3C20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Примечание</w:t>
            </w:r>
          </w:p>
        </w:tc>
      </w:tr>
      <w:tr w:rsidR="00E4435E" w:rsidRPr="00E4435E" w14:paraId="4BCFB49F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3C02C3" w14:textId="77777777" w:rsidR="00E4435E" w:rsidRPr="00E4435E" w:rsidRDefault="00E4435E" w:rsidP="00E4435E">
            <w:r w:rsidRPr="00E4435E">
              <w:t>Запуск приложения до главного экрана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42ACC3" w14:textId="77777777" w:rsidR="00E4435E" w:rsidRPr="00E4435E" w:rsidRDefault="00E4435E" w:rsidP="00E4435E">
            <w:r w:rsidRPr="00E4435E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EEA77FA" w14:textId="77777777" w:rsidR="00E4435E" w:rsidRPr="00E4435E" w:rsidRDefault="00E4435E" w:rsidP="00E4435E">
            <w:r w:rsidRPr="00E4435E">
              <w:t>Три секунды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4098212" w14:textId="77777777" w:rsidR="00E4435E" w:rsidRPr="00E4435E" w:rsidRDefault="00E4435E" w:rsidP="00E4435E">
            <w:r w:rsidRPr="00E4435E">
              <w:t>С учётом инициализации базы данных</w:t>
            </w:r>
          </w:p>
        </w:tc>
      </w:tr>
      <w:tr w:rsidR="00E4435E" w:rsidRPr="00E4435E" w14:paraId="12A7E7FB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51078F" w14:textId="77777777" w:rsidR="00E4435E" w:rsidRPr="00E4435E" w:rsidRDefault="00E4435E" w:rsidP="00E4435E">
            <w:r w:rsidRPr="00E4435E">
              <w:t xml:space="preserve">Открытие </w:t>
            </w:r>
            <w:proofErr w:type="spellStart"/>
            <w:r w:rsidRPr="00E4435E">
              <w:t>Workspace</w:t>
            </w:r>
            <w:proofErr w:type="spellEnd"/>
            <w:r w:rsidRPr="00E4435E">
              <w:t xml:space="preserve"> с фильтрами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9BE3F3" w14:textId="77777777" w:rsidR="00E4435E" w:rsidRPr="00E4435E" w:rsidRDefault="00E4435E" w:rsidP="00E4435E">
            <w:r w:rsidRPr="00E4435E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84A371" w14:textId="77777777" w:rsidR="00E4435E" w:rsidRPr="00E4435E" w:rsidRDefault="00E4435E" w:rsidP="00E4435E">
            <w:r w:rsidRPr="00E4435E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F7EE871" w14:textId="77777777" w:rsidR="00E4435E" w:rsidRPr="00E4435E" w:rsidRDefault="00E4435E" w:rsidP="00E4435E">
            <w:r w:rsidRPr="00E4435E">
              <w:t>Без перезагрузки данных</w:t>
            </w:r>
          </w:p>
        </w:tc>
      </w:tr>
      <w:tr w:rsidR="00E4435E" w:rsidRPr="00E4435E" w14:paraId="043E14E9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E7B531D" w14:textId="77777777" w:rsidR="00E4435E" w:rsidRPr="00E4435E" w:rsidRDefault="00E4435E" w:rsidP="00E4435E">
            <w:r w:rsidRPr="00E4435E">
              <w:lastRenderedPageBreak/>
              <w:t>Применение фильтра поиска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C304B96" w14:textId="77777777" w:rsidR="00E4435E" w:rsidRPr="00E4435E" w:rsidRDefault="00E4435E" w:rsidP="00E4435E">
            <w:r w:rsidRPr="00E4435E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D0A159" w14:textId="77777777" w:rsidR="00E4435E" w:rsidRPr="00E4435E" w:rsidRDefault="00E4435E" w:rsidP="00E4435E">
            <w:r w:rsidRPr="00E4435E">
              <w:t>Четыреста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5CA7D84" w14:textId="77777777" w:rsidR="00E4435E" w:rsidRPr="00E4435E" w:rsidRDefault="00E4435E" w:rsidP="00E4435E">
            <w:r w:rsidRPr="00E4435E">
              <w:t xml:space="preserve">С </w:t>
            </w:r>
            <w:proofErr w:type="spellStart"/>
            <w:r w:rsidRPr="00E4435E">
              <w:t>дебаунсом</w:t>
            </w:r>
            <w:proofErr w:type="spellEnd"/>
            <w:r w:rsidRPr="00E4435E">
              <w:t xml:space="preserve"> ввода</w:t>
            </w:r>
          </w:p>
        </w:tc>
      </w:tr>
      <w:tr w:rsidR="00E4435E" w:rsidRPr="00E4435E" w14:paraId="69A04F4E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B4EDF5" w14:textId="77777777" w:rsidR="00E4435E" w:rsidRPr="00E4435E" w:rsidRDefault="00E4435E" w:rsidP="00E4435E">
            <w:r w:rsidRPr="00E4435E">
              <w:t>Переключение режима сетки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19BC81" w14:textId="77777777" w:rsidR="00E4435E" w:rsidRPr="00E4435E" w:rsidRDefault="00E4435E" w:rsidP="00E4435E">
            <w:r w:rsidRPr="00E4435E">
              <w:t>Сто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6154F1" w14:textId="77777777" w:rsidR="00E4435E" w:rsidRPr="00E4435E" w:rsidRDefault="00E4435E" w:rsidP="00E4435E">
            <w:r w:rsidRPr="00E4435E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3045E3E" w14:textId="77777777" w:rsidR="00E4435E" w:rsidRPr="00E4435E" w:rsidRDefault="00E4435E" w:rsidP="00E4435E">
            <w:r w:rsidRPr="00E4435E">
              <w:t xml:space="preserve">Без потери позиции </w:t>
            </w:r>
            <w:proofErr w:type="spellStart"/>
            <w:r w:rsidRPr="00E4435E">
              <w:t>скролла</w:t>
            </w:r>
            <w:proofErr w:type="spellEnd"/>
          </w:p>
        </w:tc>
      </w:tr>
      <w:tr w:rsidR="00E4435E" w:rsidRPr="00E4435E" w14:paraId="2FF058EE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60F5AEC" w14:textId="77777777" w:rsidR="00E4435E" w:rsidRPr="00E4435E" w:rsidRDefault="00E4435E" w:rsidP="00E4435E">
            <w:r w:rsidRPr="00E4435E">
              <w:t>Открытие полноэкранного просмотра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1FE5AD" w14:textId="77777777" w:rsidR="00E4435E" w:rsidRPr="00E4435E" w:rsidRDefault="00E4435E" w:rsidP="00E4435E">
            <w:r w:rsidRPr="00E4435E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BB04CD" w14:textId="77777777" w:rsidR="00E4435E" w:rsidRPr="00E4435E" w:rsidRDefault="00E4435E" w:rsidP="00E4435E">
            <w:r w:rsidRPr="00E4435E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1B3F5FA" w14:textId="77777777" w:rsidR="00E4435E" w:rsidRPr="00E4435E" w:rsidRDefault="00E4435E" w:rsidP="00E4435E">
            <w:r w:rsidRPr="00E4435E">
              <w:t xml:space="preserve">С </w:t>
            </w:r>
            <w:proofErr w:type="spellStart"/>
            <w:r w:rsidRPr="00E4435E">
              <w:t>предзагрузкой</w:t>
            </w:r>
            <w:proofErr w:type="spellEnd"/>
            <w:r w:rsidRPr="00E4435E">
              <w:t xml:space="preserve"> превью</w:t>
            </w:r>
          </w:p>
        </w:tc>
      </w:tr>
      <w:tr w:rsidR="00E4435E" w:rsidRPr="00E4435E" w14:paraId="136D0464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906586" w14:textId="77777777" w:rsidR="00E4435E" w:rsidRPr="00E4435E" w:rsidRDefault="00E4435E" w:rsidP="00E4435E">
            <w:r w:rsidRPr="00E4435E">
              <w:t>Добавление тега к блоку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938EF5" w14:textId="77777777" w:rsidR="00E4435E" w:rsidRPr="00E4435E" w:rsidRDefault="00E4435E" w:rsidP="00E4435E">
            <w:r w:rsidRPr="00E4435E">
              <w:t>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E03F91" w14:textId="77777777" w:rsidR="00E4435E" w:rsidRPr="00E4435E" w:rsidRDefault="00E4435E" w:rsidP="00E4435E">
            <w:r w:rsidRPr="00E4435E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8F39376" w14:textId="77777777" w:rsidR="00E4435E" w:rsidRPr="00E4435E" w:rsidRDefault="00E4435E" w:rsidP="00E4435E">
            <w:r w:rsidRPr="00E4435E">
              <w:t>С реактивным обновлением интерфейса</w:t>
            </w:r>
          </w:p>
        </w:tc>
      </w:tr>
      <w:tr w:rsidR="00E4435E" w:rsidRPr="00E4435E" w14:paraId="4984EDD3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84E20BB" w14:textId="77777777" w:rsidR="00E4435E" w:rsidRPr="00E4435E" w:rsidRDefault="00E4435E" w:rsidP="00E4435E">
            <w:proofErr w:type="spellStart"/>
            <w:r w:rsidRPr="00E4435E">
              <w:t>Автосохранение</w:t>
            </w:r>
            <w:proofErr w:type="spellEnd"/>
            <w:r w:rsidRPr="00E4435E">
              <w:t xml:space="preserve"> заметки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84A8CCF" w14:textId="77777777" w:rsidR="00E4435E" w:rsidRPr="00E4435E" w:rsidRDefault="00E4435E" w:rsidP="00E4435E">
            <w:r w:rsidRPr="00E4435E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F08CA19" w14:textId="77777777" w:rsidR="00E4435E" w:rsidRPr="00E4435E" w:rsidRDefault="00E4435E" w:rsidP="00E4435E">
            <w:r w:rsidRPr="00E4435E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F3E064F" w14:textId="77777777" w:rsidR="00E4435E" w:rsidRPr="00E4435E" w:rsidRDefault="00E4435E" w:rsidP="00E4435E">
            <w:r w:rsidRPr="00E4435E">
              <w:t>В фоновом потоке, без блокировки</w:t>
            </w:r>
          </w:p>
        </w:tc>
      </w:tr>
    </w:tbl>
    <w:p w14:paraId="0BA48B6D" w14:textId="77777777" w:rsidR="00E4435E" w:rsidRPr="00E4435E" w:rsidRDefault="00E4435E" w:rsidP="00E4435E">
      <w:r w:rsidRPr="00E4435E">
        <w:rPr>
          <w:b/>
          <w:bCs/>
        </w:rPr>
        <w:t>Метрики плавности интерфейса:</w:t>
      </w:r>
    </w:p>
    <w:p w14:paraId="42858AEC" w14:textId="77777777" w:rsidR="00E4435E" w:rsidRPr="00E4435E" w:rsidRDefault="00E4435E" w:rsidP="00E4435E">
      <w:pPr>
        <w:numPr>
          <w:ilvl w:val="0"/>
          <w:numId w:val="192"/>
        </w:numPr>
      </w:pPr>
      <w:r w:rsidRPr="00E4435E">
        <w:t>Частота кадров при анимациях: шестьдесят кадров в секунду стабильно, не ниже сорока пяти кадров в секунду в пиковых нагрузках.</w:t>
      </w:r>
    </w:p>
    <w:p w14:paraId="182F4DAA" w14:textId="77777777" w:rsidR="00E4435E" w:rsidRPr="00E4435E" w:rsidRDefault="00E4435E" w:rsidP="00E4435E">
      <w:pPr>
        <w:numPr>
          <w:ilvl w:val="0"/>
          <w:numId w:val="192"/>
        </w:numPr>
      </w:pPr>
      <w:r w:rsidRPr="00E4435E">
        <w:t>Время отрисовки одного кадра: не более шестнадцати миллисекунд.</w:t>
      </w:r>
    </w:p>
    <w:p w14:paraId="69C322A3" w14:textId="77777777" w:rsidR="00E4435E" w:rsidRPr="00E4435E" w:rsidRDefault="00E4435E" w:rsidP="00E4435E">
      <w:pPr>
        <w:numPr>
          <w:ilvl w:val="0"/>
          <w:numId w:val="192"/>
        </w:numPr>
      </w:pPr>
      <w:r w:rsidRPr="00E4435E">
        <w:t>Задержка между вводом пользователя и визуальной реакцией: не более ста миллисекунд.</w:t>
      </w:r>
    </w:p>
    <w:p w14:paraId="7E14A3AC" w14:textId="77777777" w:rsidR="00E4435E" w:rsidRPr="00E4435E" w:rsidRDefault="00E4435E" w:rsidP="00E4435E">
      <w:r w:rsidRPr="00E4435E">
        <w:rPr>
          <w:b/>
          <w:bCs/>
        </w:rPr>
        <w:t>Требования к работе с памятью:</w:t>
      </w:r>
    </w:p>
    <w:p w14:paraId="78D8033A" w14:textId="77777777" w:rsidR="00E4435E" w:rsidRPr="00E4435E" w:rsidRDefault="00E4435E" w:rsidP="00E4435E">
      <w:pPr>
        <w:numPr>
          <w:ilvl w:val="0"/>
          <w:numId w:val="193"/>
        </w:numPr>
      </w:pPr>
      <w:r w:rsidRPr="00E4435E">
        <w:t>Потребление оперативной памяти при старте: не более трёхсот мегабайт.</w:t>
      </w:r>
    </w:p>
    <w:p w14:paraId="1200D11E" w14:textId="77777777" w:rsidR="00E4435E" w:rsidRPr="00E4435E" w:rsidRDefault="00E4435E" w:rsidP="00E4435E">
      <w:pPr>
        <w:numPr>
          <w:ilvl w:val="0"/>
          <w:numId w:val="193"/>
        </w:numPr>
      </w:pPr>
      <w:r w:rsidRPr="00E4435E">
        <w:t>Потребление при работе с коллекцией десять тысяч файлов: не более одного гигабайта.</w:t>
      </w:r>
    </w:p>
    <w:p w14:paraId="446327EB" w14:textId="77777777" w:rsidR="00E4435E" w:rsidRPr="00E4435E" w:rsidRDefault="00E4435E" w:rsidP="00E4435E">
      <w:pPr>
        <w:numPr>
          <w:ilvl w:val="0"/>
          <w:numId w:val="193"/>
        </w:numPr>
      </w:pPr>
      <w:r w:rsidRPr="00E4435E">
        <w:t>Утечки памяти запрещены: все подписки на потоки данных должны явно отписываться при уничтожении виджетов.</w:t>
      </w:r>
    </w:p>
    <w:p w14:paraId="2AFF28CE" w14:textId="77777777" w:rsidR="00E4435E" w:rsidRPr="00E4435E" w:rsidRDefault="00E4435E" w:rsidP="00E4435E">
      <w:pPr>
        <w:numPr>
          <w:ilvl w:val="0"/>
          <w:numId w:val="193"/>
        </w:numPr>
      </w:pPr>
      <w:r w:rsidRPr="00E4435E">
        <w:t>Кэширование изображений: иерархическая стратегия с чёткими лимитами и политикой вытеснения.</w:t>
      </w:r>
    </w:p>
    <w:p w14:paraId="19CD36C9" w14:textId="77777777" w:rsidR="00E4435E" w:rsidRPr="00E4435E" w:rsidRDefault="00E4435E" w:rsidP="00E4435E">
      <w:r w:rsidRPr="00E4435E">
        <w:rPr>
          <w:b/>
          <w:bCs/>
        </w:rPr>
        <w:t>Требования к дисковым операциям:</w:t>
      </w:r>
    </w:p>
    <w:p w14:paraId="70BB8F96" w14:textId="77777777" w:rsidR="00E4435E" w:rsidRPr="00E4435E" w:rsidRDefault="00E4435E" w:rsidP="00E4435E">
      <w:pPr>
        <w:numPr>
          <w:ilvl w:val="0"/>
          <w:numId w:val="194"/>
        </w:numPr>
      </w:pPr>
      <w:r w:rsidRPr="00E4435E">
        <w:t>Чтение метаданных файла: не более десяти миллисекунд на файл при последовательном доступе.</w:t>
      </w:r>
    </w:p>
    <w:p w14:paraId="66807423" w14:textId="77777777" w:rsidR="00E4435E" w:rsidRPr="00E4435E" w:rsidRDefault="00E4435E" w:rsidP="00E4435E">
      <w:pPr>
        <w:numPr>
          <w:ilvl w:val="0"/>
          <w:numId w:val="194"/>
        </w:numPr>
      </w:pPr>
      <w:r w:rsidRPr="00E4435E">
        <w:t>Запись в базу данных: пакетная обработка, не более пятидесяти миллисекунд на транзакцию.</w:t>
      </w:r>
    </w:p>
    <w:p w14:paraId="68F44C49" w14:textId="77777777" w:rsidR="00E4435E" w:rsidRPr="00E4435E" w:rsidRDefault="00E4435E" w:rsidP="00E4435E">
      <w:pPr>
        <w:numPr>
          <w:ilvl w:val="0"/>
          <w:numId w:val="194"/>
        </w:numPr>
      </w:pPr>
      <w:r w:rsidRPr="00E4435E">
        <w:lastRenderedPageBreak/>
        <w:t>Генерация превью: асинхронно, с приоритетом видимых элементов, не более двухсот миллисекунд на изображение среднего размера.</w:t>
      </w:r>
    </w:p>
    <w:p w14:paraId="7F1F8A19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12.3 Стратегия обработки ошибок и восстановления</w:t>
      </w:r>
    </w:p>
    <w:p w14:paraId="7801CB67" w14:textId="77777777" w:rsidR="00E4435E" w:rsidRPr="00E4435E" w:rsidRDefault="00E4435E" w:rsidP="00E4435E">
      <w:r w:rsidRPr="00E4435E">
        <w:t>Система обработки ошибок проектируется по принципу «предотвратить → обнаружить → исправить → сообщить». Каждая категория ошибок имеет чёткий протокол реакции.</w:t>
      </w:r>
    </w:p>
    <w:p w14:paraId="77E52507" w14:textId="77777777" w:rsidR="00E4435E" w:rsidRPr="00E4435E" w:rsidRDefault="00E4435E" w:rsidP="00E4435E">
      <w:r w:rsidRPr="00E4435E">
        <w:rPr>
          <w:b/>
          <w:bCs/>
        </w:rPr>
        <w:t>Категории ошибок и протоколы:</w:t>
      </w:r>
    </w:p>
    <w:p w14:paraId="2CCA6C10" w14:textId="77777777" w:rsidR="00E4435E" w:rsidRPr="00E4435E" w:rsidRDefault="00E4435E" w:rsidP="00E4435E">
      <w:pPr>
        <w:numPr>
          <w:ilvl w:val="0"/>
          <w:numId w:val="195"/>
        </w:numPr>
      </w:pPr>
      <w:r w:rsidRPr="00E4435E">
        <w:rPr>
          <w:b/>
          <w:bCs/>
        </w:rPr>
        <w:t>Ошибки ввода-вывода (файл не найден, нет прав доступа):</w:t>
      </w:r>
    </w:p>
    <w:p w14:paraId="6CA078A7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Предотвращение: проверка прав доступа перед операцией, кэширование успешных путей.</w:t>
      </w:r>
    </w:p>
    <w:p w14:paraId="63418C83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Обнаружение: перехват исключений на границе репозитория, логирование с контекстом.</w:t>
      </w:r>
    </w:p>
    <w:p w14:paraId="64B86284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Исправление: предложение пользователю указать новый путь, автоматический поиск файла в соседних директориях.</w:t>
      </w:r>
    </w:p>
    <w:p w14:paraId="10A8557F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Сообщение: конкретное, с инструкцией: «Файл не найден по пути [путь]. Возможные причины: файл перемещён, удалён, нет прав. [Указать новый путь] [Удалить запись] [Поискать автоматически]».</w:t>
      </w:r>
    </w:p>
    <w:p w14:paraId="24E4A010" w14:textId="77777777" w:rsidR="00E4435E" w:rsidRPr="00E4435E" w:rsidRDefault="00E4435E" w:rsidP="00E4435E">
      <w:pPr>
        <w:numPr>
          <w:ilvl w:val="0"/>
          <w:numId w:val="195"/>
        </w:numPr>
      </w:pPr>
      <w:r w:rsidRPr="00E4435E">
        <w:rPr>
          <w:b/>
          <w:bCs/>
        </w:rPr>
        <w:t>Ошибки базы данных (повреждение индекса, конфликт транзакций):</w:t>
      </w:r>
    </w:p>
    <w:p w14:paraId="71DD3EC1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Предотвращение: использование транзакций, валидация данных перед записью, резервное копирование перед миграциями.</w:t>
      </w:r>
    </w:p>
    <w:p w14:paraId="4FBD741D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Обнаружение: проверка целостности при запуске, мониторинг ошибок записи.</w:t>
      </w:r>
    </w:p>
    <w:p w14:paraId="321C5C12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Исправление: автоматическое восстановление индекса, откат к последней стабильной версии базы, восстановление из локального бэкапа.</w:t>
      </w:r>
    </w:p>
    <w:p w14:paraId="0504E8B9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Сообщение: «Обнаружена проблема с базой данных. Восстанавливаю из копии от [дата]. [Просмотреть лог] [Экспортировать данные перед восстановлением]».</w:t>
      </w:r>
    </w:p>
    <w:p w14:paraId="2860ADF1" w14:textId="77777777" w:rsidR="00E4435E" w:rsidRPr="00E4435E" w:rsidRDefault="00E4435E" w:rsidP="00E4435E">
      <w:pPr>
        <w:numPr>
          <w:ilvl w:val="0"/>
          <w:numId w:val="195"/>
        </w:numPr>
      </w:pPr>
      <w:r w:rsidRPr="00E4435E">
        <w:rPr>
          <w:b/>
          <w:bCs/>
        </w:rPr>
        <w:t>Ошибки сети (таймаут, недоступность сервиса):</w:t>
      </w:r>
    </w:p>
    <w:p w14:paraId="1FFDBAE3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Предотвращение: кэширование ответов, экспоненциальная задержка повторных запросов, очередь задач.</w:t>
      </w:r>
    </w:p>
    <w:p w14:paraId="63F7631D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Обнаружение: таймауты на уровне клиента, проверка статуса ответа.</w:t>
      </w:r>
    </w:p>
    <w:p w14:paraId="24A248C5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Исправление: переключение в офлайн-режим, отложенное выполнение запросов при восстановлении соединения.</w:t>
      </w:r>
    </w:p>
    <w:p w14:paraId="00CE835D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lastRenderedPageBreak/>
        <w:t>Сообщение: «Сервис временно недоступен. Работаю по кэшу. Синхронизация возобновится при подключении. [Повторить сейчас] [Настроить источники]».</w:t>
      </w:r>
    </w:p>
    <w:p w14:paraId="0D923971" w14:textId="77777777" w:rsidR="00E4435E" w:rsidRPr="00E4435E" w:rsidRDefault="00E4435E" w:rsidP="00E4435E">
      <w:pPr>
        <w:numPr>
          <w:ilvl w:val="0"/>
          <w:numId w:val="195"/>
        </w:numPr>
      </w:pPr>
      <w:r w:rsidRPr="00E4435E">
        <w:rPr>
          <w:b/>
          <w:bCs/>
        </w:rPr>
        <w:t>Ошибки рендеринга (невозможно декодировать изображение, сбой анимации):</w:t>
      </w:r>
    </w:p>
    <w:p w14:paraId="3DB24F70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Предотвращение: валидация данных перед рендерингом, использование безопасных значений по умолчанию.</w:t>
      </w:r>
    </w:p>
    <w:p w14:paraId="7C9E412E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>Обнаружение: обработчики ошибок на уровне виджетов, мониторинг исключений в потоке рендеринга.</w:t>
      </w:r>
    </w:p>
    <w:p w14:paraId="5E3780CA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 xml:space="preserve">Исправление: отображение стандартизированного </w:t>
      </w:r>
      <w:proofErr w:type="spellStart"/>
      <w:r w:rsidRPr="00E4435E">
        <w:t>плейсхолдера</w:t>
      </w:r>
      <w:proofErr w:type="spellEnd"/>
      <w:r w:rsidRPr="00E4435E">
        <w:t>, пропуск проблемного элемента без остановки всего списка.</w:t>
      </w:r>
    </w:p>
    <w:p w14:paraId="1254A19F" w14:textId="77777777" w:rsidR="00E4435E" w:rsidRPr="00E4435E" w:rsidRDefault="00E4435E" w:rsidP="00E4435E">
      <w:pPr>
        <w:numPr>
          <w:ilvl w:val="1"/>
          <w:numId w:val="195"/>
        </w:numPr>
      </w:pPr>
      <w:r w:rsidRPr="00E4435E">
        <w:t xml:space="preserve">Сообщение: не блокирующее, иконка предупреждения на элементе с </w:t>
      </w:r>
      <w:proofErr w:type="spellStart"/>
      <w:r w:rsidRPr="00E4435E">
        <w:t>тултипом</w:t>
      </w:r>
      <w:proofErr w:type="spellEnd"/>
      <w:r w:rsidRPr="00E4435E">
        <w:t>: «Не удалось загрузить превью. [Повторить] [Пропустить]».</w:t>
      </w:r>
    </w:p>
    <w:p w14:paraId="53C91B3D" w14:textId="77777777" w:rsidR="00E4435E" w:rsidRPr="00E4435E" w:rsidRDefault="00E4435E" w:rsidP="00E4435E">
      <w:r w:rsidRPr="00E4435E">
        <w:rPr>
          <w:b/>
          <w:bCs/>
        </w:rPr>
        <w:t>Принципы логирования:</w:t>
      </w:r>
    </w:p>
    <w:p w14:paraId="6526E221" w14:textId="77777777" w:rsidR="00E4435E" w:rsidRPr="00E4435E" w:rsidRDefault="00E4435E" w:rsidP="00E4435E">
      <w:pPr>
        <w:numPr>
          <w:ilvl w:val="0"/>
          <w:numId w:val="196"/>
        </w:numPr>
      </w:pPr>
      <w:r w:rsidRPr="00E4435E">
        <w:t>Логи делятся на уровни: отладка (только в режиме разработки), информация (пользовательские действия), предупреждение (потенциальные проблемы), ошибка (сбои, требующие внимания).</w:t>
      </w:r>
    </w:p>
    <w:p w14:paraId="1FBDE634" w14:textId="77777777" w:rsidR="00E4435E" w:rsidRPr="00E4435E" w:rsidRDefault="00E4435E" w:rsidP="00E4435E">
      <w:pPr>
        <w:numPr>
          <w:ilvl w:val="0"/>
          <w:numId w:val="196"/>
        </w:numPr>
      </w:pPr>
      <w:r w:rsidRPr="00E4435E">
        <w:t xml:space="preserve">Логи не содержат персонального контента: пути к файлам </w:t>
      </w:r>
      <w:proofErr w:type="spellStart"/>
      <w:r w:rsidRPr="00E4435E">
        <w:t>хешируются</w:t>
      </w:r>
      <w:proofErr w:type="spellEnd"/>
      <w:r w:rsidRPr="00E4435E">
        <w:t>, теги и заметки не записываются в открытом виде.</w:t>
      </w:r>
    </w:p>
    <w:p w14:paraId="5335270A" w14:textId="77777777" w:rsidR="00E4435E" w:rsidRPr="00E4435E" w:rsidRDefault="00E4435E" w:rsidP="00E4435E">
      <w:pPr>
        <w:numPr>
          <w:ilvl w:val="0"/>
          <w:numId w:val="196"/>
        </w:numPr>
      </w:pPr>
      <w:r w:rsidRPr="00E4435E">
        <w:t>Логи хранятся локально девяносто дней с автоматической ротацией. Критические ошибки сохраняются отдельно для расследования.</w:t>
      </w:r>
    </w:p>
    <w:p w14:paraId="392795C8" w14:textId="77777777" w:rsidR="00E4435E" w:rsidRPr="00E4435E" w:rsidRDefault="00E4435E" w:rsidP="00E4435E">
      <w:pPr>
        <w:numPr>
          <w:ilvl w:val="0"/>
          <w:numId w:val="196"/>
        </w:numPr>
      </w:pPr>
      <w:r w:rsidRPr="00E4435E">
        <w:t>Пользователь может экспортировать логи для отправки в поддержку: кнопка «Сгенерировать отчёт» создаёт архив с обезличенными данными за выбранный период.</w:t>
      </w:r>
    </w:p>
    <w:p w14:paraId="3EA9E9C1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12.4 Стратегия кэширования и управления ресурсами</w:t>
      </w:r>
    </w:p>
    <w:p w14:paraId="177971A0" w14:textId="77777777" w:rsidR="00E4435E" w:rsidRPr="00E4435E" w:rsidRDefault="00E4435E" w:rsidP="00E4435E">
      <w:r w:rsidRPr="00E4435E">
        <w:t>Эффективное использование ресурсов критично для работы с большими коллекциями. Система кэширования строится по иерархическому принципу с чёткими стратегиями заполнения и очистки.</w:t>
      </w:r>
    </w:p>
    <w:p w14:paraId="2908B8CE" w14:textId="77777777" w:rsidR="00E4435E" w:rsidRPr="00E4435E" w:rsidRDefault="00E4435E" w:rsidP="00E4435E">
      <w:r w:rsidRPr="00E4435E">
        <w:rPr>
          <w:b/>
          <w:bCs/>
        </w:rPr>
        <w:t>Уровни кэширования:</w:t>
      </w:r>
    </w:p>
    <w:p w14:paraId="4EA67AB8" w14:textId="77777777" w:rsidR="00E4435E" w:rsidRPr="00E4435E" w:rsidRDefault="00E4435E" w:rsidP="00E4435E">
      <w:pPr>
        <w:numPr>
          <w:ilvl w:val="0"/>
          <w:numId w:val="197"/>
        </w:numPr>
      </w:pPr>
      <w:r w:rsidRPr="00E4435E">
        <w:rPr>
          <w:b/>
          <w:bCs/>
        </w:rPr>
        <w:t>Кэш L1 (оперативная память):</w:t>
      </w:r>
    </w:p>
    <w:p w14:paraId="63BED469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>Назначение: декодированные изображения для текущего экрана, состояния виджетов, результаты частых запросов.</w:t>
      </w:r>
    </w:p>
    <w:p w14:paraId="2AE7ABBE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>Лимит: пятьдесят элементов для изображений, одна тысяча записей для метаданных.</w:t>
      </w:r>
    </w:p>
    <w:p w14:paraId="14B46B92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>Стратегия вытеснения: наименее недавно использованные (LRU).</w:t>
      </w:r>
    </w:p>
    <w:p w14:paraId="688F87D1" w14:textId="77777777" w:rsidR="00E4435E" w:rsidRPr="00E4435E" w:rsidRDefault="00E4435E" w:rsidP="00E4435E">
      <w:pPr>
        <w:numPr>
          <w:ilvl w:val="1"/>
          <w:numId w:val="197"/>
        </w:numPr>
      </w:pPr>
      <w:proofErr w:type="spellStart"/>
      <w:r w:rsidRPr="00E4435E">
        <w:lastRenderedPageBreak/>
        <w:t>Инвалидация</w:t>
      </w:r>
      <w:proofErr w:type="spellEnd"/>
      <w:r w:rsidRPr="00E4435E">
        <w:t xml:space="preserve">: при изменении исходных данных, при переключении </w:t>
      </w:r>
      <w:proofErr w:type="spellStart"/>
      <w:r w:rsidRPr="00E4435E">
        <w:t>Workspace</w:t>
      </w:r>
      <w:proofErr w:type="spellEnd"/>
      <w:r w:rsidRPr="00E4435E">
        <w:t>, по таймауту пять минут для временных данных.</w:t>
      </w:r>
    </w:p>
    <w:p w14:paraId="655A5D93" w14:textId="77777777" w:rsidR="00E4435E" w:rsidRPr="00E4435E" w:rsidRDefault="00E4435E" w:rsidP="00E4435E">
      <w:pPr>
        <w:numPr>
          <w:ilvl w:val="0"/>
          <w:numId w:val="197"/>
        </w:numPr>
      </w:pPr>
      <w:r w:rsidRPr="00E4435E">
        <w:rPr>
          <w:b/>
          <w:bCs/>
        </w:rPr>
        <w:t>Кэш L2 (дисковый, быстрый):</w:t>
      </w:r>
    </w:p>
    <w:p w14:paraId="56C4CBE2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 xml:space="preserve">Назначение: превью изображений в сжатом формате, результаты </w:t>
      </w:r>
      <w:proofErr w:type="spellStart"/>
      <w:r w:rsidRPr="00E4435E">
        <w:t>парсинга</w:t>
      </w:r>
      <w:proofErr w:type="spellEnd"/>
      <w:r w:rsidRPr="00E4435E">
        <w:t xml:space="preserve">, кэш </w:t>
      </w:r>
      <w:proofErr w:type="spellStart"/>
      <w:r w:rsidRPr="00E4435E">
        <w:t>автодополнения</w:t>
      </w:r>
      <w:proofErr w:type="spellEnd"/>
      <w:r w:rsidRPr="00E4435E">
        <w:t xml:space="preserve"> тегов.</w:t>
      </w:r>
    </w:p>
    <w:p w14:paraId="56CE8420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>Лимит: один гигабайт по умолчанию, настраивается пользователем.</w:t>
      </w:r>
    </w:p>
    <w:p w14:paraId="4BAFB676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>Формат: оптимизированный для быстрого чтения (сжатие без потерь для метаданных, сжатие с потерями для превью).</w:t>
      </w:r>
    </w:p>
    <w:p w14:paraId="2EF7A9DB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>Стратегия вытеснения: комбинация LRU и частоты использования.</w:t>
      </w:r>
    </w:p>
    <w:p w14:paraId="6E3BF9FE" w14:textId="77777777" w:rsidR="00E4435E" w:rsidRPr="00E4435E" w:rsidRDefault="00E4435E" w:rsidP="00E4435E">
      <w:pPr>
        <w:numPr>
          <w:ilvl w:val="0"/>
          <w:numId w:val="197"/>
        </w:numPr>
      </w:pPr>
      <w:r w:rsidRPr="00E4435E">
        <w:rPr>
          <w:b/>
          <w:bCs/>
        </w:rPr>
        <w:t>Кэш L3 (дисковый, архивный):</w:t>
      </w:r>
    </w:p>
    <w:p w14:paraId="0DF27166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>Назначение: редко используемые превью, старые версии заметок, результаты внешних запросов.</w:t>
      </w:r>
    </w:p>
    <w:p w14:paraId="28F50DBA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>Лимит: пять гигабайт по умолчанию, настраивается пользователем.</w:t>
      </w:r>
    </w:p>
    <w:p w14:paraId="5C1C70D6" w14:textId="77777777" w:rsidR="00E4435E" w:rsidRPr="00E4435E" w:rsidRDefault="00E4435E" w:rsidP="00E4435E">
      <w:pPr>
        <w:numPr>
          <w:ilvl w:val="1"/>
          <w:numId w:val="197"/>
        </w:numPr>
      </w:pPr>
      <w:r w:rsidRPr="00E4435E">
        <w:t>Стратегия вытеснения: по сроку жизни (девяносто дней) или при нехватке места на диске.</w:t>
      </w:r>
    </w:p>
    <w:p w14:paraId="4A219A88" w14:textId="77777777" w:rsidR="00E4435E" w:rsidRPr="00E4435E" w:rsidRDefault="00E4435E" w:rsidP="00E4435E">
      <w:r w:rsidRPr="00E4435E">
        <w:rPr>
          <w:b/>
          <w:bCs/>
        </w:rPr>
        <w:t>Управление памятью в реальном времени:</w:t>
      </w:r>
    </w:p>
    <w:p w14:paraId="0632369D" w14:textId="77777777" w:rsidR="00E4435E" w:rsidRPr="00E4435E" w:rsidRDefault="00E4435E" w:rsidP="00E4435E">
      <w:pPr>
        <w:numPr>
          <w:ilvl w:val="0"/>
          <w:numId w:val="198"/>
        </w:numPr>
      </w:pPr>
      <w:r w:rsidRPr="00E4435E">
        <w:t>Мониторинг потребления памяти каждые пять секунд.</w:t>
      </w:r>
    </w:p>
    <w:p w14:paraId="4F65EB64" w14:textId="77777777" w:rsidR="00E4435E" w:rsidRPr="00E4435E" w:rsidRDefault="00E4435E" w:rsidP="00E4435E">
      <w:pPr>
        <w:numPr>
          <w:ilvl w:val="0"/>
          <w:numId w:val="198"/>
        </w:numPr>
      </w:pPr>
      <w:r w:rsidRPr="00E4435E">
        <w:t>При превышении восьмидесяти процентов от лимита: автоматическая очистка кэша L1, затем L2.</w:t>
      </w:r>
    </w:p>
    <w:p w14:paraId="14044AAD" w14:textId="77777777" w:rsidR="00E4435E" w:rsidRPr="00E4435E" w:rsidRDefault="00E4435E" w:rsidP="00E4435E">
      <w:pPr>
        <w:numPr>
          <w:ilvl w:val="0"/>
          <w:numId w:val="198"/>
        </w:numPr>
      </w:pPr>
      <w:r w:rsidRPr="00E4435E">
        <w:t>При превышении девяноста процентов: приостановка фоновых задач (сканирование, индексация), уведомление пользователя с предложением освободить место.</w:t>
      </w:r>
    </w:p>
    <w:p w14:paraId="03B17F2E" w14:textId="77777777" w:rsidR="00E4435E" w:rsidRPr="00E4435E" w:rsidRDefault="00E4435E" w:rsidP="00E4435E">
      <w:pPr>
        <w:numPr>
          <w:ilvl w:val="0"/>
          <w:numId w:val="198"/>
        </w:numPr>
      </w:pPr>
      <w:r w:rsidRPr="00E4435E">
        <w:t>Все операции очистки выполняются в фоновом потоке без блокировки интерфейса.</w:t>
      </w:r>
    </w:p>
    <w:p w14:paraId="4B68C141" w14:textId="77777777" w:rsidR="00E4435E" w:rsidRPr="00E4435E" w:rsidRDefault="00E4435E" w:rsidP="00E4435E">
      <w:r w:rsidRPr="00E4435E">
        <w:rPr>
          <w:b/>
          <w:bCs/>
        </w:rPr>
        <w:t>Оптимизация работы с изображениями:</w:t>
      </w:r>
    </w:p>
    <w:p w14:paraId="0CCAC7A3" w14:textId="77777777" w:rsidR="00E4435E" w:rsidRPr="00E4435E" w:rsidRDefault="00E4435E" w:rsidP="00E4435E">
      <w:pPr>
        <w:numPr>
          <w:ilvl w:val="0"/>
          <w:numId w:val="199"/>
        </w:numPr>
      </w:pPr>
      <w:r w:rsidRPr="00E4435E">
        <w:t>Превью генерируются асинхронно с приоритетом видимых элементов.</w:t>
      </w:r>
    </w:p>
    <w:p w14:paraId="5A5976B4" w14:textId="77777777" w:rsidR="00E4435E" w:rsidRPr="00E4435E" w:rsidRDefault="00E4435E" w:rsidP="00E4435E">
      <w:pPr>
        <w:numPr>
          <w:ilvl w:val="0"/>
          <w:numId w:val="199"/>
        </w:numPr>
      </w:pPr>
      <w:r w:rsidRPr="00E4435E">
        <w:t xml:space="preserve">При быстром </w:t>
      </w:r>
      <w:proofErr w:type="spellStart"/>
      <w:r w:rsidRPr="00E4435E">
        <w:t>скролле</w:t>
      </w:r>
      <w:proofErr w:type="spellEnd"/>
      <w:r w:rsidRPr="00E4435E">
        <w:t xml:space="preserve"> </w:t>
      </w:r>
      <w:proofErr w:type="spellStart"/>
      <w:r w:rsidRPr="00E4435E">
        <w:t>предзагрузка</w:t>
      </w:r>
      <w:proofErr w:type="spellEnd"/>
      <w:r w:rsidRPr="00E4435E">
        <w:t xml:space="preserve"> приостанавливается, ресурсы направляются на отрисовку видимых элементов.</w:t>
      </w:r>
    </w:p>
    <w:p w14:paraId="352BC3F6" w14:textId="77777777" w:rsidR="00E4435E" w:rsidRPr="00E4435E" w:rsidRDefault="00E4435E" w:rsidP="00E4435E">
      <w:pPr>
        <w:numPr>
          <w:ilvl w:val="0"/>
          <w:numId w:val="199"/>
        </w:numPr>
      </w:pPr>
      <w:r w:rsidRPr="00E4435E">
        <w:t xml:space="preserve">Декодирование изображений выполняется в изолированном потоке, результат передаётся в основной поток через </w:t>
      </w:r>
      <w:proofErr w:type="spellStart"/>
      <w:r w:rsidRPr="00E4435E">
        <w:t>сериализуемые</w:t>
      </w:r>
      <w:proofErr w:type="spellEnd"/>
      <w:r w:rsidRPr="00E4435E">
        <w:t xml:space="preserve"> данные.</w:t>
      </w:r>
    </w:p>
    <w:p w14:paraId="6B0995C6" w14:textId="77777777" w:rsidR="00E4435E" w:rsidRPr="00E4435E" w:rsidRDefault="00E4435E" w:rsidP="00E4435E">
      <w:pPr>
        <w:numPr>
          <w:ilvl w:val="0"/>
          <w:numId w:val="199"/>
        </w:numPr>
      </w:pPr>
      <w:r w:rsidRPr="00E4435E">
        <w:t>Повторные запросы к одному и тому же файлу используют кэш, даже если предыдущий запрос завершился ошибкой (ошибка кэшируется с таймаутом).</w:t>
      </w:r>
    </w:p>
    <w:p w14:paraId="69C3ABDD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12.5 Требования к тестированию и обеспечению качества</w:t>
      </w:r>
    </w:p>
    <w:p w14:paraId="12A51C86" w14:textId="77777777" w:rsidR="00E4435E" w:rsidRPr="00E4435E" w:rsidRDefault="00E4435E" w:rsidP="00E4435E">
      <w:r w:rsidRPr="00E4435E">
        <w:lastRenderedPageBreak/>
        <w:t>Качество приложения обеспечивается многоуровневой стратегией тестирования, охватывающей все аспекты функциональности, производительности и пользовательского опыта.</w:t>
      </w:r>
    </w:p>
    <w:p w14:paraId="6343EEFC" w14:textId="77777777" w:rsidR="00E4435E" w:rsidRPr="00E4435E" w:rsidRDefault="00E4435E" w:rsidP="00E4435E">
      <w:r w:rsidRPr="00E4435E">
        <w:rPr>
          <w:b/>
          <w:bCs/>
        </w:rPr>
        <w:t>Уровни тестирования:</w:t>
      </w:r>
    </w:p>
    <w:p w14:paraId="40341D20" w14:textId="77777777" w:rsidR="00E4435E" w:rsidRPr="00E4435E" w:rsidRDefault="00E4435E" w:rsidP="00E4435E">
      <w:pPr>
        <w:numPr>
          <w:ilvl w:val="0"/>
          <w:numId w:val="200"/>
        </w:numPr>
      </w:pPr>
      <w:r w:rsidRPr="00E4435E">
        <w:rPr>
          <w:b/>
          <w:bCs/>
        </w:rPr>
        <w:t>Модульные тесты:</w:t>
      </w:r>
    </w:p>
    <w:p w14:paraId="2A4E3DD3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Покрытие: все функции доменного слоя, репозитории, сервисы бизнес-логики.</w:t>
      </w:r>
    </w:p>
    <w:p w14:paraId="16A6A265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Цель: проверка корректности алгоритмов, обработки граничных условий, изоляции зависимостей.</w:t>
      </w:r>
    </w:p>
    <w:p w14:paraId="11B0AEE6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Требование: минимальное покрытие девяносто процентов, запуск при каждом коммите.</w:t>
      </w:r>
    </w:p>
    <w:p w14:paraId="4232557E" w14:textId="77777777" w:rsidR="00E4435E" w:rsidRPr="00E4435E" w:rsidRDefault="00E4435E" w:rsidP="00E4435E">
      <w:pPr>
        <w:numPr>
          <w:ilvl w:val="0"/>
          <w:numId w:val="200"/>
        </w:numPr>
      </w:pPr>
      <w:r w:rsidRPr="00E4435E">
        <w:rPr>
          <w:b/>
          <w:bCs/>
        </w:rPr>
        <w:t>Интеграционные тесты:</w:t>
      </w:r>
    </w:p>
    <w:p w14:paraId="2006957F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Покрытие: взаимодействие между слоями (репозиторий → домен → представление), работа с базой данных, синхронизация.</w:t>
      </w:r>
    </w:p>
    <w:p w14:paraId="37A1F0FE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Цель: проверка корректности передачи данных, обработки ошибок, атомарности транзакций.</w:t>
      </w:r>
    </w:p>
    <w:p w14:paraId="5AA72187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Требование: покрытие критических путей (импорт, тегирование, поиск, синхронизация), запуск перед релизом.</w:t>
      </w:r>
    </w:p>
    <w:p w14:paraId="58BE2F67" w14:textId="77777777" w:rsidR="00E4435E" w:rsidRPr="00E4435E" w:rsidRDefault="00E4435E" w:rsidP="00E4435E">
      <w:pPr>
        <w:numPr>
          <w:ilvl w:val="0"/>
          <w:numId w:val="200"/>
        </w:numPr>
      </w:pPr>
      <w:r w:rsidRPr="00E4435E">
        <w:rPr>
          <w:b/>
          <w:bCs/>
        </w:rPr>
        <w:t>Пользовательские тесты (интеграционные):</w:t>
      </w:r>
    </w:p>
    <w:p w14:paraId="132D69D2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Покрытие: полные сценарии использования (</w:t>
      </w:r>
      <w:proofErr w:type="spellStart"/>
      <w:r w:rsidRPr="00E4435E">
        <w:t>онбординг</w:t>
      </w:r>
      <w:proofErr w:type="spellEnd"/>
      <w:r w:rsidRPr="00E4435E">
        <w:t>, добавление тега, переключение режима, экспорт).</w:t>
      </w:r>
    </w:p>
    <w:p w14:paraId="50416A3D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Цель: проверка поведения приложения с точки зрения пользователя, включая анимации и отклик интерфейса.</w:t>
      </w:r>
    </w:p>
    <w:p w14:paraId="789594E7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Требование: автоматизация ключевых сценариев, ручное тестирование новых функций перед релизом.</w:t>
      </w:r>
    </w:p>
    <w:p w14:paraId="1D7E4D98" w14:textId="77777777" w:rsidR="00E4435E" w:rsidRPr="00E4435E" w:rsidRDefault="00E4435E" w:rsidP="00E4435E">
      <w:pPr>
        <w:numPr>
          <w:ilvl w:val="0"/>
          <w:numId w:val="200"/>
        </w:numPr>
      </w:pPr>
      <w:r w:rsidRPr="00E4435E">
        <w:rPr>
          <w:b/>
          <w:bCs/>
        </w:rPr>
        <w:t>Нагрузочные тесты:</w:t>
      </w:r>
    </w:p>
    <w:p w14:paraId="11737472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Сценарии: коллекция из пятидесяти тысяч файлов, одновременное применение нескольких фильтров, массовое тегирование.</w:t>
      </w:r>
    </w:p>
    <w:p w14:paraId="1547040C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Цель: проверка стабильности производительности, отсутствия утечек памяти, корректной работы виртуализации.</w:t>
      </w:r>
    </w:p>
    <w:p w14:paraId="6072F089" w14:textId="77777777" w:rsidR="00E4435E" w:rsidRPr="00E4435E" w:rsidRDefault="00E4435E" w:rsidP="00E4435E">
      <w:pPr>
        <w:numPr>
          <w:ilvl w:val="1"/>
          <w:numId w:val="200"/>
        </w:numPr>
      </w:pPr>
      <w:r w:rsidRPr="00E4435E">
        <w:t>Требование: запуск еженедельно, мониторинг метрик производительности.</w:t>
      </w:r>
    </w:p>
    <w:p w14:paraId="3482B01B" w14:textId="77777777" w:rsidR="00E4435E" w:rsidRPr="00E4435E" w:rsidRDefault="00E4435E" w:rsidP="00E4435E">
      <w:r w:rsidRPr="00E4435E">
        <w:rPr>
          <w:b/>
          <w:bCs/>
        </w:rPr>
        <w:t>Критерии приёмки функциональности:</w:t>
      </w:r>
    </w:p>
    <w:p w14:paraId="14AACAB6" w14:textId="77777777" w:rsidR="00E4435E" w:rsidRPr="00E4435E" w:rsidRDefault="00E4435E" w:rsidP="00E4435E">
      <w:pPr>
        <w:numPr>
          <w:ilvl w:val="0"/>
          <w:numId w:val="201"/>
        </w:numPr>
      </w:pPr>
      <w:r w:rsidRPr="00E4435E">
        <w:t>Функция считается готовой, если:</w:t>
      </w:r>
    </w:p>
    <w:p w14:paraId="772F65DB" w14:textId="77777777" w:rsidR="00E4435E" w:rsidRPr="00E4435E" w:rsidRDefault="00E4435E" w:rsidP="00E4435E">
      <w:pPr>
        <w:numPr>
          <w:ilvl w:val="1"/>
          <w:numId w:val="201"/>
        </w:numPr>
      </w:pPr>
      <w:r w:rsidRPr="00E4435E">
        <w:lastRenderedPageBreak/>
        <w:t>Все модульные и интеграционные тесты проходят.</w:t>
      </w:r>
    </w:p>
    <w:p w14:paraId="7063762C" w14:textId="77777777" w:rsidR="00E4435E" w:rsidRPr="00E4435E" w:rsidRDefault="00E4435E" w:rsidP="00E4435E">
      <w:pPr>
        <w:numPr>
          <w:ilvl w:val="1"/>
          <w:numId w:val="201"/>
        </w:numPr>
      </w:pPr>
      <w:r w:rsidRPr="00E4435E">
        <w:t>Производительность соответствует целевым метрикам.</w:t>
      </w:r>
    </w:p>
    <w:p w14:paraId="32B95A51" w14:textId="77777777" w:rsidR="00E4435E" w:rsidRPr="00E4435E" w:rsidRDefault="00E4435E" w:rsidP="00E4435E">
      <w:pPr>
        <w:numPr>
          <w:ilvl w:val="1"/>
          <w:numId w:val="201"/>
        </w:numPr>
      </w:pPr>
      <w:r w:rsidRPr="00E4435E">
        <w:t>Интерфейс соответствует дизайн-системе и требованиям доступности.</w:t>
      </w:r>
    </w:p>
    <w:p w14:paraId="0BCA914C" w14:textId="77777777" w:rsidR="00E4435E" w:rsidRPr="00E4435E" w:rsidRDefault="00E4435E" w:rsidP="00E4435E">
      <w:pPr>
        <w:numPr>
          <w:ilvl w:val="1"/>
          <w:numId w:val="201"/>
        </w:numPr>
      </w:pPr>
      <w:r w:rsidRPr="00E4435E">
        <w:t>Обработка ошибок реализована согласно протоколам.</w:t>
      </w:r>
    </w:p>
    <w:p w14:paraId="7534C91A" w14:textId="77777777" w:rsidR="00E4435E" w:rsidRPr="00E4435E" w:rsidRDefault="00E4435E" w:rsidP="00E4435E">
      <w:pPr>
        <w:numPr>
          <w:ilvl w:val="1"/>
          <w:numId w:val="201"/>
        </w:numPr>
      </w:pPr>
      <w:r w:rsidRPr="00E4435E">
        <w:t>Документация функции обновлена.</w:t>
      </w:r>
    </w:p>
    <w:p w14:paraId="0513E901" w14:textId="77777777" w:rsidR="00E4435E" w:rsidRPr="00E4435E" w:rsidRDefault="00E4435E" w:rsidP="00E4435E">
      <w:r w:rsidRPr="00E4435E">
        <w:rPr>
          <w:b/>
          <w:bCs/>
        </w:rPr>
        <w:t>Процесс контроля качества:</w:t>
      </w:r>
    </w:p>
    <w:p w14:paraId="67DE76E5" w14:textId="77777777" w:rsidR="00E4435E" w:rsidRPr="00E4435E" w:rsidRDefault="00E4435E" w:rsidP="00E4435E">
      <w:pPr>
        <w:numPr>
          <w:ilvl w:val="0"/>
          <w:numId w:val="202"/>
        </w:numPr>
      </w:pPr>
      <w:r w:rsidRPr="00E4435E">
        <w:t>Каждый пул-</w:t>
      </w:r>
      <w:proofErr w:type="spellStart"/>
      <w:r w:rsidRPr="00E4435E">
        <w:t>реквест</w:t>
      </w:r>
      <w:proofErr w:type="spellEnd"/>
      <w:r w:rsidRPr="00E4435E">
        <w:t xml:space="preserve"> проходит автоматическую проверку: форматирование кода, статический анализ, запуск тестов.</w:t>
      </w:r>
    </w:p>
    <w:p w14:paraId="5C841D7C" w14:textId="77777777" w:rsidR="00E4435E" w:rsidRPr="00E4435E" w:rsidRDefault="00E4435E" w:rsidP="00E4435E">
      <w:pPr>
        <w:numPr>
          <w:ilvl w:val="0"/>
          <w:numId w:val="202"/>
        </w:numPr>
      </w:pPr>
      <w:r w:rsidRPr="00E4435E">
        <w:t>Ревью кода обязательно для всех изменений: проверка архитектуры, читаемости, соответствия спецификации.</w:t>
      </w:r>
    </w:p>
    <w:p w14:paraId="536C0645" w14:textId="77777777" w:rsidR="00E4435E" w:rsidRPr="00E4435E" w:rsidRDefault="00E4435E" w:rsidP="00E4435E">
      <w:pPr>
        <w:numPr>
          <w:ilvl w:val="0"/>
          <w:numId w:val="202"/>
        </w:numPr>
      </w:pPr>
      <w:r w:rsidRPr="00E4435E">
        <w:t>Релиз-кандидат проходит ручное тестирование по чек-листу перед публикацией.</w:t>
      </w:r>
    </w:p>
    <w:p w14:paraId="7239784E" w14:textId="77777777" w:rsidR="00E4435E" w:rsidRPr="00E4435E" w:rsidRDefault="00E4435E" w:rsidP="00E4435E">
      <w:pPr>
        <w:numPr>
          <w:ilvl w:val="0"/>
          <w:numId w:val="202"/>
        </w:numPr>
      </w:pPr>
      <w:r w:rsidRPr="00E4435E">
        <w:t>После релиза: мониторинг ошибок в реальном времени, сбор обратной связи, планирование исправлений.</w:t>
      </w:r>
    </w:p>
    <w:p w14:paraId="21C9301D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12.6 Аппаратные и системные требования</w:t>
      </w:r>
    </w:p>
    <w:p w14:paraId="3E47920A" w14:textId="77777777" w:rsidR="00E4435E" w:rsidRPr="00E4435E" w:rsidRDefault="00E4435E" w:rsidP="00E4435E">
      <w:r w:rsidRPr="00E4435E">
        <w:t>Приложение проектируется для работы на широком спектре конфигураций, с чётким разделением минимальных и рекомендуемых требований.</w:t>
      </w:r>
    </w:p>
    <w:p w14:paraId="5ABA6ABD" w14:textId="77777777" w:rsidR="00E4435E" w:rsidRPr="00E4435E" w:rsidRDefault="00E4435E" w:rsidP="00E4435E">
      <w:r w:rsidRPr="00E4435E">
        <w:rPr>
          <w:b/>
          <w:bCs/>
        </w:rPr>
        <w:t>Минимальные требования (базовая функциональность):</w:t>
      </w:r>
    </w:p>
    <w:p w14:paraId="3C9DBE16" w14:textId="77777777" w:rsidR="00E4435E" w:rsidRPr="00E4435E" w:rsidRDefault="00E4435E" w:rsidP="00E4435E">
      <w:pPr>
        <w:numPr>
          <w:ilvl w:val="0"/>
          <w:numId w:val="203"/>
        </w:numPr>
      </w:pPr>
      <w:r w:rsidRPr="00E4435E">
        <w:t>Операционная система: шестьдесят четыре бита.</w:t>
      </w:r>
    </w:p>
    <w:p w14:paraId="0A921B47" w14:textId="77777777" w:rsidR="00E4435E" w:rsidRPr="00E4435E" w:rsidRDefault="00E4435E" w:rsidP="00E4435E">
      <w:pPr>
        <w:numPr>
          <w:ilvl w:val="0"/>
          <w:numId w:val="203"/>
        </w:numPr>
      </w:pPr>
      <w:r w:rsidRPr="00E4435E">
        <w:t>Процессор: двухъядерный, два гигагерца.</w:t>
      </w:r>
    </w:p>
    <w:p w14:paraId="222D18A2" w14:textId="77777777" w:rsidR="00E4435E" w:rsidRPr="00E4435E" w:rsidRDefault="00E4435E" w:rsidP="00E4435E">
      <w:pPr>
        <w:numPr>
          <w:ilvl w:val="0"/>
          <w:numId w:val="203"/>
        </w:numPr>
      </w:pPr>
      <w:r w:rsidRPr="00E4435E">
        <w:t>Оперативная память: четыре гигабайта.</w:t>
      </w:r>
    </w:p>
    <w:p w14:paraId="3716CE47" w14:textId="77777777" w:rsidR="00E4435E" w:rsidRPr="00E4435E" w:rsidRDefault="00E4435E" w:rsidP="00E4435E">
      <w:pPr>
        <w:numPr>
          <w:ilvl w:val="0"/>
          <w:numId w:val="203"/>
        </w:numPr>
      </w:pPr>
      <w:r w:rsidRPr="00E4435E">
        <w:t>Накопитель: жёсткий диск, пять гигабайт свободного места.</w:t>
      </w:r>
    </w:p>
    <w:p w14:paraId="00F441F4" w14:textId="77777777" w:rsidR="00E4435E" w:rsidRPr="00E4435E" w:rsidRDefault="00E4435E" w:rsidP="00E4435E">
      <w:pPr>
        <w:numPr>
          <w:ilvl w:val="0"/>
          <w:numId w:val="203"/>
        </w:numPr>
      </w:pPr>
      <w:r w:rsidRPr="00E4435E">
        <w:t>Разрешение экрана: тысяча триста шестьдесят на семьсот шестьдесят восемь пикселей.</w:t>
      </w:r>
    </w:p>
    <w:p w14:paraId="3592DE0C" w14:textId="77777777" w:rsidR="00E4435E" w:rsidRPr="00E4435E" w:rsidRDefault="00E4435E" w:rsidP="00E4435E">
      <w:pPr>
        <w:numPr>
          <w:ilvl w:val="0"/>
          <w:numId w:val="203"/>
        </w:numPr>
      </w:pPr>
      <w:r w:rsidRPr="00E4435E">
        <w:t>Сеть: не требуется для базовой работы, требуется для синхронизации и внешних сервисов.</w:t>
      </w:r>
    </w:p>
    <w:p w14:paraId="5E5D32DF" w14:textId="77777777" w:rsidR="00E4435E" w:rsidRPr="00E4435E" w:rsidRDefault="00E4435E" w:rsidP="00E4435E">
      <w:r w:rsidRPr="00E4435E">
        <w:rPr>
          <w:b/>
          <w:bCs/>
        </w:rPr>
        <w:t>Рекомендуемые требования (полная функциональность, высокая производительность):</w:t>
      </w:r>
    </w:p>
    <w:p w14:paraId="38758960" w14:textId="77777777" w:rsidR="00E4435E" w:rsidRPr="00E4435E" w:rsidRDefault="00E4435E" w:rsidP="00E4435E">
      <w:pPr>
        <w:numPr>
          <w:ilvl w:val="0"/>
          <w:numId w:val="204"/>
        </w:numPr>
      </w:pPr>
      <w:r w:rsidRPr="00E4435E">
        <w:t>Операционная система: шестьдесят четыре бита, последняя стабильная версия.</w:t>
      </w:r>
    </w:p>
    <w:p w14:paraId="10240517" w14:textId="77777777" w:rsidR="00E4435E" w:rsidRPr="00E4435E" w:rsidRDefault="00E4435E" w:rsidP="00E4435E">
      <w:pPr>
        <w:numPr>
          <w:ilvl w:val="0"/>
          <w:numId w:val="204"/>
        </w:numPr>
      </w:pPr>
      <w:r w:rsidRPr="00E4435E">
        <w:t>Процессор: четырёхъядерный, два целых пять гигагерца или выше.</w:t>
      </w:r>
    </w:p>
    <w:p w14:paraId="50E3F555" w14:textId="77777777" w:rsidR="00E4435E" w:rsidRPr="00E4435E" w:rsidRDefault="00E4435E" w:rsidP="00E4435E">
      <w:pPr>
        <w:numPr>
          <w:ilvl w:val="0"/>
          <w:numId w:val="204"/>
        </w:numPr>
      </w:pPr>
      <w:r w:rsidRPr="00E4435E">
        <w:t>Оперативная память: шестнадцать гигабайт или выше.</w:t>
      </w:r>
    </w:p>
    <w:p w14:paraId="54479DA3" w14:textId="77777777" w:rsidR="00E4435E" w:rsidRPr="00E4435E" w:rsidRDefault="00E4435E" w:rsidP="00E4435E">
      <w:pPr>
        <w:numPr>
          <w:ilvl w:val="0"/>
          <w:numId w:val="204"/>
        </w:numPr>
      </w:pPr>
      <w:r w:rsidRPr="00E4435E">
        <w:lastRenderedPageBreak/>
        <w:t>Накопитель: твердотельный накопитель, двадцать гигабайт свободного места.</w:t>
      </w:r>
    </w:p>
    <w:p w14:paraId="5A77554C" w14:textId="77777777" w:rsidR="00E4435E" w:rsidRPr="00E4435E" w:rsidRDefault="00E4435E" w:rsidP="00E4435E">
      <w:pPr>
        <w:numPr>
          <w:ilvl w:val="0"/>
          <w:numId w:val="204"/>
        </w:numPr>
      </w:pPr>
      <w:r w:rsidRPr="00E4435E">
        <w:t xml:space="preserve">Разрешение экрана: тысяча девятьсот двадцать </w:t>
      </w:r>
      <w:proofErr w:type="gramStart"/>
      <w:r w:rsidRPr="00E4435E">
        <w:t>на тысяча</w:t>
      </w:r>
      <w:proofErr w:type="gramEnd"/>
      <w:r w:rsidRPr="00E4435E">
        <w:t xml:space="preserve"> восемьдесят пикселей или выше.</w:t>
      </w:r>
    </w:p>
    <w:p w14:paraId="2F1031B5" w14:textId="77777777" w:rsidR="00E4435E" w:rsidRPr="00E4435E" w:rsidRDefault="00E4435E" w:rsidP="00E4435E">
      <w:pPr>
        <w:numPr>
          <w:ilvl w:val="0"/>
          <w:numId w:val="204"/>
        </w:numPr>
      </w:pPr>
      <w:r w:rsidRPr="00E4435E">
        <w:t>Сеть: стабильное подключение для синхронизации и интеллектуальных функций.</w:t>
      </w:r>
    </w:p>
    <w:p w14:paraId="1B4FB237" w14:textId="77777777" w:rsidR="00E4435E" w:rsidRPr="00E4435E" w:rsidRDefault="00E4435E" w:rsidP="00E4435E">
      <w:r w:rsidRPr="00E4435E">
        <w:rPr>
          <w:b/>
          <w:bCs/>
        </w:rPr>
        <w:t>Особенности поддержки платформ:</w:t>
      </w:r>
    </w:p>
    <w:p w14:paraId="5B74AA11" w14:textId="77777777" w:rsidR="00E4435E" w:rsidRPr="00E4435E" w:rsidRDefault="00E4435E" w:rsidP="00E4435E">
      <w:pPr>
        <w:numPr>
          <w:ilvl w:val="0"/>
          <w:numId w:val="205"/>
        </w:numPr>
      </w:pPr>
      <w:r w:rsidRPr="00E4435E">
        <w:t>Приложение разрабатывается для операционной системы, но архитектура позволяет портирование на другие платформы.</w:t>
      </w:r>
    </w:p>
    <w:p w14:paraId="25AD2FF6" w14:textId="77777777" w:rsidR="00E4435E" w:rsidRPr="00E4435E" w:rsidRDefault="00E4435E" w:rsidP="00E4435E">
      <w:pPr>
        <w:numPr>
          <w:ilvl w:val="0"/>
          <w:numId w:val="205"/>
        </w:numPr>
      </w:pPr>
      <w:r w:rsidRPr="00E4435E">
        <w:t>Все платформенно-специфичные функции (выбор файлов, уведомления, хранилище учётных данных) инкапсулированы в абстракциях.</w:t>
      </w:r>
    </w:p>
    <w:p w14:paraId="0015A56C" w14:textId="77777777" w:rsidR="00E4435E" w:rsidRPr="00E4435E" w:rsidRDefault="00E4435E" w:rsidP="00E4435E">
      <w:pPr>
        <w:numPr>
          <w:ilvl w:val="0"/>
          <w:numId w:val="205"/>
        </w:numPr>
      </w:pPr>
      <w:r w:rsidRPr="00E4435E">
        <w:t>Интерфейс адаптируется под разные размеры экранов и плотности пикселей.</w:t>
      </w:r>
    </w:p>
    <w:p w14:paraId="5977C46C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12.7 Мониторинг и аналитика в реальном времени</w:t>
      </w:r>
    </w:p>
    <w:p w14:paraId="62B7592C" w14:textId="77777777" w:rsidR="00E4435E" w:rsidRPr="00E4435E" w:rsidRDefault="00E4435E" w:rsidP="00E4435E">
      <w:r w:rsidRPr="00E4435E">
        <w:t>Для обеспечения стабильности и улучшения пользовательского опыта приложение включает систему мониторинга, работающую с соблюдением приватности.</w:t>
      </w:r>
    </w:p>
    <w:p w14:paraId="2EE4D0B7" w14:textId="77777777" w:rsidR="00E4435E" w:rsidRPr="00E4435E" w:rsidRDefault="00E4435E" w:rsidP="00E4435E">
      <w:r w:rsidRPr="00E4435E">
        <w:rPr>
          <w:b/>
          <w:bCs/>
        </w:rPr>
        <w:t>Метрики для мониторинга:</w:t>
      </w:r>
    </w:p>
    <w:p w14:paraId="1B27CD41" w14:textId="77777777" w:rsidR="00E4435E" w:rsidRPr="00E4435E" w:rsidRDefault="00E4435E" w:rsidP="00E4435E">
      <w:pPr>
        <w:numPr>
          <w:ilvl w:val="0"/>
          <w:numId w:val="206"/>
        </w:numPr>
      </w:pPr>
      <w:r w:rsidRPr="00E4435E">
        <w:t>Производительность: частота кадров, время отклика, потребление памяти, загрузка процессора.</w:t>
      </w:r>
    </w:p>
    <w:p w14:paraId="60FA091C" w14:textId="77777777" w:rsidR="00E4435E" w:rsidRPr="00E4435E" w:rsidRDefault="00E4435E" w:rsidP="00E4435E">
      <w:pPr>
        <w:numPr>
          <w:ilvl w:val="0"/>
          <w:numId w:val="206"/>
        </w:numPr>
      </w:pPr>
      <w:r w:rsidRPr="00E4435E">
        <w:t>Надёжность: количество ошибок по типам, частота сбоев, время восстановления.</w:t>
      </w:r>
    </w:p>
    <w:p w14:paraId="733C507C" w14:textId="77777777" w:rsidR="00E4435E" w:rsidRPr="00E4435E" w:rsidRDefault="00E4435E" w:rsidP="00E4435E">
      <w:pPr>
        <w:numPr>
          <w:ilvl w:val="0"/>
          <w:numId w:val="206"/>
        </w:numPr>
      </w:pPr>
      <w:r w:rsidRPr="00E4435E">
        <w:t>Использование: популярные функции, среднее время сессии, точки выхода из приложения.</w:t>
      </w:r>
    </w:p>
    <w:p w14:paraId="6BE892AA" w14:textId="77777777" w:rsidR="00E4435E" w:rsidRPr="00E4435E" w:rsidRDefault="00E4435E" w:rsidP="00E4435E">
      <w:pPr>
        <w:numPr>
          <w:ilvl w:val="0"/>
          <w:numId w:val="206"/>
        </w:numPr>
      </w:pPr>
      <w:r w:rsidRPr="00E4435E">
        <w:t xml:space="preserve">Пользовательский опыт: время до первого действия, частота использования подсказок, успешность </w:t>
      </w:r>
      <w:proofErr w:type="spellStart"/>
      <w:r w:rsidRPr="00E4435E">
        <w:t>онбординга</w:t>
      </w:r>
      <w:proofErr w:type="spellEnd"/>
      <w:r w:rsidRPr="00E4435E">
        <w:t>.</w:t>
      </w:r>
    </w:p>
    <w:p w14:paraId="544F7A12" w14:textId="77777777" w:rsidR="00E4435E" w:rsidRPr="00E4435E" w:rsidRDefault="00E4435E" w:rsidP="00E4435E">
      <w:r w:rsidRPr="00E4435E">
        <w:rPr>
          <w:b/>
          <w:bCs/>
        </w:rPr>
        <w:t>Принципы сбора данных:</w:t>
      </w:r>
    </w:p>
    <w:p w14:paraId="080AD730" w14:textId="77777777" w:rsidR="00E4435E" w:rsidRPr="00E4435E" w:rsidRDefault="00E4435E" w:rsidP="00E4435E">
      <w:pPr>
        <w:numPr>
          <w:ilvl w:val="0"/>
          <w:numId w:val="207"/>
        </w:numPr>
      </w:pPr>
      <w:r w:rsidRPr="00E4435E">
        <w:t>Все данные анонимизируются: удаляются идентификаторы пользователя, пути к файлам, персональный контент.</w:t>
      </w:r>
    </w:p>
    <w:p w14:paraId="22EE0D54" w14:textId="77777777" w:rsidR="00E4435E" w:rsidRPr="00E4435E" w:rsidRDefault="00E4435E" w:rsidP="00E4435E">
      <w:pPr>
        <w:numPr>
          <w:ilvl w:val="0"/>
          <w:numId w:val="207"/>
        </w:numPr>
      </w:pPr>
      <w:r w:rsidRPr="00E4435E">
        <w:t>Сбор данных отключаем: пользователь может отключить аналитику в настройках.</w:t>
      </w:r>
    </w:p>
    <w:p w14:paraId="21820E88" w14:textId="77777777" w:rsidR="00E4435E" w:rsidRPr="00E4435E" w:rsidRDefault="00E4435E" w:rsidP="00E4435E">
      <w:pPr>
        <w:numPr>
          <w:ilvl w:val="0"/>
          <w:numId w:val="207"/>
        </w:numPr>
      </w:pPr>
      <w:r w:rsidRPr="00E4435E">
        <w:t>Данные передаются только с согласия пользователя и шифруются при передаче.</w:t>
      </w:r>
    </w:p>
    <w:p w14:paraId="15744808" w14:textId="77777777" w:rsidR="00E4435E" w:rsidRPr="00E4435E" w:rsidRDefault="00E4435E" w:rsidP="00E4435E">
      <w:pPr>
        <w:numPr>
          <w:ilvl w:val="0"/>
          <w:numId w:val="207"/>
        </w:numPr>
      </w:pPr>
      <w:r w:rsidRPr="00E4435E">
        <w:t>Хранение данных: агрегированные метрики хранятся девяносто дней, детальные логи — тридцать дней.</w:t>
      </w:r>
    </w:p>
    <w:p w14:paraId="28FC1F78" w14:textId="77777777" w:rsidR="00E4435E" w:rsidRPr="00E4435E" w:rsidRDefault="00E4435E" w:rsidP="00E4435E">
      <w:r w:rsidRPr="00E4435E">
        <w:rPr>
          <w:b/>
          <w:bCs/>
        </w:rPr>
        <w:t>Использование данных для улучшения:</w:t>
      </w:r>
    </w:p>
    <w:p w14:paraId="6B4FF9C9" w14:textId="77777777" w:rsidR="00E4435E" w:rsidRPr="00E4435E" w:rsidRDefault="00E4435E" w:rsidP="00E4435E">
      <w:pPr>
        <w:numPr>
          <w:ilvl w:val="0"/>
          <w:numId w:val="208"/>
        </w:numPr>
      </w:pPr>
      <w:r w:rsidRPr="00E4435E">
        <w:lastRenderedPageBreak/>
        <w:t>Автоматическое обнаружение аномалий: резкий рост ошибок, падение производительности.</w:t>
      </w:r>
    </w:p>
    <w:p w14:paraId="762E80E3" w14:textId="77777777" w:rsidR="00E4435E" w:rsidRPr="00E4435E" w:rsidRDefault="00E4435E" w:rsidP="00E4435E">
      <w:pPr>
        <w:numPr>
          <w:ilvl w:val="0"/>
          <w:numId w:val="208"/>
        </w:numPr>
      </w:pPr>
      <w:r w:rsidRPr="00E4435E">
        <w:t xml:space="preserve">Выявление проблемных сценариев: функции с низким показателем успешности, шаги </w:t>
      </w:r>
      <w:proofErr w:type="spellStart"/>
      <w:r w:rsidRPr="00E4435E">
        <w:t>онбординга</w:t>
      </w:r>
      <w:proofErr w:type="spellEnd"/>
      <w:r w:rsidRPr="00E4435E">
        <w:t xml:space="preserve"> с высоким оттоком.</w:t>
      </w:r>
    </w:p>
    <w:p w14:paraId="711381D1" w14:textId="77777777" w:rsidR="00E4435E" w:rsidRPr="00E4435E" w:rsidRDefault="00E4435E" w:rsidP="00E4435E">
      <w:pPr>
        <w:numPr>
          <w:ilvl w:val="0"/>
          <w:numId w:val="208"/>
        </w:numPr>
      </w:pPr>
      <w:proofErr w:type="spellStart"/>
      <w:r w:rsidRPr="00E4435E">
        <w:t>Приоритизация</w:t>
      </w:r>
      <w:proofErr w:type="spellEnd"/>
      <w:r w:rsidRPr="00E4435E">
        <w:t xml:space="preserve"> исправлений: на основе частоты ошибок и влияния на пользовательский опыт.</w:t>
      </w:r>
    </w:p>
    <w:p w14:paraId="14682AC9" w14:textId="77777777" w:rsidR="00E4435E" w:rsidRPr="00E4435E" w:rsidRDefault="00E4435E" w:rsidP="00E4435E">
      <w:pPr>
        <w:numPr>
          <w:ilvl w:val="0"/>
          <w:numId w:val="208"/>
        </w:numPr>
      </w:pPr>
      <w:r w:rsidRPr="00E4435E">
        <w:t>Обратная связь с пользователем: при обнаружении критической ошибки — предложение отправить отчёт с контекстом.</w:t>
      </w:r>
    </w:p>
    <w:p w14:paraId="7B3E1E3C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12.8 Жёсткие правила генерации кода (Производительность и надёжность)</w:t>
      </w:r>
    </w:p>
    <w:p w14:paraId="191ACD00" w14:textId="77777777" w:rsidR="00E4435E" w:rsidRPr="00E4435E" w:rsidRDefault="00E4435E" w:rsidP="00E4435E">
      <w:r w:rsidRPr="00E4435E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34372D60" w14:textId="77777777" w:rsidR="00E4435E" w:rsidRPr="00E4435E" w:rsidRDefault="00E4435E" w:rsidP="00E4435E">
      <w:pPr>
        <w:numPr>
          <w:ilvl w:val="0"/>
          <w:numId w:val="209"/>
        </w:numPr>
      </w:pPr>
      <w:r w:rsidRPr="00E4435E">
        <w:rPr>
          <w:b/>
          <w:bCs/>
        </w:rPr>
        <w:t>Запрет блокировки пользовательского потока.</w:t>
      </w:r>
      <w:r w:rsidRPr="00E4435E">
        <w:t xml:space="preserve"> Все операции ввода-вывода, вычисления и сетевые запросы выполняются в асинхронных задачах или изолированных потоках. Пользовательский поток отвечает только за отрисовку и обработку ввода.</w:t>
      </w:r>
    </w:p>
    <w:p w14:paraId="43D49471" w14:textId="77777777" w:rsidR="00E4435E" w:rsidRPr="00E4435E" w:rsidRDefault="00E4435E" w:rsidP="00E4435E">
      <w:pPr>
        <w:numPr>
          <w:ilvl w:val="0"/>
          <w:numId w:val="209"/>
        </w:numPr>
      </w:pPr>
      <w:r w:rsidRPr="00E4435E">
        <w:rPr>
          <w:b/>
          <w:bCs/>
        </w:rPr>
        <w:t>Обязательная обработка ошибок на границе модуля.</w:t>
      </w:r>
      <w:r w:rsidRPr="00E4435E">
        <w:t xml:space="preserve"> Каждая функция, выполняющая операцию с побочными эффектами, должна возвращать результат в виде описательного типа, а не выбрасывать исключения. Обработка ошибок происходит на уровне вызывающего кода.</w:t>
      </w:r>
    </w:p>
    <w:p w14:paraId="4D4F815A" w14:textId="77777777" w:rsidR="00E4435E" w:rsidRPr="00E4435E" w:rsidRDefault="00E4435E" w:rsidP="00E4435E">
      <w:pPr>
        <w:numPr>
          <w:ilvl w:val="0"/>
          <w:numId w:val="209"/>
        </w:numPr>
      </w:pPr>
      <w:r w:rsidRPr="00E4435E">
        <w:rPr>
          <w:b/>
          <w:bCs/>
        </w:rPr>
        <w:t>Кэширование с явными стратегиями.</w:t>
      </w:r>
      <w:r w:rsidRPr="00E4435E">
        <w:t xml:space="preserve"> Все кэши должны иметь чётко определённые лимиты размера, стратегии вытеснения и правила </w:t>
      </w:r>
      <w:proofErr w:type="spellStart"/>
      <w:r w:rsidRPr="00E4435E">
        <w:t>инвалидации</w:t>
      </w:r>
      <w:proofErr w:type="spellEnd"/>
      <w:r w:rsidRPr="00E4435E">
        <w:t>. Использование кэша без лимитов запрещено.</w:t>
      </w:r>
    </w:p>
    <w:p w14:paraId="7E222C6A" w14:textId="77777777" w:rsidR="00E4435E" w:rsidRPr="00E4435E" w:rsidRDefault="00E4435E" w:rsidP="00E4435E">
      <w:pPr>
        <w:numPr>
          <w:ilvl w:val="0"/>
          <w:numId w:val="209"/>
        </w:numPr>
      </w:pPr>
      <w:r w:rsidRPr="00E4435E">
        <w:rPr>
          <w:b/>
          <w:bCs/>
        </w:rPr>
        <w:t>Виртуализация для любых списков.</w:t>
      </w:r>
      <w:r w:rsidRPr="00E4435E">
        <w:t xml:space="preserve"> Отображение коллекций более пятидесяти элементов должно использовать виртуализацию. Рендеринг только видимых элементов + буфер. Запрещено создавать виджеты для всех элементов коллекции одновременно.</w:t>
      </w:r>
    </w:p>
    <w:p w14:paraId="000ECCBB" w14:textId="77777777" w:rsidR="00E4435E" w:rsidRPr="00E4435E" w:rsidRDefault="00E4435E" w:rsidP="00E4435E">
      <w:pPr>
        <w:numPr>
          <w:ilvl w:val="0"/>
          <w:numId w:val="209"/>
        </w:numPr>
      </w:pPr>
      <w:r w:rsidRPr="00E4435E">
        <w:rPr>
          <w:b/>
          <w:bCs/>
        </w:rPr>
        <w:t>Реактивное обновление без избыточных перерисовок.</w:t>
      </w:r>
      <w:r w:rsidRPr="00E4435E">
        <w:t xml:space="preserve"> Изменение состояния должно вызывать перерисовку только затронутых поддеревьев интерфейса. Использование глобальных перерисовок запрещено.</w:t>
      </w:r>
    </w:p>
    <w:p w14:paraId="52D0DCE7" w14:textId="77777777" w:rsidR="00E4435E" w:rsidRPr="00E4435E" w:rsidRDefault="00E4435E" w:rsidP="00E4435E">
      <w:pPr>
        <w:numPr>
          <w:ilvl w:val="0"/>
          <w:numId w:val="209"/>
        </w:numPr>
      </w:pPr>
      <w:r w:rsidRPr="00E4435E">
        <w:rPr>
          <w:b/>
          <w:bCs/>
        </w:rPr>
        <w:t>Мониторинг производительности в режиме разработки.</w:t>
      </w:r>
      <w:r w:rsidRPr="00E4435E">
        <w:t xml:space="preserve"> В режиме разработки должны быть доступны инструменты профилирования: счётчик кадров, время выполнения операций, потребление памяти. Эти инструменты не должны влиять на производительность в </w:t>
      </w:r>
      <w:proofErr w:type="spellStart"/>
      <w:r w:rsidRPr="00E4435E">
        <w:t>релизной</w:t>
      </w:r>
      <w:proofErr w:type="spellEnd"/>
      <w:r w:rsidRPr="00E4435E">
        <w:t xml:space="preserve"> сборке.</w:t>
      </w:r>
    </w:p>
    <w:p w14:paraId="31B761E3" w14:textId="77777777" w:rsidR="00E4435E" w:rsidRPr="00E4435E" w:rsidRDefault="00E4435E" w:rsidP="00E4435E">
      <w:pPr>
        <w:numPr>
          <w:ilvl w:val="0"/>
          <w:numId w:val="209"/>
        </w:numPr>
      </w:pPr>
      <w:r w:rsidRPr="00E4435E">
        <w:rPr>
          <w:b/>
          <w:bCs/>
        </w:rPr>
        <w:t>Тестируемость как требование архитектуры.</w:t>
      </w:r>
      <w:r w:rsidRPr="00E4435E">
        <w:t xml:space="preserve"> Каждый модуль должен быть спроектирован так, чтобы его можно было протестировать изолированно. Зависимости инжектируются через интерфейсы, что позволяет подменять реализации в тестах.</w:t>
      </w:r>
    </w:p>
    <w:p w14:paraId="63330C04" w14:textId="77777777" w:rsidR="00E4435E" w:rsidRPr="00E4435E" w:rsidRDefault="00E4435E" w:rsidP="00E4435E">
      <w:pPr>
        <w:numPr>
          <w:ilvl w:val="0"/>
          <w:numId w:val="209"/>
        </w:numPr>
      </w:pPr>
      <w:r w:rsidRPr="00E4435E">
        <w:rPr>
          <w:b/>
          <w:bCs/>
        </w:rPr>
        <w:lastRenderedPageBreak/>
        <w:t>Документирование сложных алгоритмов.</w:t>
      </w:r>
      <w:r w:rsidRPr="00E4435E">
        <w:t xml:space="preserve"> Любая неочевидная логика (алгоритм слияния, стратегия кэширования, обработка конфликтов) должна сопровождаться комментариями, объясняющими намерение и ограничения.</w:t>
      </w:r>
    </w:p>
    <w:p w14:paraId="5621A60C" w14:textId="77777777" w:rsidR="003853F8" w:rsidRDefault="003853F8"/>
    <w:p w14:paraId="02389B80" w14:textId="77777777" w:rsidR="00E4435E" w:rsidRDefault="00E4435E"/>
    <w:p w14:paraId="0EA313F7" w14:textId="77777777" w:rsidR="00E4435E" w:rsidRPr="00E4435E" w:rsidRDefault="00E4435E" w:rsidP="00E4435E">
      <w:pPr>
        <w:rPr>
          <w:b/>
          <w:bCs/>
        </w:rPr>
      </w:pPr>
      <w:r w:rsidRPr="00E4435E">
        <w:rPr>
          <w:rFonts w:ascii="Segoe UI Emoji" w:hAnsi="Segoe UI Emoji" w:cs="Segoe UI Emoji"/>
          <w:b/>
          <w:bCs/>
        </w:rPr>
        <w:t>📘</w:t>
      </w:r>
      <w:r w:rsidRPr="00E4435E">
        <w:rPr>
          <w:b/>
          <w:bCs/>
        </w:rPr>
        <w:t xml:space="preserve"> РАЗДЕЛ 13: ТЕСТИРОВАНИЕ, КОНТРОЛЬ КАЧЕСТВА И ПРОЦЕССЫ РАЗРАБОТКИ</w:t>
      </w:r>
    </w:p>
    <w:p w14:paraId="2141AAA6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13.1 Философия качества: «Проверено до того, как увидит пользователь»</w:t>
      </w:r>
    </w:p>
    <w:p w14:paraId="6F3C5375" w14:textId="77777777" w:rsidR="00E4435E" w:rsidRPr="00E4435E" w:rsidRDefault="00E4435E" w:rsidP="00E4435E">
      <w:r w:rsidRPr="00E4435E">
        <w:t>Качество в GlubLink — это не этап перед релизом, а непрерывный процесс, встроенный в каждый цикл разработки. Приложение проектируется так, чтобы каждая функция проходила многоуровневую проверку до того, как станет доступна пользователю.</w:t>
      </w:r>
    </w:p>
    <w:p w14:paraId="785A8F56" w14:textId="77777777" w:rsidR="00E4435E" w:rsidRPr="00E4435E" w:rsidRDefault="00E4435E" w:rsidP="00E4435E">
      <w:r w:rsidRPr="00E4435E">
        <w:rPr>
          <w:b/>
          <w:bCs/>
        </w:rPr>
        <w:t>Жёсткие мандаты:</w:t>
      </w:r>
    </w:p>
    <w:p w14:paraId="4539BC5F" w14:textId="77777777" w:rsidR="00E4435E" w:rsidRPr="00E4435E" w:rsidRDefault="00E4435E" w:rsidP="00E4435E">
      <w:pPr>
        <w:numPr>
          <w:ilvl w:val="0"/>
          <w:numId w:val="210"/>
        </w:numPr>
      </w:pPr>
      <w:r w:rsidRPr="00E4435E">
        <w:rPr>
          <w:b/>
          <w:bCs/>
        </w:rPr>
        <w:t>Тестирование как часть определения готовности.</w:t>
      </w:r>
      <w:r w:rsidRPr="00E4435E">
        <w:t xml:space="preserve"> Функция не считается завершённой, пока не покрыта соответствующими тестами и не прошла проверку на соответствие стандартам доступности и производительности.</w:t>
      </w:r>
    </w:p>
    <w:p w14:paraId="52FC522A" w14:textId="77777777" w:rsidR="00E4435E" w:rsidRPr="00E4435E" w:rsidRDefault="00E4435E" w:rsidP="00E4435E">
      <w:pPr>
        <w:numPr>
          <w:ilvl w:val="0"/>
          <w:numId w:val="210"/>
        </w:numPr>
      </w:pPr>
      <w:r w:rsidRPr="00E4435E">
        <w:rPr>
          <w:b/>
          <w:bCs/>
        </w:rPr>
        <w:t>Автоматизация рутинных проверок.</w:t>
      </w:r>
      <w:r w:rsidRPr="00E4435E">
        <w:t xml:space="preserve"> Все повторяющиеся проверки (контрастность, семантика, форматирование) выполняются автоматически, освобождая время разработчиков для сложных сценариев.</w:t>
      </w:r>
    </w:p>
    <w:p w14:paraId="34E9044D" w14:textId="77777777" w:rsidR="00E4435E" w:rsidRPr="00E4435E" w:rsidRDefault="00E4435E" w:rsidP="00E4435E">
      <w:pPr>
        <w:numPr>
          <w:ilvl w:val="0"/>
          <w:numId w:val="210"/>
        </w:numPr>
      </w:pPr>
      <w:r w:rsidRPr="00E4435E">
        <w:rPr>
          <w:b/>
          <w:bCs/>
        </w:rPr>
        <w:t>Регрессионная защита.</w:t>
      </w:r>
      <w:r w:rsidRPr="00E4435E">
        <w:t xml:space="preserve"> Каждое исправление ошибки сопровождается тестом, гарантирующим, что проблема не вернётся в будущих версиях.</w:t>
      </w:r>
    </w:p>
    <w:p w14:paraId="6A56DF27" w14:textId="77777777" w:rsidR="00E4435E" w:rsidRPr="00E4435E" w:rsidRDefault="00E4435E" w:rsidP="00E4435E">
      <w:pPr>
        <w:numPr>
          <w:ilvl w:val="0"/>
          <w:numId w:val="210"/>
        </w:numPr>
      </w:pPr>
      <w:r w:rsidRPr="00E4435E">
        <w:rPr>
          <w:b/>
          <w:bCs/>
        </w:rPr>
        <w:t>Пользователь в центре тестирования.</w:t>
      </w:r>
      <w:r w:rsidRPr="00E4435E">
        <w:t xml:space="preserve"> Все тестовые сценарии строятся вокруг реальных пользовательских задач, а не технических деталей реализации.</w:t>
      </w:r>
    </w:p>
    <w:p w14:paraId="21BBCB90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13.2 Уровни тестирования: Пирамида качества</w:t>
      </w:r>
    </w:p>
    <w:p w14:paraId="3C7D1879" w14:textId="77777777" w:rsidR="00E4435E" w:rsidRPr="00E4435E" w:rsidRDefault="00E4435E" w:rsidP="00E4435E">
      <w:r w:rsidRPr="00E4435E">
        <w:t>Система тестирования GlubLink строится по принципу пирамиды: большое количество быстрых изолированных тестов на нижнем уровне, меньше интеграционных тестов в середине, и минимальное количество полных сценариев на вершине.</w:t>
      </w:r>
    </w:p>
    <w:p w14:paraId="2620A689" w14:textId="77777777" w:rsidR="00E4435E" w:rsidRPr="00E4435E" w:rsidRDefault="00E4435E" w:rsidP="00E4435E">
      <w:r w:rsidRPr="00E4435E">
        <w:rPr>
          <w:b/>
          <w:bCs/>
        </w:rPr>
        <w:t>Уровень 1: Модульные тесты (Юнит-тесты)</w:t>
      </w:r>
    </w:p>
    <w:p w14:paraId="4DA1A1AC" w14:textId="77777777" w:rsidR="00E4435E" w:rsidRPr="00E4435E" w:rsidRDefault="00E4435E" w:rsidP="00E4435E">
      <w:pPr>
        <w:numPr>
          <w:ilvl w:val="0"/>
          <w:numId w:val="211"/>
        </w:numPr>
      </w:pPr>
      <w:r w:rsidRPr="00E4435E">
        <w:rPr>
          <w:b/>
          <w:bCs/>
        </w:rPr>
        <w:t>Назначение:</w:t>
      </w:r>
      <w:r w:rsidRPr="00E4435E">
        <w:t xml:space="preserve"> Проверка изолированной бизнес-логики без внешних зависимостей.</w:t>
      </w:r>
    </w:p>
    <w:p w14:paraId="4CC41D66" w14:textId="77777777" w:rsidR="00E4435E" w:rsidRPr="00E4435E" w:rsidRDefault="00E4435E" w:rsidP="00E4435E">
      <w:pPr>
        <w:numPr>
          <w:ilvl w:val="0"/>
          <w:numId w:val="211"/>
        </w:numPr>
      </w:pPr>
      <w:r w:rsidRPr="00E4435E">
        <w:rPr>
          <w:b/>
          <w:bCs/>
        </w:rPr>
        <w:t>Объекты тестирования:</w:t>
      </w:r>
      <w:r w:rsidRPr="00E4435E">
        <w:t xml:space="preserve"> Функции </w:t>
      </w:r>
      <w:proofErr w:type="spellStart"/>
      <w:r w:rsidRPr="00E4435E">
        <w:t>парсинга</w:t>
      </w:r>
      <w:proofErr w:type="spellEnd"/>
      <w:r w:rsidRPr="00E4435E">
        <w:t xml:space="preserve"> поисковых запросов, алгоритмы сортировки тегов, валидация входных данных, расчёт путей организации файлов, логика векторных часов.</w:t>
      </w:r>
    </w:p>
    <w:p w14:paraId="1AA8AAB3" w14:textId="77777777" w:rsidR="00E4435E" w:rsidRPr="00E4435E" w:rsidRDefault="00E4435E" w:rsidP="00E4435E">
      <w:pPr>
        <w:numPr>
          <w:ilvl w:val="0"/>
          <w:numId w:val="211"/>
        </w:numPr>
      </w:pPr>
      <w:r w:rsidRPr="00E4435E">
        <w:rPr>
          <w:b/>
          <w:bCs/>
        </w:rPr>
        <w:lastRenderedPageBreak/>
        <w:t>Требования к покрытию</w:t>
      </w:r>
      <w:proofErr w:type="gramStart"/>
      <w:r w:rsidRPr="00E4435E">
        <w:rPr>
          <w:b/>
          <w:bCs/>
        </w:rPr>
        <w:t>:</w:t>
      </w:r>
      <w:r w:rsidRPr="00E4435E">
        <w:t xml:space="preserve"> Не</w:t>
      </w:r>
      <w:proofErr w:type="gramEnd"/>
      <w:r w:rsidRPr="00E4435E">
        <w:t xml:space="preserve"> менее восьмидесяти процентов строк бизнес-логики, сто процентов критических путей (импорт, тегирование, удаление).</w:t>
      </w:r>
    </w:p>
    <w:p w14:paraId="53A943EE" w14:textId="77777777" w:rsidR="00E4435E" w:rsidRPr="00E4435E" w:rsidRDefault="00E4435E" w:rsidP="00E4435E">
      <w:pPr>
        <w:numPr>
          <w:ilvl w:val="0"/>
          <w:numId w:val="211"/>
        </w:numPr>
      </w:pPr>
      <w:r w:rsidRPr="00E4435E">
        <w:rPr>
          <w:b/>
          <w:bCs/>
        </w:rPr>
        <w:t>Изоляция зависимостей:</w:t>
      </w:r>
      <w:r w:rsidRPr="00E4435E">
        <w:t xml:space="preserve"> Все внешние вызовы (база данных, файловая система, сеть) заменяются </w:t>
      </w:r>
      <w:proofErr w:type="spellStart"/>
      <w:r w:rsidRPr="00E4435E">
        <w:t>моками</w:t>
      </w:r>
      <w:proofErr w:type="spellEnd"/>
      <w:r w:rsidRPr="00E4435E">
        <w:t xml:space="preserve"> или </w:t>
      </w:r>
      <w:proofErr w:type="spellStart"/>
      <w:r w:rsidRPr="00E4435E">
        <w:t>стабами</w:t>
      </w:r>
      <w:proofErr w:type="spellEnd"/>
      <w:r w:rsidRPr="00E4435E">
        <w:t>.</w:t>
      </w:r>
    </w:p>
    <w:p w14:paraId="1F9FF66D" w14:textId="77777777" w:rsidR="00E4435E" w:rsidRPr="00E4435E" w:rsidRDefault="00E4435E" w:rsidP="00E4435E">
      <w:pPr>
        <w:numPr>
          <w:ilvl w:val="0"/>
          <w:numId w:val="211"/>
        </w:numPr>
      </w:pPr>
      <w:r w:rsidRPr="00E4435E">
        <w:rPr>
          <w:b/>
          <w:bCs/>
        </w:rPr>
        <w:t>Критерии успеха:</w:t>
      </w:r>
      <w:r w:rsidRPr="00E4435E">
        <w:t xml:space="preserve"> Тест выполняется менее чем за одну секунду, не зависит от порядка выполнения других тестов, даёт детерминированный результат.</w:t>
      </w:r>
    </w:p>
    <w:p w14:paraId="56BD7BD4" w14:textId="77777777" w:rsidR="00E4435E" w:rsidRPr="00E4435E" w:rsidRDefault="00E4435E" w:rsidP="00E4435E">
      <w:r w:rsidRPr="00E4435E">
        <w:rPr>
          <w:b/>
          <w:bCs/>
        </w:rPr>
        <w:t>Уровень 2: Компонентные тесты (Виджет-тесты)</w:t>
      </w:r>
    </w:p>
    <w:p w14:paraId="3E4451C0" w14:textId="77777777" w:rsidR="00E4435E" w:rsidRPr="00E4435E" w:rsidRDefault="00E4435E" w:rsidP="00E4435E">
      <w:pPr>
        <w:numPr>
          <w:ilvl w:val="0"/>
          <w:numId w:val="212"/>
        </w:numPr>
      </w:pPr>
      <w:r w:rsidRPr="00E4435E">
        <w:rPr>
          <w:b/>
          <w:bCs/>
        </w:rPr>
        <w:t>Назначение:</w:t>
      </w:r>
      <w:r w:rsidRPr="00E4435E">
        <w:t xml:space="preserve"> Проверка отрисовки и поведения отдельных интерфейсных компонентов.</w:t>
      </w:r>
    </w:p>
    <w:p w14:paraId="5E011581" w14:textId="77777777" w:rsidR="00E4435E" w:rsidRPr="00E4435E" w:rsidRDefault="00E4435E" w:rsidP="00E4435E">
      <w:pPr>
        <w:numPr>
          <w:ilvl w:val="0"/>
          <w:numId w:val="212"/>
        </w:numPr>
      </w:pPr>
      <w:r w:rsidRPr="00E4435E">
        <w:rPr>
          <w:b/>
          <w:bCs/>
        </w:rPr>
        <w:t>Объекты тестирования:</w:t>
      </w:r>
      <w:r w:rsidRPr="00E4435E">
        <w:t xml:space="preserve"> Карточки медиа, чипы тегов, панели навигации, поля ввода с </w:t>
      </w:r>
      <w:proofErr w:type="spellStart"/>
      <w:r w:rsidRPr="00E4435E">
        <w:t>автодополнением</w:t>
      </w:r>
      <w:proofErr w:type="spellEnd"/>
      <w:r w:rsidRPr="00E4435E">
        <w:t>, диалоговые окна.</w:t>
      </w:r>
    </w:p>
    <w:p w14:paraId="6AA2DF23" w14:textId="77777777" w:rsidR="00E4435E" w:rsidRPr="00E4435E" w:rsidRDefault="00E4435E" w:rsidP="00E4435E">
      <w:pPr>
        <w:numPr>
          <w:ilvl w:val="0"/>
          <w:numId w:val="212"/>
        </w:numPr>
      </w:pPr>
      <w:r w:rsidRPr="00E4435E">
        <w:rPr>
          <w:b/>
          <w:bCs/>
        </w:rPr>
        <w:t>Проверяемые аспекты:</w:t>
      </w:r>
      <w:r w:rsidRPr="00E4435E">
        <w:t xml:space="preserve"> Корректная отрисовка в разных темах, реакция на пользовательские события, доступность для вспомогательных технологий, анимации переходов между состояниями.</w:t>
      </w:r>
    </w:p>
    <w:p w14:paraId="0557236D" w14:textId="77777777" w:rsidR="00E4435E" w:rsidRPr="00E4435E" w:rsidRDefault="00E4435E" w:rsidP="00E4435E">
      <w:pPr>
        <w:numPr>
          <w:ilvl w:val="0"/>
          <w:numId w:val="212"/>
        </w:numPr>
      </w:pPr>
      <w:r w:rsidRPr="00E4435E">
        <w:rPr>
          <w:b/>
          <w:bCs/>
        </w:rPr>
        <w:t>Визуальные регрессионные тесты</w:t>
      </w:r>
      <w:proofErr w:type="gramStart"/>
      <w:r w:rsidRPr="00E4435E">
        <w:rPr>
          <w:b/>
          <w:bCs/>
        </w:rPr>
        <w:t>:</w:t>
      </w:r>
      <w:r w:rsidRPr="00E4435E">
        <w:t xml:space="preserve"> Для</w:t>
      </w:r>
      <w:proofErr w:type="gramEnd"/>
      <w:r w:rsidRPr="00E4435E">
        <w:t xml:space="preserve"> ключевых компонентов создаются эталонные изображения; любое изменение рендеринга требует явного подтверждения.</w:t>
      </w:r>
    </w:p>
    <w:p w14:paraId="7AF6BAAD" w14:textId="77777777" w:rsidR="00E4435E" w:rsidRPr="00E4435E" w:rsidRDefault="00E4435E" w:rsidP="00E4435E">
      <w:pPr>
        <w:numPr>
          <w:ilvl w:val="0"/>
          <w:numId w:val="212"/>
        </w:numPr>
      </w:pPr>
      <w:r w:rsidRPr="00E4435E">
        <w:rPr>
          <w:b/>
          <w:bCs/>
        </w:rPr>
        <w:t>Критерии успеха:</w:t>
      </w:r>
      <w:r w:rsidRPr="00E4435E">
        <w:t xml:space="preserve"> Компонент корректно отображается при разных размерах окна, поддерживает навигацию с клавиатуры, озвучивается </w:t>
      </w:r>
      <w:proofErr w:type="spellStart"/>
      <w:r w:rsidRPr="00E4435E">
        <w:t>скринридером</w:t>
      </w:r>
      <w:proofErr w:type="spellEnd"/>
      <w:r w:rsidRPr="00E4435E">
        <w:t>.</w:t>
      </w:r>
    </w:p>
    <w:p w14:paraId="666473E2" w14:textId="77777777" w:rsidR="00E4435E" w:rsidRPr="00E4435E" w:rsidRDefault="00E4435E" w:rsidP="00E4435E">
      <w:r w:rsidRPr="00E4435E">
        <w:rPr>
          <w:b/>
          <w:bCs/>
        </w:rPr>
        <w:t>Уровень 3: Интеграционные тесты</w:t>
      </w:r>
    </w:p>
    <w:p w14:paraId="36BE9AD1" w14:textId="77777777" w:rsidR="00E4435E" w:rsidRPr="00E4435E" w:rsidRDefault="00E4435E" w:rsidP="00E4435E">
      <w:pPr>
        <w:numPr>
          <w:ilvl w:val="0"/>
          <w:numId w:val="213"/>
        </w:numPr>
      </w:pPr>
      <w:r w:rsidRPr="00E4435E">
        <w:rPr>
          <w:b/>
          <w:bCs/>
        </w:rPr>
        <w:t>Назначение:</w:t>
      </w:r>
      <w:r w:rsidRPr="00E4435E">
        <w:t xml:space="preserve"> Проверка взаимодействия между слоями приложения и корректности сквозных сценариев.</w:t>
      </w:r>
    </w:p>
    <w:p w14:paraId="4946051D" w14:textId="77777777" w:rsidR="00E4435E" w:rsidRPr="00E4435E" w:rsidRDefault="00E4435E" w:rsidP="00E4435E">
      <w:pPr>
        <w:numPr>
          <w:ilvl w:val="0"/>
          <w:numId w:val="213"/>
        </w:numPr>
      </w:pPr>
      <w:r w:rsidRPr="00E4435E">
        <w:rPr>
          <w:b/>
          <w:bCs/>
        </w:rPr>
        <w:t>Объекты тестирования:</w:t>
      </w:r>
      <w:r w:rsidRPr="00E4435E">
        <w:t xml:space="preserve"> Импорт папки → сканирование → запись в базу → отображение в галерее; применение тега → обновление индекса → фильтрация результатов; синхронизация изменения между двумя устройствами.</w:t>
      </w:r>
    </w:p>
    <w:p w14:paraId="1E3F046D" w14:textId="77777777" w:rsidR="00E4435E" w:rsidRPr="00E4435E" w:rsidRDefault="00E4435E" w:rsidP="00E4435E">
      <w:pPr>
        <w:numPr>
          <w:ilvl w:val="0"/>
          <w:numId w:val="213"/>
        </w:numPr>
      </w:pPr>
      <w:r w:rsidRPr="00E4435E">
        <w:rPr>
          <w:b/>
          <w:bCs/>
        </w:rPr>
        <w:t>Тестовое окружение</w:t>
      </w:r>
      <w:proofErr w:type="gramStart"/>
      <w:r w:rsidRPr="00E4435E">
        <w:rPr>
          <w:b/>
          <w:bCs/>
        </w:rPr>
        <w:t>:</w:t>
      </w:r>
      <w:r w:rsidRPr="00E4435E">
        <w:t xml:space="preserve"> Используется</w:t>
      </w:r>
      <w:proofErr w:type="gramEnd"/>
      <w:r w:rsidRPr="00E4435E">
        <w:t xml:space="preserve"> изолированная тестовая база данных, временные директории для файлов, </w:t>
      </w:r>
      <w:proofErr w:type="spellStart"/>
      <w:r w:rsidRPr="00E4435E">
        <w:t>моки</w:t>
      </w:r>
      <w:proofErr w:type="spellEnd"/>
      <w:r w:rsidRPr="00E4435E">
        <w:t xml:space="preserve"> для внешних сервисов.</w:t>
      </w:r>
    </w:p>
    <w:p w14:paraId="729989BC" w14:textId="77777777" w:rsidR="00E4435E" w:rsidRPr="00E4435E" w:rsidRDefault="00E4435E" w:rsidP="00E4435E">
      <w:pPr>
        <w:numPr>
          <w:ilvl w:val="0"/>
          <w:numId w:val="213"/>
        </w:numPr>
      </w:pPr>
      <w:r w:rsidRPr="00E4435E">
        <w:rPr>
          <w:b/>
          <w:bCs/>
        </w:rPr>
        <w:t>Проверяемые аспекты:</w:t>
      </w:r>
      <w:r w:rsidRPr="00E4435E">
        <w:t xml:space="preserve"> Атомарность транзакций, корректность обработки ошибок, сохранение состояния при прерывании, согласованность данных между слоями.</w:t>
      </w:r>
    </w:p>
    <w:p w14:paraId="0745DDB9" w14:textId="77777777" w:rsidR="00E4435E" w:rsidRPr="00E4435E" w:rsidRDefault="00E4435E" w:rsidP="00E4435E">
      <w:pPr>
        <w:numPr>
          <w:ilvl w:val="0"/>
          <w:numId w:val="213"/>
        </w:numPr>
      </w:pPr>
      <w:r w:rsidRPr="00E4435E">
        <w:rPr>
          <w:b/>
          <w:bCs/>
        </w:rPr>
        <w:t>Критерии успеха:</w:t>
      </w:r>
      <w:r w:rsidRPr="00E4435E">
        <w:t xml:space="preserve"> Сценарий выполняется от начала до конца без ручного вмешательства, все промежуточные состояния соответствуют ожиданиям, данные сохраняются корректно.</w:t>
      </w:r>
    </w:p>
    <w:p w14:paraId="1E57AF64" w14:textId="77777777" w:rsidR="00E4435E" w:rsidRPr="00E4435E" w:rsidRDefault="00E4435E" w:rsidP="00E4435E">
      <w:r w:rsidRPr="00E4435E">
        <w:rPr>
          <w:b/>
          <w:bCs/>
        </w:rPr>
        <w:t>Уровень 4: Сквозные тесты (End-</w:t>
      </w:r>
      <w:proofErr w:type="spellStart"/>
      <w:r w:rsidRPr="00E4435E">
        <w:rPr>
          <w:b/>
          <w:bCs/>
        </w:rPr>
        <w:t>to</w:t>
      </w:r>
      <w:proofErr w:type="spellEnd"/>
      <w:r w:rsidRPr="00E4435E">
        <w:rPr>
          <w:b/>
          <w:bCs/>
        </w:rPr>
        <w:t>-End)</w:t>
      </w:r>
    </w:p>
    <w:p w14:paraId="24F0571D" w14:textId="77777777" w:rsidR="00E4435E" w:rsidRPr="00E4435E" w:rsidRDefault="00E4435E" w:rsidP="00E4435E">
      <w:pPr>
        <w:numPr>
          <w:ilvl w:val="0"/>
          <w:numId w:val="214"/>
        </w:numPr>
      </w:pPr>
      <w:r w:rsidRPr="00E4435E">
        <w:rPr>
          <w:b/>
          <w:bCs/>
        </w:rPr>
        <w:lastRenderedPageBreak/>
        <w:t>Назначение:</w:t>
      </w:r>
      <w:r w:rsidRPr="00E4435E">
        <w:t xml:space="preserve"> Проверка полных пользовательских сценариев в среде, максимально приближенной к продакшену.</w:t>
      </w:r>
    </w:p>
    <w:p w14:paraId="334AA776" w14:textId="77777777" w:rsidR="00E4435E" w:rsidRPr="00E4435E" w:rsidRDefault="00E4435E" w:rsidP="00E4435E">
      <w:pPr>
        <w:numPr>
          <w:ilvl w:val="0"/>
          <w:numId w:val="214"/>
        </w:numPr>
      </w:pPr>
      <w:r w:rsidRPr="00E4435E">
        <w:rPr>
          <w:b/>
          <w:bCs/>
        </w:rPr>
        <w:t>Объекты тестирования:</w:t>
      </w:r>
      <w:r w:rsidRPr="00E4435E">
        <w:t xml:space="preserve"> </w:t>
      </w:r>
      <w:proofErr w:type="spellStart"/>
      <w:r w:rsidRPr="00E4435E">
        <w:t>Онбординг</w:t>
      </w:r>
      <w:proofErr w:type="spellEnd"/>
      <w:r w:rsidRPr="00E4435E">
        <w:t xml:space="preserve"> нового пользователя, поиск и фильтрация коллекции, полноэкранный просмотр с навигацией, создание и редактирование заметок, настройка синхронизации.</w:t>
      </w:r>
    </w:p>
    <w:p w14:paraId="52072EFC" w14:textId="77777777" w:rsidR="00E4435E" w:rsidRPr="00E4435E" w:rsidRDefault="00E4435E" w:rsidP="00E4435E">
      <w:pPr>
        <w:numPr>
          <w:ilvl w:val="0"/>
          <w:numId w:val="214"/>
        </w:numPr>
      </w:pPr>
      <w:r w:rsidRPr="00E4435E">
        <w:rPr>
          <w:b/>
          <w:bCs/>
        </w:rPr>
        <w:t>Тестовые данные</w:t>
      </w:r>
      <w:proofErr w:type="gramStart"/>
      <w:r w:rsidRPr="00E4435E">
        <w:rPr>
          <w:b/>
          <w:bCs/>
        </w:rPr>
        <w:t>:</w:t>
      </w:r>
      <w:r w:rsidRPr="00E4435E">
        <w:t xml:space="preserve"> Используются</w:t>
      </w:r>
      <w:proofErr w:type="gramEnd"/>
      <w:r w:rsidRPr="00E4435E">
        <w:t xml:space="preserve"> реалистичные наборы данных (от одной тысячи до ста тысяч файлов), включая различные типы медиа, теги и связи.</w:t>
      </w:r>
    </w:p>
    <w:p w14:paraId="78A26092" w14:textId="77777777" w:rsidR="00E4435E" w:rsidRPr="00E4435E" w:rsidRDefault="00E4435E" w:rsidP="00E4435E">
      <w:pPr>
        <w:numPr>
          <w:ilvl w:val="0"/>
          <w:numId w:val="214"/>
        </w:numPr>
      </w:pPr>
      <w:r w:rsidRPr="00E4435E">
        <w:rPr>
          <w:b/>
          <w:bCs/>
        </w:rPr>
        <w:t>Проверяемые аспекты:</w:t>
      </w:r>
      <w:r w:rsidRPr="00E4435E">
        <w:t xml:space="preserve"> Время отклика интерфейса, плавность анимаций, потребление памяти, корректность восстановления после сбоев.</w:t>
      </w:r>
    </w:p>
    <w:p w14:paraId="085FB7E1" w14:textId="77777777" w:rsidR="00E4435E" w:rsidRPr="00E4435E" w:rsidRDefault="00E4435E" w:rsidP="00E4435E">
      <w:pPr>
        <w:numPr>
          <w:ilvl w:val="0"/>
          <w:numId w:val="214"/>
        </w:numPr>
      </w:pPr>
      <w:r w:rsidRPr="00E4435E">
        <w:rPr>
          <w:b/>
          <w:bCs/>
        </w:rPr>
        <w:t>Критерии успеха:</w:t>
      </w:r>
      <w:r w:rsidRPr="00E4435E">
        <w:t xml:space="preserve"> Пользователь достигает цели сценария без ошибок, производительность соответствует целевым метрикам, приложение не завершается </w:t>
      </w:r>
      <w:proofErr w:type="spellStart"/>
      <w:r w:rsidRPr="00E4435E">
        <w:t>аварийно</w:t>
      </w:r>
      <w:proofErr w:type="spellEnd"/>
      <w:r w:rsidRPr="00E4435E">
        <w:t>.</w:t>
      </w:r>
    </w:p>
    <w:p w14:paraId="5B1DE982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13.3 Тестирование устойчивости: Инженерия хаоса</w:t>
      </w:r>
    </w:p>
    <w:p w14:paraId="259417F7" w14:textId="77777777" w:rsidR="00E4435E" w:rsidRPr="00E4435E" w:rsidRDefault="00E4435E" w:rsidP="00E4435E">
      <w:r w:rsidRPr="00E4435E">
        <w:t>Приложение должно оставаться стабильным не только в идеальных условиях, но и при возникновении непредвиденных ситуаций. Тестирование устойчивости намеренно создаёт сбои для проверки механизмов восстановления.</w:t>
      </w:r>
    </w:p>
    <w:p w14:paraId="3D681C3F" w14:textId="77777777" w:rsidR="00E4435E" w:rsidRPr="00E4435E" w:rsidRDefault="00E4435E" w:rsidP="00E4435E">
      <w:r w:rsidRPr="00E4435E">
        <w:rPr>
          <w:b/>
          <w:bCs/>
        </w:rPr>
        <w:t>Сценарии сбоев для проверки: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3070"/>
        <w:gridCol w:w="4129"/>
      </w:tblGrid>
      <w:tr w:rsidR="00E4435E" w:rsidRPr="00E4435E" w14:paraId="72EF3A69" w14:textId="77777777" w:rsidTr="00E443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E107B98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96266D6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Метод симуляции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F0FF9CF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Ожидаемая реакция системы</w:t>
            </w:r>
          </w:p>
        </w:tc>
      </w:tr>
      <w:tr w:rsidR="00E4435E" w:rsidRPr="00E4435E" w14:paraId="5BE838AA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A0C188" w14:textId="77777777" w:rsidR="00E4435E" w:rsidRPr="00E4435E" w:rsidRDefault="00E4435E" w:rsidP="00E4435E">
            <w:r w:rsidRPr="00E4435E">
              <w:t>Файл удалён во время сканирования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2D741E" w14:textId="77777777" w:rsidR="00E4435E" w:rsidRPr="00E4435E" w:rsidRDefault="00E4435E" w:rsidP="00E4435E">
            <w:r w:rsidRPr="00E4435E">
              <w:t>Скрипт удаляет файл через две секунды после начала сканирования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2CC8A73" w14:textId="77777777" w:rsidR="00E4435E" w:rsidRPr="00E4435E" w:rsidRDefault="00E4435E" w:rsidP="00E4435E">
            <w:r w:rsidRPr="00E4435E">
              <w:t xml:space="preserve">Приложение не завершается </w:t>
            </w:r>
            <w:proofErr w:type="spellStart"/>
            <w:r w:rsidRPr="00E4435E">
              <w:t>аварийно</w:t>
            </w:r>
            <w:proofErr w:type="spellEnd"/>
            <w:r w:rsidRPr="00E4435E">
              <w:t>; запись помечается как отсутствующая; пользователь получает понятное уведомление с вариантами действий</w:t>
            </w:r>
          </w:p>
        </w:tc>
      </w:tr>
      <w:tr w:rsidR="00E4435E" w:rsidRPr="00E4435E" w14:paraId="06D8EFBB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D2B842" w14:textId="77777777" w:rsidR="00E4435E" w:rsidRPr="00E4435E" w:rsidRDefault="00E4435E" w:rsidP="00E4435E">
            <w:r w:rsidRPr="00E4435E">
              <w:t>Диск заполняется в процессе записи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F3A867" w14:textId="77777777" w:rsidR="00E4435E" w:rsidRPr="00E4435E" w:rsidRDefault="00E4435E" w:rsidP="00E4435E">
            <w:r w:rsidRPr="00E4435E">
              <w:t>Создаётся файл, занимающий девяносто девять процентов свободного места, затем запускается операция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A902499" w14:textId="77777777" w:rsidR="00E4435E" w:rsidRPr="00E4435E" w:rsidRDefault="00E4435E" w:rsidP="00E4435E">
            <w:r w:rsidRPr="00E4435E">
              <w:t>Операция откатывается; кэш очищается согласно стратегии вытеснения; пользователь получает предупреждение с предложением освободить место</w:t>
            </w:r>
          </w:p>
        </w:tc>
      </w:tr>
      <w:tr w:rsidR="00E4435E" w:rsidRPr="00E4435E" w14:paraId="46048346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718D02" w14:textId="77777777" w:rsidR="00E4435E" w:rsidRPr="00E4435E" w:rsidRDefault="00E4435E" w:rsidP="00E4435E">
            <w:r w:rsidRPr="00E4435E">
              <w:t>Сеть обрывается во время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3B68C8" w14:textId="77777777" w:rsidR="00E4435E" w:rsidRPr="00E4435E" w:rsidRDefault="00E4435E" w:rsidP="00E4435E">
            <w:r w:rsidRPr="00E4435E">
              <w:t>Отключение сетевого интерфейса в середине отправки пакета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82F9F71" w14:textId="77777777" w:rsidR="00E4435E" w:rsidRPr="00E4435E" w:rsidRDefault="00E4435E" w:rsidP="00E4435E">
            <w:r w:rsidRPr="00E4435E">
              <w:t>Пакет сохраняется в очереди с приоритетом; при восстановлении соединения отправка возобновляется автоматически; данные не теряются</w:t>
            </w:r>
          </w:p>
        </w:tc>
      </w:tr>
      <w:tr w:rsidR="00E4435E" w:rsidRPr="00E4435E" w14:paraId="7292807A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2CEA60" w14:textId="77777777" w:rsidR="00E4435E" w:rsidRPr="00E4435E" w:rsidRDefault="00E4435E" w:rsidP="00E4435E">
            <w:r w:rsidRPr="00E4435E">
              <w:lastRenderedPageBreak/>
              <w:t>Антивирус блокирует создание жёсткой ссылки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4282576" w14:textId="77777777" w:rsidR="00E4435E" w:rsidRPr="00E4435E" w:rsidRDefault="00E4435E" w:rsidP="00E4435E">
            <w:r w:rsidRPr="00E4435E">
              <w:t>Настройка правила блокировки системных вызовов создания ссылок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3320FBC" w14:textId="77777777" w:rsidR="00E4435E" w:rsidRPr="00E4435E" w:rsidRDefault="00E4435E" w:rsidP="00E4435E">
            <w:r w:rsidRPr="00E4435E">
              <w:t>Приложение перехватывает ошибку доступа; предлагает альтернативный режим организации; не блокирует работу остального функционала</w:t>
            </w:r>
          </w:p>
        </w:tc>
      </w:tr>
      <w:tr w:rsidR="00E4435E" w:rsidRPr="00E4435E" w14:paraId="201B9B4E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957B8B6" w14:textId="77777777" w:rsidR="00E4435E" w:rsidRPr="00E4435E" w:rsidRDefault="00E4435E" w:rsidP="00E4435E">
            <w:r w:rsidRPr="00E4435E">
              <w:t>Приложение закрыто во время записи в базу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55609A4" w14:textId="77777777" w:rsidR="00E4435E" w:rsidRPr="00E4435E" w:rsidRDefault="00E4435E" w:rsidP="00E4435E">
            <w:r w:rsidRPr="00E4435E">
              <w:t xml:space="preserve">Принудительное завершение процесса </w:t>
            </w:r>
            <w:proofErr w:type="gramStart"/>
            <w:r w:rsidRPr="00E4435E">
              <w:t>через диспетчер</w:t>
            </w:r>
            <w:proofErr w:type="gramEnd"/>
            <w:r w:rsidRPr="00E4435E">
              <w:t xml:space="preserve"> задач во время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0BCA53B" w14:textId="77777777" w:rsidR="00E4435E" w:rsidRPr="00E4435E" w:rsidRDefault="00E4435E" w:rsidP="00E4435E">
            <w:r w:rsidRPr="00E4435E">
              <w:t>При следующем запуске выполняется проверка целостности; при необходимости восстанавливается из последней контрольной точки; пользователь получает отчёт о восстановлении</w:t>
            </w:r>
          </w:p>
        </w:tc>
      </w:tr>
    </w:tbl>
    <w:p w14:paraId="5E21D521" w14:textId="77777777" w:rsidR="00E4435E" w:rsidRPr="00E4435E" w:rsidRDefault="00E4435E" w:rsidP="00E4435E">
      <w:r w:rsidRPr="00E4435E">
        <w:rPr>
          <w:b/>
          <w:bCs/>
        </w:rPr>
        <w:t>Принципы тестирования устойчивости:</w:t>
      </w:r>
    </w:p>
    <w:p w14:paraId="52FA2C01" w14:textId="77777777" w:rsidR="00E4435E" w:rsidRPr="00E4435E" w:rsidRDefault="00E4435E" w:rsidP="00E4435E">
      <w:pPr>
        <w:numPr>
          <w:ilvl w:val="0"/>
          <w:numId w:val="215"/>
        </w:numPr>
      </w:pPr>
      <w:r w:rsidRPr="00E4435E">
        <w:rPr>
          <w:b/>
          <w:bCs/>
        </w:rPr>
        <w:t>Автоматизация сценариев.</w:t>
      </w:r>
      <w:r w:rsidRPr="00E4435E">
        <w:t xml:space="preserve"> Каждый сценарий сбоя оформляется как воспроизводимый тест с чёткими критериями успеха.</w:t>
      </w:r>
    </w:p>
    <w:p w14:paraId="6276F41C" w14:textId="77777777" w:rsidR="00E4435E" w:rsidRPr="00E4435E" w:rsidRDefault="00E4435E" w:rsidP="00E4435E">
      <w:pPr>
        <w:numPr>
          <w:ilvl w:val="0"/>
          <w:numId w:val="215"/>
        </w:numPr>
      </w:pPr>
      <w:r w:rsidRPr="00E4435E">
        <w:rPr>
          <w:b/>
          <w:bCs/>
        </w:rPr>
        <w:t>Изоляция воздействия.</w:t>
      </w:r>
      <w:r w:rsidRPr="00E4435E">
        <w:t xml:space="preserve"> Сбои симулируются только в тестовом окружении; продакшен-сборки не содержат кода для искусственного создания ошибок.</w:t>
      </w:r>
    </w:p>
    <w:p w14:paraId="087FB689" w14:textId="77777777" w:rsidR="00E4435E" w:rsidRPr="00E4435E" w:rsidRDefault="00E4435E" w:rsidP="00E4435E">
      <w:pPr>
        <w:numPr>
          <w:ilvl w:val="0"/>
          <w:numId w:val="215"/>
        </w:numPr>
      </w:pPr>
      <w:r w:rsidRPr="00E4435E">
        <w:rPr>
          <w:b/>
          <w:bCs/>
        </w:rPr>
        <w:t>Логирование для отладки.</w:t>
      </w:r>
      <w:r w:rsidRPr="00E4435E">
        <w:t xml:space="preserve"> Все реакции на сбои подробно </w:t>
      </w:r>
      <w:proofErr w:type="spellStart"/>
      <w:r w:rsidRPr="00E4435E">
        <w:t>логируются</w:t>
      </w:r>
      <w:proofErr w:type="spellEnd"/>
      <w:r w:rsidRPr="00E4435E">
        <w:t xml:space="preserve"> с контекстом, достаточным для воспроизведения и анализа.</w:t>
      </w:r>
    </w:p>
    <w:p w14:paraId="268A4983" w14:textId="77777777" w:rsidR="00E4435E" w:rsidRPr="00E4435E" w:rsidRDefault="00E4435E" w:rsidP="00E4435E">
      <w:pPr>
        <w:numPr>
          <w:ilvl w:val="0"/>
          <w:numId w:val="215"/>
        </w:numPr>
      </w:pPr>
      <w:r w:rsidRPr="00E4435E">
        <w:rPr>
          <w:b/>
          <w:bCs/>
        </w:rPr>
        <w:t>Постепенное усложнение.</w:t>
      </w:r>
      <w:r w:rsidRPr="00E4435E">
        <w:t xml:space="preserve"> Тесты начинаются с простых сценариев и постепенно добавляют комбинации сбоев для проверки устойчивости к каскадным ошибкам.</w:t>
      </w:r>
    </w:p>
    <w:p w14:paraId="2232F2B8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13.4 Тестирование производительности: Бенчмарки и метрики</w:t>
      </w:r>
    </w:p>
    <w:p w14:paraId="1796454D" w14:textId="77777777" w:rsidR="00E4435E" w:rsidRPr="00E4435E" w:rsidRDefault="00E4435E" w:rsidP="00E4435E">
      <w:r w:rsidRPr="00E4435E">
        <w:t>Производительность измеряется не только скоростью, но и предсказуемостью отклика. Все метрики фиксируются для эталонных конфигураций и отслеживаются при каждом изменении кода.</w:t>
      </w:r>
    </w:p>
    <w:p w14:paraId="7AED673F" w14:textId="77777777" w:rsidR="00E4435E" w:rsidRPr="00E4435E" w:rsidRDefault="00E4435E" w:rsidP="00E4435E">
      <w:r w:rsidRPr="00E4435E">
        <w:rPr>
          <w:b/>
          <w:bCs/>
        </w:rPr>
        <w:t>Эталонные конфигурации для тестирования: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2470"/>
        <w:gridCol w:w="1690"/>
        <w:gridCol w:w="1998"/>
        <w:gridCol w:w="1428"/>
      </w:tblGrid>
      <w:tr w:rsidR="00E4435E" w:rsidRPr="00E4435E" w14:paraId="7506B53D" w14:textId="77777777" w:rsidTr="00E443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09ED8A6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8E9F60D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Процессор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2912ED5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6BE8C14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710A7EC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Коллекция</w:t>
            </w:r>
          </w:p>
        </w:tc>
      </w:tr>
      <w:tr w:rsidR="00E4435E" w:rsidRPr="00E4435E" w14:paraId="328C5286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63E152" w14:textId="77777777" w:rsidR="00E4435E" w:rsidRPr="00E4435E" w:rsidRDefault="00E4435E" w:rsidP="00E4435E">
            <w:r w:rsidRPr="00E4435E">
              <w:t>Минимальная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C7B985" w14:textId="77777777" w:rsidR="00E4435E" w:rsidRPr="00E4435E" w:rsidRDefault="00E4435E" w:rsidP="00E4435E">
            <w:r w:rsidRPr="00E4435E">
              <w:t>Двухъядерный, два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24D5AB" w14:textId="77777777" w:rsidR="00E4435E" w:rsidRPr="00E4435E" w:rsidRDefault="00E4435E" w:rsidP="00E4435E">
            <w:r w:rsidRPr="00E4435E">
              <w:t>Четыре гигабайта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25DD5C" w14:textId="77777777" w:rsidR="00E4435E" w:rsidRPr="00E4435E" w:rsidRDefault="00E4435E" w:rsidP="00E4435E">
            <w:r w:rsidRPr="00E4435E">
              <w:t>Жёсткий диск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FA9DCE6" w14:textId="77777777" w:rsidR="00E4435E" w:rsidRPr="00E4435E" w:rsidRDefault="00E4435E" w:rsidP="00E4435E">
            <w:r w:rsidRPr="00E4435E">
              <w:t>Одна тысяча файлов</w:t>
            </w:r>
          </w:p>
        </w:tc>
      </w:tr>
      <w:tr w:rsidR="00E4435E" w:rsidRPr="00E4435E" w14:paraId="4C2205A6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C46B8F8" w14:textId="77777777" w:rsidR="00E4435E" w:rsidRPr="00E4435E" w:rsidRDefault="00E4435E" w:rsidP="00E4435E">
            <w:r w:rsidRPr="00E4435E">
              <w:t>Рекомендуемая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32D736" w14:textId="77777777" w:rsidR="00E4435E" w:rsidRPr="00E4435E" w:rsidRDefault="00E4435E" w:rsidP="00E4435E">
            <w:r w:rsidRPr="00E4435E">
              <w:t>Четырёхъядерный, два целых пять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7719A5" w14:textId="77777777" w:rsidR="00E4435E" w:rsidRPr="00E4435E" w:rsidRDefault="00E4435E" w:rsidP="00E4435E">
            <w:r w:rsidRPr="00E4435E">
              <w:t>Шестнадцать гигабайт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1F9F69" w14:textId="77777777" w:rsidR="00E4435E" w:rsidRPr="00E4435E" w:rsidRDefault="00E4435E" w:rsidP="00E4435E">
            <w:r w:rsidRPr="00E4435E">
              <w:t>Твердотельный 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D33827E" w14:textId="77777777" w:rsidR="00E4435E" w:rsidRPr="00E4435E" w:rsidRDefault="00E4435E" w:rsidP="00E4435E">
            <w:r w:rsidRPr="00E4435E">
              <w:t>Десять тысяч файлов</w:t>
            </w:r>
          </w:p>
        </w:tc>
      </w:tr>
      <w:tr w:rsidR="00E4435E" w:rsidRPr="00E4435E" w14:paraId="4C9D35A2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03F7E08" w14:textId="77777777" w:rsidR="00E4435E" w:rsidRPr="00E4435E" w:rsidRDefault="00E4435E" w:rsidP="00E4435E">
            <w:r w:rsidRPr="00E4435E">
              <w:lastRenderedPageBreak/>
              <w:t>Продвинутая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ED2D2BF" w14:textId="77777777" w:rsidR="00E4435E" w:rsidRPr="00E4435E" w:rsidRDefault="00E4435E" w:rsidP="00E4435E">
            <w:r w:rsidRPr="00E4435E">
              <w:t>Восьмиядерный, три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8EBBB0E" w14:textId="77777777" w:rsidR="00E4435E" w:rsidRPr="00E4435E" w:rsidRDefault="00E4435E" w:rsidP="00E4435E">
            <w:r w:rsidRPr="00E4435E">
              <w:t>Тридцать два гигабайта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67407D7" w14:textId="77777777" w:rsidR="00E4435E" w:rsidRPr="00E4435E" w:rsidRDefault="00E4435E" w:rsidP="00E4435E">
            <w:r w:rsidRPr="00E4435E">
              <w:t>Быстрый твердотельный 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C5D9155" w14:textId="77777777" w:rsidR="00E4435E" w:rsidRPr="00E4435E" w:rsidRDefault="00E4435E" w:rsidP="00E4435E">
            <w:r w:rsidRPr="00E4435E">
              <w:t>Сто тысяч файлов</w:t>
            </w:r>
          </w:p>
        </w:tc>
      </w:tr>
    </w:tbl>
    <w:p w14:paraId="461F53D4" w14:textId="77777777" w:rsidR="00E4435E" w:rsidRPr="00E4435E" w:rsidRDefault="00E4435E" w:rsidP="00E4435E">
      <w:r w:rsidRPr="00E4435E">
        <w:rPr>
          <w:b/>
          <w:bCs/>
        </w:rPr>
        <w:t>Ключевые метрики производительности: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2414"/>
        <w:gridCol w:w="1813"/>
        <w:gridCol w:w="2958"/>
      </w:tblGrid>
      <w:tr w:rsidR="00E4435E" w:rsidRPr="00E4435E" w14:paraId="598F082D" w14:textId="77777777" w:rsidTr="00E443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ADFCCE6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6C46813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Целевое время (рекомендуемая конфигурация)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7D9768C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Максимально допустимое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CA5A3F0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Условия измерения</w:t>
            </w:r>
          </w:p>
        </w:tc>
      </w:tr>
      <w:tr w:rsidR="00E4435E" w:rsidRPr="00E4435E" w14:paraId="1D3A0D4D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3985F4" w14:textId="77777777" w:rsidR="00E4435E" w:rsidRPr="00E4435E" w:rsidRDefault="00E4435E" w:rsidP="00E4435E">
            <w:r w:rsidRPr="00E4435E">
              <w:t>Холодный запуск приложения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CD4D927" w14:textId="77777777" w:rsidR="00E4435E" w:rsidRPr="00E4435E" w:rsidRDefault="00E4435E" w:rsidP="00E4435E">
            <w:r w:rsidRPr="00E4435E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C9B7C24" w14:textId="77777777" w:rsidR="00E4435E" w:rsidRPr="00E4435E" w:rsidRDefault="00E4435E" w:rsidP="00E4435E">
            <w:r w:rsidRPr="00E4435E">
              <w:t>Три секунды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3F65C28" w14:textId="77777777" w:rsidR="00E4435E" w:rsidRPr="00E4435E" w:rsidRDefault="00E4435E" w:rsidP="00E4435E">
            <w:r w:rsidRPr="00E4435E">
              <w:t>С учётом инициализации базы данных</w:t>
            </w:r>
          </w:p>
        </w:tc>
      </w:tr>
      <w:tr w:rsidR="00E4435E" w:rsidRPr="00E4435E" w14:paraId="707AECB8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71D013D" w14:textId="77777777" w:rsidR="00E4435E" w:rsidRPr="00E4435E" w:rsidRDefault="00E4435E" w:rsidP="00E4435E">
            <w:r w:rsidRPr="00E4435E">
              <w:t>Загрузка галереи (первый кадр)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C558D4" w14:textId="77777777" w:rsidR="00E4435E" w:rsidRPr="00E4435E" w:rsidRDefault="00E4435E" w:rsidP="00E4435E">
            <w:r w:rsidRPr="00E4435E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3ED846C" w14:textId="77777777" w:rsidR="00E4435E" w:rsidRPr="00E4435E" w:rsidRDefault="00E4435E" w:rsidP="00E4435E">
            <w:r w:rsidRPr="00E4435E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9FE010C" w14:textId="77777777" w:rsidR="00E4435E" w:rsidRPr="00E4435E" w:rsidRDefault="00E4435E" w:rsidP="00E4435E">
            <w:r w:rsidRPr="00E4435E">
              <w:t>Десять тысяч файлов, виртуализированный список</w:t>
            </w:r>
          </w:p>
        </w:tc>
      </w:tr>
      <w:tr w:rsidR="00E4435E" w:rsidRPr="00E4435E" w14:paraId="240397B2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D833FF" w14:textId="77777777" w:rsidR="00E4435E" w:rsidRPr="00E4435E" w:rsidRDefault="00E4435E" w:rsidP="00E4435E">
            <w:r w:rsidRPr="00E4435E">
              <w:t>Применение фильтра поиска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4F9FDF" w14:textId="77777777" w:rsidR="00E4435E" w:rsidRPr="00E4435E" w:rsidRDefault="00E4435E" w:rsidP="00E4435E">
            <w:r w:rsidRPr="00E4435E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CB4E682" w14:textId="77777777" w:rsidR="00E4435E" w:rsidRPr="00E4435E" w:rsidRDefault="00E4435E" w:rsidP="00E4435E">
            <w:r w:rsidRPr="00E4435E">
              <w:t>Четыреста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2FBE16B" w14:textId="77777777" w:rsidR="00E4435E" w:rsidRPr="00E4435E" w:rsidRDefault="00E4435E" w:rsidP="00E4435E">
            <w:r w:rsidRPr="00E4435E">
              <w:t xml:space="preserve">С </w:t>
            </w:r>
            <w:proofErr w:type="spellStart"/>
            <w:r w:rsidRPr="00E4435E">
              <w:t>дебаунсом</w:t>
            </w:r>
            <w:proofErr w:type="spellEnd"/>
            <w:r w:rsidRPr="00E4435E">
              <w:t xml:space="preserve"> ввода, индексированные поля</w:t>
            </w:r>
          </w:p>
        </w:tc>
      </w:tr>
      <w:tr w:rsidR="00E4435E" w:rsidRPr="00E4435E" w14:paraId="5EF68182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DF48A1" w14:textId="77777777" w:rsidR="00E4435E" w:rsidRPr="00E4435E" w:rsidRDefault="00E4435E" w:rsidP="00E4435E">
            <w:r w:rsidRPr="00E4435E">
              <w:t>Переключение режима сетки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F20E78" w14:textId="77777777" w:rsidR="00E4435E" w:rsidRPr="00E4435E" w:rsidRDefault="00E4435E" w:rsidP="00E4435E">
            <w:r w:rsidRPr="00E4435E">
              <w:t>Сто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220476" w14:textId="77777777" w:rsidR="00E4435E" w:rsidRPr="00E4435E" w:rsidRDefault="00E4435E" w:rsidP="00E4435E">
            <w:r w:rsidRPr="00E4435E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911E7CE" w14:textId="77777777" w:rsidR="00E4435E" w:rsidRPr="00E4435E" w:rsidRDefault="00E4435E" w:rsidP="00E4435E">
            <w:r w:rsidRPr="00E4435E">
              <w:t>Без потери позиции прокрутки</w:t>
            </w:r>
          </w:p>
        </w:tc>
      </w:tr>
      <w:tr w:rsidR="00E4435E" w:rsidRPr="00E4435E" w14:paraId="1E535AD5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D3307E" w14:textId="77777777" w:rsidR="00E4435E" w:rsidRPr="00E4435E" w:rsidRDefault="00E4435E" w:rsidP="00E4435E">
            <w:r w:rsidRPr="00E4435E">
              <w:t>Открытие полноэкранного просмотра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DF82A91" w14:textId="77777777" w:rsidR="00E4435E" w:rsidRPr="00E4435E" w:rsidRDefault="00E4435E" w:rsidP="00E4435E">
            <w:r w:rsidRPr="00E4435E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85B986" w14:textId="77777777" w:rsidR="00E4435E" w:rsidRPr="00E4435E" w:rsidRDefault="00E4435E" w:rsidP="00E4435E">
            <w:r w:rsidRPr="00E4435E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92AE9AD" w14:textId="77777777" w:rsidR="00E4435E" w:rsidRPr="00E4435E" w:rsidRDefault="00E4435E" w:rsidP="00E4435E">
            <w:r w:rsidRPr="00E4435E">
              <w:t xml:space="preserve">С </w:t>
            </w:r>
            <w:proofErr w:type="spellStart"/>
            <w:r w:rsidRPr="00E4435E">
              <w:t>предзагрузкой</w:t>
            </w:r>
            <w:proofErr w:type="spellEnd"/>
            <w:r w:rsidRPr="00E4435E">
              <w:t xml:space="preserve"> превью следующего элемента</w:t>
            </w:r>
          </w:p>
        </w:tc>
      </w:tr>
      <w:tr w:rsidR="00E4435E" w:rsidRPr="00E4435E" w14:paraId="736B18FD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D04DB4" w14:textId="77777777" w:rsidR="00E4435E" w:rsidRPr="00E4435E" w:rsidRDefault="00E4435E" w:rsidP="00E4435E">
            <w:r w:rsidRPr="00E4435E">
              <w:t>Добавление тега к блоку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41F8AA" w14:textId="77777777" w:rsidR="00E4435E" w:rsidRPr="00E4435E" w:rsidRDefault="00E4435E" w:rsidP="00E4435E">
            <w:r w:rsidRPr="00E4435E">
              <w:t>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5ED586B" w14:textId="77777777" w:rsidR="00E4435E" w:rsidRPr="00E4435E" w:rsidRDefault="00E4435E" w:rsidP="00E4435E">
            <w:r w:rsidRPr="00E4435E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D65BF5C" w14:textId="77777777" w:rsidR="00E4435E" w:rsidRPr="00E4435E" w:rsidRDefault="00E4435E" w:rsidP="00E4435E">
            <w:r w:rsidRPr="00E4435E">
              <w:t>С реактивным обновлением всех затронутых представлений</w:t>
            </w:r>
          </w:p>
        </w:tc>
      </w:tr>
      <w:tr w:rsidR="00E4435E" w:rsidRPr="00E4435E" w14:paraId="40A4DD1B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EAAA9C1" w14:textId="77777777" w:rsidR="00E4435E" w:rsidRPr="00E4435E" w:rsidRDefault="00E4435E" w:rsidP="00E4435E">
            <w:proofErr w:type="spellStart"/>
            <w:r w:rsidRPr="00E4435E">
              <w:t>Автосохранение</w:t>
            </w:r>
            <w:proofErr w:type="spellEnd"/>
            <w:r w:rsidRPr="00E4435E">
              <w:t xml:space="preserve"> заметки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43F3718" w14:textId="77777777" w:rsidR="00E4435E" w:rsidRPr="00E4435E" w:rsidRDefault="00E4435E" w:rsidP="00E4435E">
            <w:r w:rsidRPr="00E4435E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8314F70" w14:textId="77777777" w:rsidR="00E4435E" w:rsidRPr="00E4435E" w:rsidRDefault="00E4435E" w:rsidP="00E4435E">
            <w:r w:rsidRPr="00E4435E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6C14C9D" w14:textId="77777777" w:rsidR="00E4435E" w:rsidRPr="00E4435E" w:rsidRDefault="00E4435E" w:rsidP="00E4435E">
            <w:r w:rsidRPr="00E4435E">
              <w:t>В фоновом потоке, без блокировки интерфейса</w:t>
            </w:r>
          </w:p>
        </w:tc>
      </w:tr>
    </w:tbl>
    <w:p w14:paraId="0FC325E2" w14:textId="77777777" w:rsidR="00E4435E" w:rsidRPr="00E4435E" w:rsidRDefault="00E4435E" w:rsidP="00E4435E">
      <w:r w:rsidRPr="00E4435E">
        <w:rPr>
          <w:b/>
          <w:bCs/>
        </w:rPr>
        <w:t>Метрики плавности интерфейса:</w:t>
      </w:r>
    </w:p>
    <w:p w14:paraId="4C91171B" w14:textId="77777777" w:rsidR="00E4435E" w:rsidRPr="00E4435E" w:rsidRDefault="00E4435E" w:rsidP="00E4435E">
      <w:pPr>
        <w:numPr>
          <w:ilvl w:val="0"/>
          <w:numId w:val="216"/>
        </w:numPr>
      </w:pPr>
      <w:r w:rsidRPr="00E4435E">
        <w:t>Частота кадров при анимациях: шестьдесят кадров в секунду стабильно, не ниже сорока пяти кадров в секунду в пиковых нагрузках.</w:t>
      </w:r>
    </w:p>
    <w:p w14:paraId="75305600" w14:textId="77777777" w:rsidR="00E4435E" w:rsidRPr="00E4435E" w:rsidRDefault="00E4435E" w:rsidP="00E4435E">
      <w:pPr>
        <w:numPr>
          <w:ilvl w:val="0"/>
          <w:numId w:val="216"/>
        </w:numPr>
      </w:pPr>
      <w:r w:rsidRPr="00E4435E">
        <w:t>Время отрисовки одного кадра: не более шестнадцати миллисекунд.</w:t>
      </w:r>
    </w:p>
    <w:p w14:paraId="5A602D1E" w14:textId="77777777" w:rsidR="00E4435E" w:rsidRPr="00E4435E" w:rsidRDefault="00E4435E" w:rsidP="00E4435E">
      <w:pPr>
        <w:numPr>
          <w:ilvl w:val="0"/>
          <w:numId w:val="216"/>
        </w:numPr>
      </w:pPr>
      <w:r w:rsidRPr="00E4435E">
        <w:t>Задержка между вводом пользователя и визуальной реакцией: не более ста миллисекунд.</w:t>
      </w:r>
    </w:p>
    <w:p w14:paraId="36AFC020" w14:textId="77777777" w:rsidR="00E4435E" w:rsidRPr="00E4435E" w:rsidRDefault="00E4435E" w:rsidP="00E4435E">
      <w:r w:rsidRPr="00E4435E">
        <w:rPr>
          <w:b/>
          <w:bCs/>
        </w:rPr>
        <w:t>Стратегия мониторинга производительности:</w:t>
      </w:r>
    </w:p>
    <w:p w14:paraId="0F6A5881" w14:textId="77777777" w:rsidR="00E4435E" w:rsidRPr="00E4435E" w:rsidRDefault="00E4435E" w:rsidP="00E4435E">
      <w:pPr>
        <w:numPr>
          <w:ilvl w:val="0"/>
          <w:numId w:val="217"/>
        </w:numPr>
      </w:pPr>
      <w:r w:rsidRPr="00E4435E">
        <w:rPr>
          <w:b/>
          <w:bCs/>
        </w:rPr>
        <w:lastRenderedPageBreak/>
        <w:t>Автоматические бенчмарки в конвейере сборки.</w:t>
      </w:r>
      <w:r w:rsidRPr="00E4435E">
        <w:t xml:space="preserve"> Критические метрики проверяются при каждом изменении кода; регрессия более десяти процентов блокирует слияние.</w:t>
      </w:r>
    </w:p>
    <w:p w14:paraId="7DD20E46" w14:textId="77777777" w:rsidR="00E4435E" w:rsidRPr="00E4435E" w:rsidRDefault="00E4435E" w:rsidP="00E4435E">
      <w:pPr>
        <w:numPr>
          <w:ilvl w:val="0"/>
          <w:numId w:val="217"/>
        </w:numPr>
      </w:pPr>
      <w:r w:rsidRPr="00E4435E">
        <w:rPr>
          <w:b/>
          <w:bCs/>
        </w:rPr>
        <w:t>Профилирование в режиме разработки.</w:t>
      </w:r>
      <w:r w:rsidRPr="00E4435E">
        <w:t xml:space="preserve"> Инструменты профилирования доступны в отладочной сборке без влияния на производительность </w:t>
      </w:r>
      <w:proofErr w:type="spellStart"/>
      <w:r w:rsidRPr="00E4435E">
        <w:t>релизной</w:t>
      </w:r>
      <w:proofErr w:type="spellEnd"/>
      <w:r w:rsidRPr="00E4435E">
        <w:t xml:space="preserve"> версии.</w:t>
      </w:r>
    </w:p>
    <w:p w14:paraId="7E7A8338" w14:textId="77777777" w:rsidR="00E4435E" w:rsidRPr="00E4435E" w:rsidRDefault="00E4435E" w:rsidP="00E4435E">
      <w:pPr>
        <w:numPr>
          <w:ilvl w:val="0"/>
          <w:numId w:val="217"/>
        </w:numPr>
      </w:pPr>
      <w:r w:rsidRPr="00E4435E">
        <w:rPr>
          <w:b/>
          <w:bCs/>
        </w:rPr>
        <w:t>Анонимная телеметрия в продакшене (с согласия).</w:t>
      </w:r>
      <w:r w:rsidRPr="00E4435E">
        <w:t xml:space="preserve"> Пользователи могут разрешить сбор агрегированных метрик производительности для выявления проблем на реальных конфигурациях.</w:t>
      </w:r>
    </w:p>
    <w:p w14:paraId="3D08FBD9" w14:textId="77777777" w:rsidR="00E4435E" w:rsidRPr="00E4435E" w:rsidRDefault="00E4435E" w:rsidP="00E4435E">
      <w:pPr>
        <w:numPr>
          <w:ilvl w:val="0"/>
          <w:numId w:val="217"/>
        </w:numPr>
      </w:pPr>
      <w:r w:rsidRPr="00E4435E">
        <w:rPr>
          <w:b/>
          <w:bCs/>
        </w:rPr>
        <w:t>Регулярное нагрузочное тестирование.</w:t>
      </w:r>
      <w:r w:rsidRPr="00E4435E">
        <w:t xml:space="preserve"> Еженедельный прогон сценариев с увеличенной нагрузкой для выявления деградации со временем.</w:t>
      </w:r>
    </w:p>
    <w:p w14:paraId="1CB27B17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13.5 Тестирование доступности: Инклюзивность как стандарт</w:t>
      </w:r>
    </w:p>
    <w:p w14:paraId="0628F13C" w14:textId="77777777" w:rsidR="00E4435E" w:rsidRPr="00E4435E" w:rsidRDefault="00E4435E" w:rsidP="00E4435E">
      <w:r w:rsidRPr="00E4435E">
        <w:t>Доступность не является дополнительной функцией — это базовое требование ко всем интерфейсным компонентам. Каждый элемент приложения проверяется на соответствие стандартам инклюзивного дизайна.</w:t>
      </w:r>
    </w:p>
    <w:p w14:paraId="6BBB3009" w14:textId="77777777" w:rsidR="00E4435E" w:rsidRPr="00E4435E" w:rsidRDefault="00E4435E" w:rsidP="00E4435E">
      <w:r w:rsidRPr="00E4435E">
        <w:rPr>
          <w:b/>
          <w:bCs/>
        </w:rPr>
        <w:t>Обязательные проверки доступности: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3309"/>
        <w:gridCol w:w="3722"/>
      </w:tblGrid>
      <w:tr w:rsidR="00E4435E" w:rsidRPr="00E4435E" w14:paraId="7AA077BC" w14:textId="77777777" w:rsidTr="00E443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72EADAD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4C9889C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Метод проверки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28A9C71" w14:textId="77777777" w:rsidR="00E4435E" w:rsidRPr="00E4435E" w:rsidRDefault="00E4435E" w:rsidP="00E4435E">
            <w:pPr>
              <w:rPr>
                <w:b/>
                <w:bCs/>
              </w:rPr>
            </w:pPr>
            <w:r w:rsidRPr="00E4435E">
              <w:rPr>
                <w:b/>
                <w:bCs/>
              </w:rPr>
              <w:t>Критерий успеха</w:t>
            </w:r>
          </w:p>
        </w:tc>
      </w:tr>
      <w:tr w:rsidR="00E4435E" w:rsidRPr="00E4435E" w14:paraId="36BE50BB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1E5B95" w14:textId="77777777" w:rsidR="00E4435E" w:rsidRPr="00E4435E" w:rsidRDefault="00E4435E" w:rsidP="00E4435E">
            <w:r w:rsidRPr="00E4435E">
              <w:t>Семантическая разметка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AC5FBD" w14:textId="77777777" w:rsidR="00E4435E" w:rsidRPr="00E4435E" w:rsidRDefault="00E4435E" w:rsidP="00E4435E">
            <w:r w:rsidRPr="00E4435E">
              <w:t>Автоматический обход дерева виджетов, проверка наличия описательных меток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BE18BD6" w14:textId="77777777" w:rsidR="00E4435E" w:rsidRPr="00E4435E" w:rsidRDefault="00E4435E" w:rsidP="00E4435E">
            <w:r w:rsidRPr="00E4435E">
              <w:t>Сто процентов интерактивных элементов имеют семантические метки, понятные вспомогательным технологиям</w:t>
            </w:r>
          </w:p>
        </w:tc>
      </w:tr>
      <w:tr w:rsidR="00E4435E" w:rsidRPr="00E4435E" w14:paraId="1509070B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E2BF46B" w14:textId="77777777" w:rsidR="00E4435E" w:rsidRPr="00E4435E" w:rsidRDefault="00E4435E" w:rsidP="00E4435E">
            <w:r w:rsidRPr="00E4435E">
              <w:t>Навигация с клавиатуры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4C8896" w14:textId="77777777" w:rsidR="00E4435E" w:rsidRPr="00E4435E" w:rsidRDefault="00E4435E" w:rsidP="00E4435E">
            <w:r w:rsidRPr="00E4435E">
              <w:t>Ручное тестирование с отключённой мышью, автоматические тесты эмуляции нажатий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E20A28F" w14:textId="77777777" w:rsidR="00E4435E" w:rsidRPr="00E4435E" w:rsidRDefault="00E4435E" w:rsidP="00E4435E">
            <w:r w:rsidRPr="00E4435E">
              <w:t>Все действия доступны через комбинации клавиш; фокус перемещается логически и визуально выделяется</w:t>
            </w:r>
          </w:p>
        </w:tc>
      </w:tr>
      <w:tr w:rsidR="00E4435E" w:rsidRPr="00E4435E" w14:paraId="4954D3F5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65FE23A" w14:textId="77777777" w:rsidR="00E4435E" w:rsidRPr="00E4435E" w:rsidRDefault="00E4435E" w:rsidP="00E4435E">
            <w:r w:rsidRPr="00E4435E">
              <w:t>Контрастность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768B81" w14:textId="77777777" w:rsidR="00E4435E" w:rsidRPr="00E4435E" w:rsidRDefault="00E4435E" w:rsidP="00E4435E">
            <w:r w:rsidRPr="00E4435E">
              <w:t>Автоматическая проверка цветовых пар через алгоритм расчёта относительной яркости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9D2DC29" w14:textId="77777777" w:rsidR="00E4435E" w:rsidRPr="00E4435E" w:rsidRDefault="00E4435E" w:rsidP="00E4435E">
            <w:r w:rsidRPr="00E4435E">
              <w:t>Обычный текст: контраст не менее четырёх целых пяти десятых к одному; крупный текст: не менее трёх к одному</w:t>
            </w:r>
          </w:p>
        </w:tc>
      </w:tr>
      <w:tr w:rsidR="00E4435E" w:rsidRPr="00E4435E" w14:paraId="1F99D603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542748" w14:textId="77777777" w:rsidR="00E4435E" w:rsidRPr="00E4435E" w:rsidRDefault="00E4435E" w:rsidP="00E4435E">
            <w:r w:rsidRPr="00E4435E">
              <w:t>Масштабирование интерфейса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73E7B8" w14:textId="77777777" w:rsidR="00E4435E" w:rsidRPr="00E4435E" w:rsidRDefault="00E4435E" w:rsidP="00E4435E">
            <w:r w:rsidRPr="00E4435E">
              <w:t>Ручное тестирование при масштабе текста двести процентов, проверка на разных плотностях пикселей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A8D73A1" w14:textId="77777777" w:rsidR="00E4435E" w:rsidRPr="00E4435E" w:rsidRDefault="00E4435E" w:rsidP="00E4435E">
            <w:r w:rsidRPr="00E4435E">
              <w:t>Интерфейс не нарушает вёрстку, все элементы остаются доступными и читаемыми</w:t>
            </w:r>
          </w:p>
        </w:tc>
      </w:tr>
      <w:tr w:rsidR="00E4435E" w:rsidRPr="00E4435E" w14:paraId="26DE3224" w14:textId="77777777" w:rsidTr="00E443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BB3E191" w14:textId="77777777" w:rsidR="00E4435E" w:rsidRPr="00E4435E" w:rsidRDefault="00E4435E" w:rsidP="00E4435E">
            <w:r w:rsidRPr="00E4435E">
              <w:t xml:space="preserve">Поддержка </w:t>
            </w:r>
            <w:proofErr w:type="spellStart"/>
            <w:r w:rsidRPr="00E4435E">
              <w:t>скринридеров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EE16585" w14:textId="77777777" w:rsidR="00E4435E" w:rsidRPr="00E4435E" w:rsidRDefault="00E4435E" w:rsidP="00E4435E">
            <w:r w:rsidRPr="00E4435E">
              <w:t xml:space="preserve">Ручное тестирование с включённым </w:t>
            </w:r>
            <w:proofErr w:type="spellStart"/>
            <w:r w:rsidRPr="00E4435E">
              <w:t>скринридером</w:t>
            </w:r>
            <w:proofErr w:type="spellEnd"/>
            <w:r w:rsidRPr="00E4435E">
              <w:t xml:space="preserve">, </w:t>
            </w:r>
            <w:r w:rsidRPr="00E4435E">
              <w:lastRenderedPageBreak/>
              <w:t>проверка озвучивания динамических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800843E" w14:textId="77777777" w:rsidR="00E4435E" w:rsidRPr="00E4435E" w:rsidRDefault="00E4435E" w:rsidP="00E4435E">
            <w:r w:rsidRPr="00E4435E">
              <w:lastRenderedPageBreak/>
              <w:t xml:space="preserve">Все состояния интерфейса анонсируются своевременно; динамические обновления </w:t>
            </w:r>
            <w:r w:rsidRPr="00E4435E">
              <w:lastRenderedPageBreak/>
              <w:t>передаются через живые регионы</w:t>
            </w:r>
          </w:p>
        </w:tc>
      </w:tr>
    </w:tbl>
    <w:p w14:paraId="35364CF8" w14:textId="77777777" w:rsidR="00E4435E" w:rsidRPr="00E4435E" w:rsidRDefault="00E4435E" w:rsidP="00E4435E">
      <w:r w:rsidRPr="00E4435E">
        <w:rPr>
          <w:b/>
          <w:bCs/>
        </w:rPr>
        <w:lastRenderedPageBreak/>
        <w:t>Процесс интеграции проверок доступности:</w:t>
      </w:r>
    </w:p>
    <w:p w14:paraId="7F33A147" w14:textId="77777777" w:rsidR="00E4435E" w:rsidRPr="00E4435E" w:rsidRDefault="00E4435E" w:rsidP="00E4435E">
      <w:pPr>
        <w:numPr>
          <w:ilvl w:val="0"/>
          <w:numId w:val="218"/>
        </w:numPr>
      </w:pPr>
      <w:r w:rsidRPr="00E4435E">
        <w:rPr>
          <w:b/>
          <w:bCs/>
        </w:rPr>
        <w:t>Линтер на этапе коммита.</w:t>
      </w:r>
      <w:r w:rsidRPr="00E4435E">
        <w:t xml:space="preserve"> Статический анализ кода проверяет наличие семантических меток и корректность использования компонентов доступности.</w:t>
      </w:r>
    </w:p>
    <w:p w14:paraId="7ABF232A" w14:textId="77777777" w:rsidR="00E4435E" w:rsidRPr="00E4435E" w:rsidRDefault="00E4435E" w:rsidP="00E4435E">
      <w:pPr>
        <w:numPr>
          <w:ilvl w:val="0"/>
          <w:numId w:val="218"/>
        </w:numPr>
      </w:pPr>
      <w:r w:rsidRPr="00E4435E">
        <w:rPr>
          <w:b/>
          <w:bCs/>
        </w:rPr>
        <w:t>Автоматические тесты в конвейере.</w:t>
      </w:r>
      <w:r w:rsidRPr="00E4435E">
        <w:t xml:space="preserve"> Запускаются проверки контрастности, навигации с клавиатуры и базовой семантики.</w:t>
      </w:r>
    </w:p>
    <w:p w14:paraId="11B50490" w14:textId="77777777" w:rsidR="00E4435E" w:rsidRPr="00E4435E" w:rsidRDefault="00E4435E" w:rsidP="00E4435E">
      <w:pPr>
        <w:numPr>
          <w:ilvl w:val="0"/>
          <w:numId w:val="218"/>
        </w:numPr>
      </w:pPr>
      <w:r w:rsidRPr="00E4435E">
        <w:rPr>
          <w:b/>
          <w:bCs/>
        </w:rPr>
        <w:t>Ручное тестирование перед релизом.</w:t>
      </w:r>
      <w:r w:rsidRPr="00E4435E">
        <w:t xml:space="preserve"> Ключевые сценарии проходятся с использованием </w:t>
      </w:r>
      <w:proofErr w:type="spellStart"/>
      <w:r w:rsidRPr="00E4435E">
        <w:t>скринридера</w:t>
      </w:r>
      <w:proofErr w:type="spellEnd"/>
      <w:r w:rsidRPr="00E4435E">
        <w:t xml:space="preserve"> и только клавиатуры.</w:t>
      </w:r>
    </w:p>
    <w:p w14:paraId="687CB6FE" w14:textId="77777777" w:rsidR="00E4435E" w:rsidRPr="00E4435E" w:rsidRDefault="00E4435E" w:rsidP="00E4435E">
      <w:pPr>
        <w:numPr>
          <w:ilvl w:val="0"/>
          <w:numId w:val="218"/>
        </w:numPr>
      </w:pPr>
      <w:r w:rsidRPr="00E4435E">
        <w:rPr>
          <w:b/>
          <w:bCs/>
        </w:rPr>
        <w:t>Обратная связь от пользователей.</w:t>
      </w:r>
      <w:r w:rsidRPr="00E4435E">
        <w:t xml:space="preserve"> В приложении предусмотрена форма для сообщений о проблемах доступности; такие обращения обрабатываются с высоким приоритетом.</w:t>
      </w:r>
    </w:p>
    <w:p w14:paraId="13850E56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13.6 Контроль качества кода: Стандарты и ревью</w:t>
      </w:r>
    </w:p>
    <w:p w14:paraId="7283A778" w14:textId="77777777" w:rsidR="00E4435E" w:rsidRPr="00E4435E" w:rsidRDefault="00E4435E" w:rsidP="00E4435E">
      <w:r w:rsidRPr="00E4435E">
        <w:t>Качество кода обеспечивается не только тестами, но и едиными стандартами написания, обязательным ревью и автоматизированными проверками.</w:t>
      </w:r>
    </w:p>
    <w:p w14:paraId="3FBCA992" w14:textId="77777777" w:rsidR="00E4435E" w:rsidRPr="00E4435E" w:rsidRDefault="00E4435E" w:rsidP="00E4435E">
      <w:r w:rsidRPr="00E4435E">
        <w:rPr>
          <w:b/>
          <w:bCs/>
        </w:rPr>
        <w:t>Стандарты написания кода:</w:t>
      </w:r>
    </w:p>
    <w:p w14:paraId="43C20CFF" w14:textId="77777777" w:rsidR="00E4435E" w:rsidRPr="00E4435E" w:rsidRDefault="00E4435E" w:rsidP="00E4435E">
      <w:pPr>
        <w:numPr>
          <w:ilvl w:val="0"/>
          <w:numId w:val="219"/>
        </w:numPr>
      </w:pPr>
      <w:r w:rsidRPr="00E4435E">
        <w:rPr>
          <w:b/>
          <w:bCs/>
        </w:rPr>
        <w:t>Именование:</w:t>
      </w:r>
      <w:r w:rsidRPr="00E4435E">
        <w:t xml:space="preserve"> Имена переменных, функций и классов отражают их назначение; используются описательные имена на английском языке.</w:t>
      </w:r>
    </w:p>
    <w:p w14:paraId="06796D01" w14:textId="77777777" w:rsidR="00E4435E" w:rsidRPr="00E4435E" w:rsidRDefault="00E4435E" w:rsidP="00E4435E">
      <w:pPr>
        <w:numPr>
          <w:ilvl w:val="0"/>
          <w:numId w:val="219"/>
        </w:numPr>
      </w:pPr>
      <w:r w:rsidRPr="00E4435E">
        <w:rPr>
          <w:b/>
          <w:bCs/>
        </w:rPr>
        <w:t>Структура модулей:</w:t>
      </w:r>
      <w:r w:rsidRPr="00E4435E">
        <w:t xml:space="preserve"> Каждый модуль имеет чёткую зону ответственности; зависимости между модулями минимизированы и явно объявлены.</w:t>
      </w:r>
    </w:p>
    <w:p w14:paraId="7B577515" w14:textId="77777777" w:rsidR="00E4435E" w:rsidRPr="00E4435E" w:rsidRDefault="00E4435E" w:rsidP="00E4435E">
      <w:pPr>
        <w:numPr>
          <w:ilvl w:val="0"/>
          <w:numId w:val="219"/>
        </w:numPr>
      </w:pPr>
      <w:r w:rsidRPr="00E4435E">
        <w:rPr>
          <w:b/>
          <w:bCs/>
        </w:rPr>
        <w:t>Обработка ошибок:</w:t>
      </w:r>
      <w:r w:rsidRPr="00E4435E">
        <w:t xml:space="preserve"> Все операции с побочными эффектами возвращают результаты в описательном формате; исключения не используются для управления потоком выполнения.</w:t>
      </w:r>
    </w:p>
    <w:p w14:paraId="6533AFE5" w14:textId="77777777" w:rsidR="00E4435E" w:rsidRPr="00E4435E" w:rsidRDefault="00E4435E" w:rsidP="00E4435E">
      <w:pPr>
        <w:numPr>
          <w:ilvl w:val="0"/>
          <w:numId w:val="219"/>
        </w:numPr>
      </w:pPr>
      <w:r w:rsidRPr="00E4435E">
        <w:rPr>
          <w:b/>
          <w:bCs/>
        </w:rPr>
        <w:t>Документирование:</w:t>
      </w:r>
      <w:r w:rsidRPr="00E4435E">
        <w:t xml:space="preserve"> Сложная логика сопровождается комментариями, объясняющими намерение и ограничения; публичные интерфейсы имеют документацию в формате, пригодном для генерации справочника.</w:t>
      </w:r>
    </w:p>
    <w:p w14:paraId="0AEFDB68" w14:textId="77777777" w:rsidR="00E4435E" w:rsidRPr="00E4435E" w:rsidRDefault="00E4435E" w:rsidP="00E4435E">
      <w:r w:rsidRPr="00E4435E">
        <w:rPr>
          <w:b/>
          <w:bCs/>
        </w:rPr>
        <w:t>Процесс ревью кода:</w:t>
      </w:r>
    </w:p>
    <w:p w14:paraId="2EC0D7E2" w14:textId="77777777" w:rsidR="00E4435E" w:rsidRPr="00E4435E" w:rsidRDefault="00E4435E" w:rsidP="00E4435E">
      <w:pPr>
        <w:numPr>
          <w:ilvl w:val="0"/>
          <w:numId w:val="220"/>
        </w:numPr>
      </w:pPr>
      <w:r w:rsidRPr="00E4435E">
        <w:rPr>
          <w:b/>
          <w:bCs/>
        </w:rPr>
        <w:t>Предварительная проверка автором.</w:t>
      </w:r>
      <w:r w:rsidRPr="00E4435E">
        <w:t xml:space="preserve"> Перед отправкой на ревью автор запускает локальные тесты, проверяет форматирование и отсутствие предупреждений линтера.</w:t>
      </w:r>
    </w:p>
    <w:p w14:paraId="3726CE4C" w14:textId="77777777" w:rsidR="00E4435E" w:rsidRPr="00E4435E" w:rsidRDefault="00E4435E" w:rsidP="00E4435E">
      <w:pPr>
        <w:numPr>
          <w:ilvl w:val="0"/>
          <w:numId w:val="220"/>
        </w:numPr>
      </w:pPr>
      <w:r w:rsidRPr="00E4435E">
        <w:rPr>
          <w:b/>
          <w:bCs/>
        </w:rPr>
        <w:t>Автоматические проверки в конвейере.</w:t>
      </w:r>
      <w:r w:rsidRPr="00E4435E">
        <w:t xml:space="preserve"> Сборка, тесты, статический анализ и проверки лицензий зависимостей выполняются автоматически.</w:t>
      </w:r>
    </w:p>
    <w:p w14:paraId="66C5013D" w14:textId="77777777" w:rsidR="00E4435E" w:rsidRPr="00E4435E" w:rsidRDefault="00E4435E" w:rsidP="00E4435E">
      <w:pPr>
        <w:numPr>
          <w:ilvl w:val="0"/>
          <w:numId w:val="220"/>
        </w:numPr>
      </w:pPr>
      <w:r w:rsidRPr="00E4435E">
        <w:rPr>
          <w:b/>
          <w:bCs/>
        </w:rPr>
        <w:lastRenderedPageBreak/>
        <w:t>Ручное ревью коллегой.</w:t>
      </w:r>
      <w:r w:rsidRPr="00E4435E">
        <w:t xml:space="preserve"> Минимум один разработчик проверяет изменения на соответствие архитектуре, читаемость и полноту тестов.</w:t>
      </w:r>
    </w:p>
    <w:p w14:paraId="2ECD73E0" w14:textId="77777777" w:rsidR="00E4435E" w:rsidRPr="00E4435E" w:rsidRDefault="00E4435E" w:rsidP="00E4435E">
      <w:pPr>
        <w:numPr>
          <w:ilvl w:val="0"/>
          <w:numId w:val="220"/>
        </w:numPr>
      </w:pPr>
      <w:r w:rsidRPr="00E4435E">
        <w:rPr>
          <w:b/>
          <w:bCs/>
        </w:rPr>
        <w:t>Финальное утверждение.</w:t>
      </w:r>
      <w:r w:rsidRPr="00E4435E">
        <w:t xml:space="preserve"> После устранения замечаний изменения утверждаются и сливаются в основную ветку.</w:t>
      </w:r>
    </w:p>
    <w:p w14:paraId="1AE335BD" w14:textId="77777777" w:rsidR="00E4435E" w:rsidRPr="00E4435E" w:rsidRDefault="00E4435E" w:rsidP="00E4435E">
      <w:r w:rsidRPr="00E4435E">
        <w:rPr>
          <w:b/>
          <w:bCs/>
        </w:rPr>
        <w:t>Критерии принятия изменений:</w:t>
      </w:r>
    </w:p>
    <w:p w14:paraId="19915394" w14:textId="77777777" w:rsidR="00E4435E" w:rsidRPr="00E4435E" w:rsidRDefault="00E4435E" w:rsidP="00E4435E">
      <w:pPr>
        <w:numPr>
          <w:ilvl w:val="0"/>
          <w:numId w:val="221"/>
        </w:numPr>
      </w:pPr>
      <w:r w:rsidRPr="00E4435E">
        <w:t>Все автоматические проверки пройдены без ошибок.</w:t>
      </w:r>
    </w:p>
    <w:p w14:paraId="774005EA" w14:textId="77777777" w:rsidR="00E4435E" w:rsidRPr="00E4435E" w:rsidRDefault="00E4435E" w:rsidP="00E4435E">
      <w:pPr>
        <w:numPr>
          <w:ilvl w:val="0"/>
          <w:numId w:val="221"/>
        </w:numPr>
      </w:pPr>
      <w:r w:rsidRPr="00E4435E">
        <w:t>Покрытие тестами не снизилось; новые функции покрыты соответствующими тестами.</w:t>
      </w:r>
    </w:p>
    <w:p w14:paraId="6E2FE834" w14:textId="77777777" w:rsidR="00E4435E" w:rsidRPr="00E4435E" w:rsidRDefault="00E4435E" w:rsidP="00E4435E">
      <w:pPr>
        <w:numPr>
          <w:ilvl w:val="0"/>
          <w:numId w:val="221"/>
        </w:numPr>
      </w:pPr>
      <w:r w:rsidRPr="00E4435E">
        <w:t>Изменения соответствуют архитектурным принципам и не вводят избыточных зависимостей.</w:t>
      </w:r>
    </w:p>
    <w:p w14:paraId="3EEBF905" w14:textId="77777777" w:rsidR="00E4435E" w:rsidRPr="00E4435E" w:rsidRDefault="00E4435E" w:rsidP="00E4435E">
      <w:pPr>
        <w:numPr>
          <w:ilvl w:val="0"/>
          <w:numId w:val="221"/>
        </w:numPr>
      </w:pPr>
      <w:r w:rsidRPr="00E4435E">
        <w:t>Документация обновлена, если изменения затрагивают публичные интерфейсы или пользовательский опыт.</w:t>
      </w:r>
    </w:p>
    <w:p w14:paraId="7DBCFE78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13.7 Управление тестовыми данными и окружением</w:t>
      </w:r>
    </w:p>
    <w:p w14:paraId="567B30A3" w14:textId="77777777" w:rsidR="00E4435E" w:rsidRPr="00E4435E" w:rsidRDefault="00E4435E" w:rsidP="00E4435E">
      <w:r w:rsidRPr="00E4435E">
        <w:t>Эффективное тестирование требует изолированного окружения и реалистичных, но безопасных тестовых данных.</w:t>
      </w:r>
    </w:p>
    <w:p w14:paraId="4F05BE8C" w14:textId="77777777" w:rsidR="00E4435E" w:rsidRPr="00E4435E" w:rsidRDefault="00E4435E" w:rsidP="00E4435E">
      <w:r w:rsidRPr="00E4435E">
        <w:rPr>
          <w:b/>
          <w:bCs/>
        </w:rPr>
        <w:t>Стратегия управления тестовыми данными:</w:t>
      </w:r>
    </w:p>
    <w:p w14:paraId="2A6BD8D4" w14:textId="77777777" w:rsidR="00E4435E" w:rsidRPr="00E4435E" w:rsidRDefault="00E4435E" w:rsidP="00E4435E">
      <w:pPr>
        <w:numPr>
          <w:ilvl w:val="0"/>
          <w:numId w:val="222"/>
        </w:numPr>
      </w:pPr>
      <w:proofErr w:type="spellStart"/>
      <w:r w:rsidRPr="00E4435E">
        <w:rPr>
          <w:b/>
          <w:bCs/>
        </w:rPr>
        <w:t>Фикстуры</w:t>
      </w:r>
      <w:proofErr w:type="spellEnd"/>
      <w:r w:rsidRPr="00E4435E">
        <w:rPr>
          <w:b/>
          <w:bCs/>
        </w:rPr>
        <w:t xml:space="preserve"> для быстрых тестов.</w:t>
      </w:r>
      <w:r w:rsidRPr="00E4435E">
        <w:t xml:space="preserve"> Небольшие наборы данных (десять файлов, пять тегов) для модульных и виджет-тестов; хранятся в репозитории.</w:t>
      </w:r>
    </w:p>
    <w:p w14:paraId="0669F9F0" w14:textId="77777777" w:rsidR="00E4435E" w:rsidRPr="00E4435E" w:rsidRDefault="00E4435E" w:rsidP="00E4435E">
      <w:pPr>
        <w:numPr>
          <w:ilvl w:val="0"/>
          <w:numId w:val="222"/>
        </w:numPr>
      </w:pPr>
      <w:r w:rsidRPr="00E4435E">
        <w:rPr>
          <w:b/>
          <w:bCs/>
        </w:rPr>
        <w:t>Генерация данных для интеграционных тестов.</w:t>
      </w:r>
      <w:r w:rsidRPr="00E4435E">
        <w:t xml:space="preserve"> Скрипты создают реалистичные коллекции с заданными параметрами (количество файлов, распределение тегов, типы медиа).</w:t>
      </w:r>
    </w:p>
    <w:p w14:paraId="2AA61327" w14:textId="77777777" w:rsidR="00E4435E" w:rsidRPr="00E4435E" w:rsidRDefault="00E4435E" w:rsidP="00E4435E">
      <w:pPr>
        <w:numPr>
          <w:ilvl w:val="0"/>
          <w:numId w:val="222"/>
        </w:numPr>
      </w:pPr>
      <w:r w:rsidRPr="00E4435E">
        <w:rPr>
          <w:b/>
          <w:bCs/>
        </w:rPr>
        <w:t>Анонимизация реальных данных.</w:t>
      </w:r>
      <w:r w:rsidRPr="00E4435E">
        <w:t xml:space="preserve"> При необходимости использования реальных коллекций все персональные данные удаляются или заменяются псевдонимами.</w:t>
      </w:r>
    </w:p>
    <w:p w14:paraId="40398407" w14:textId="77777777" w:rsidR="00E4435E" w:rsidRPr="00E4435E" w:rsidRDefault="00E4435E" w:rsidP="00E4435E">
      <w:pPr>
        <w:numPr>
          <w:ilvl w:val="0"/>
          <w:numId w:val="222"/>
        </w:numPr>
      </w:pPr>
      <w:r w:rsidRPr="00E4435E">
        <w:rPr>
          <w:b/>
          <w:bCs/>
        </w:rPr>
        <w:t>Изоляция тестового окружения.</w:t>
      </w:r>
      <w:r w:rsidRPr="00E4435E">
        <w:t xml:space="preserve"> Каждый тестовый прогон использует временные директории и изолированную базу данных; после завершения окружение очищается.</w:t>
      </w:r>
    </w:p>
    <w:p w14:paraId="798AD79B" w14:textId="77777777" w:rsidR="00E4435E" w:rsidRPr="00E4435E" w:rsidRDefault="00E4435E" w:rsidP="00E4435E">
      <w:r w:rsidRPr="00E4435E">
        <w:rPr>
          <w:b/>
          <w:bCs/>
        </w:rPr>
        <w:t>Конфигурация тестового окружения:</w:t>
      </w:r>
    </w:p>
    <w:p w14:paraId="5E7E580F" w14:textId="77777777" w:rsidR="00E4435E" w:rsidRPr="00E4435E" w:rsidRDefault="00E4435E" w:rsidP="00E4435E">
      <w:pPr>
        <w:numPr>
          <w:ilvl w:val="0"/>
          <w:numId w:val="223"/>
        </w:numPr>
      </w:pPr>
      <w:r w:rsidRPr="00E4435E">
        <w:rPr>
          <w:b/>
          <w:bCs/>
        </w:rPr>
        <w:t>Переопределение зависимостей.</w:t>
      </w:r>
      <w:r w:rsidRPr="00E4435E">
        <w:t xml:space="preserve"> В тестовом режиме внешние сервисы (сеть, файловая система, база данных) заменяются </w:t>
      </w:r>
      <w:proofErr w:type="spellStart"/>
      <w:r w:rsidRPr="00E4435E">
        <w:t>моками</w:t>
      </w:r>
      <w:proofErr w:type="spellEnd"/>
      <w:r w:rsidRPr="00E4435E">
        <w:t xml:space="preserve"> или тестовыми реализациями.</w:t>
      </w:r>
    </w:p>
    <w:p w14:paraId="30050FF1" w14:textId="77777777" w:rsidR="00E4435E" w:rsidRPr="00E4435E" w:rsidRDefault="00E4435E" w:rsidP="00E4435E">
      <w:pPr>
        <w:numPr>
          <w:ilvl w:val="0"/>
          <w:numId w:val="223"/>
        </w:numPr>
      </w:pPr>
      <w:r w:rsidRPr="00E4435E">
        <w:rPr>
          <w:b/>
          <w:bCs/>
        </w:rPr>
        <w:t>Параметризация конфигурации.</w:t>
      </w:r>
      <w:r w:rsidRPr="00E4435E">
        <w:t xml:space="preserve"> Настройки приложения (пути, лимиты, флаги функций) передаются как параметры, что позволяет тестировать разные сценарии без изменения кода.</w:t>
      </w:r>
    </w:p>
    <w:p w14:paraId="4D4157E2" w14:textId="77777777" w:rsidR="00E4435E" w:rsidRPr="00E4435E" w:rsidRDefault="00E4435E" w:rsidP="00E4435E">
      <w:pPr>
        <w:numPr>
          <w:ilvl w:val="0"/>
          <w:numId w:val="223"/>
        </w:numPr>
      </w:pPr>
      <w:r w:rsidRPr="00E4435E">
        <w:rPr>
          <w:b/>
          <w:bCs/>
        </w:rPr>
        <w:lastRenderedPageBreak/>
        <w:t>Логирование для отладки.</w:t>
      </w:r>
      <w:r w:rsidRPr="00E4435E">
        <w:t xml:space="preserve"> В тестовом режиме включается подробное логирование; логи сохраняются для анализа неудачных прогонов.</w:t>
      </w:r>
    </w:p>
    <w:p w14:paraId="5ED54FF1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13.8 Непрерывная интеграция и доставка</w:t>
      </w:r>
    </w:p>
    <w:p w14:paraId="3868BE65" w14:textId="77777777" w:rsidR="00E4435E" w:rsidRPr="00E4435E" w:rsidRDefault="00E4435E" w:rsidP="00E4435E">
      <w:r w:rsidRPr="00E4435E">
        <w:t>Процессы сборки, тестирования и развёртывания автоматизированы для обеспечения скорости и надёжности доставки изменений.</w:t>
      </w:r>
    </w:p>
    <w:p w14:paraId="255D0D79" w14:textId="77777777" w:rsidR="00E4435E" w:rsidRPr="00E4435E" w:rsidRDefault="00E4435E" w:rsidP="00E4435E">
      <w:r w:rsidRPr="00E4435E">
        <w:rPr>
          <w:b/>
          <w:bCs/>
        </w:rPr>
        <w:t>Конвейер непрерывной интеграции:</w:t>
      </w:r>
    </w:p>
    <w:p w14:paraId="7DDA9A31" w14:textId="77777777" w:rsidR="00E4435E" w:rsidRPr="00E4435E" w:rsidRDefault="00E4435E" w:rsidP="00E4435E">
      <w:pPr>
        <w:numPr>
          <w:ilvl w:val="0"/>
          <w:numId w:val="224"/>
        </w:numPr>
      </w:pPr>
      <w:r w:rsidRPr="00E4435E">
        <w:rPr>
          <w:b/>
          <w:bCs/>
        </w:rPr>
        <w:t>Триггеры.</w:t>
      </w:r>
      <w:r w:rsidRPr="00E4435E">
        <w:t xml:space="preserve"> Сборка запускается при каждом коммите в основную ветку и при создании запроса на слияние.</w:t>
      </w:r>
    </w:p>
    <w:p w14:paraId="465A55B1" w14:textId="77777777" w:rsidR="00E4435E" w:rsidRPr="00E4435E" w:rsidRDefault="00E4435E" w:rsidP="00E4435E">
      <w:pPr>
        <w:numPr>
          <w:ilvl w:val="0"/>
          <w:numId w:val="224"/>
        </w:numPr>
      </w:pPr>
      <w:r w:rsidRPr="00E4435E">
        <w:rPr>
          <w:b/>
          <w:bCs/>
        </w:rPr>
        <w:t>Этапы конвейера:</w:t>
      </w:r>
    </w:p>
    <w:p w14:paraId="129645F0" w14:textId="77777777" w:rsidR="00E4435E" w:rsidRPr="00E4435E" w:rsidRDefault="00E4435E" w:rsidP="00E4435E">
      <w:pPr>
        <w:numPr>
          <w:ilvl w:val="1"/>
          <w:numId w:val="224"/>
        </w:numPr>
      </w:pPr>
      <w:r w:rsidRPr="00E4435E">
        <w:t>Установка зависимостей и кэширование артефактов.</w:t>
      </w:r>
    </w:p>
    <w:p w14:paraId="2A05CB7A" w14:textId="77777777" w:rsidR="00E4435E" w:rsidRPr="00E4435E" w:rsidRDefault="00E4435E" w:rsidP="00E4435E">
      <w:pPr>
        <w:numPr>
          <w:ilvl w:val="1"/>
          <w:numId w:val="224"/>
        </w:numPr>
      </w:pPr>
      <w:r w:rsidRPr="00E4435E">
        <w:t>Статический анализ кода и проверка форматирования.</w:t>
      </w:r>
    </w:p>
    <w:p w14:paraId="3B5BBF24" w14:textId="77777777" w:rsidR="00E4435E" w:rsidRPr="00E4435E" w:rsidRDefault="00E4435E" w:rsidP="00E4435E">
      <w:pPr>
        <w:numPr>
          <w:ilvl w:val="1"/>
          <w:numId w:val="224"/>
        </w:numPr>
      </w:pPr>
      <w:r w:rsidRPr="00E4435E">
        <w:t>Запуск модульных и виджет-тестов с расчётом покрытия.</w:t>
      </w:r>
    </w:p>
    <w:p w14:paraId="49C0AE48" w14:textId="77777777" w:rsidR="00E4435E" w:rsidRPr="00E4435E" w:rsidRDefault="00E4435E" w:rsidP="00E4435E">
      <w:pPr>
        <w:numPr>
          <w:ilvl w:val="1"/>
          <w:numId w:val="224"/>
        </w:numPr>
      </w:pPr>
      <w:r w:rsidRPr="00E4435E">
        <w:t>Сборка артефактов для разных конфигураций.</w:t>
      </w:r>
    </w:p>
    <w:p w14:paraId="7FEAD0B3" w14:textId="77777777" w:rsidR="00E4435E" w:rsidRPr="00E4435E" w:rsidRDefault="00E4435E" w:rsidP="00E4435E">
      <w:pPr>
        <w:numPr>
          <w:ilvl w:val="1"/>
          <w:numId w:val="224"/>
        </w:numPr>
      </w:pPr>
      <w:r w:rsidRPr="00E4435E">
        <w:t>Запуск интеграционных тестов на собранных артефактах.</w:t>
      </w:r>
    </w:p>
    <w:p w14:paraId="6E556D58" w14:textId="77777777" w:rsidR="00E4435E" w:rsidRPr="00E4435E" w:rsidRDefault="00E4435E" w:rsidP="00E4435E">
      <w:pPr>
        <w:numPr>
          <w:ilvl w:val="1"/>
          <w:numId w:val="224"/>
        </w:numPr>
      </w:pPr>
      <w:r w:rsidRPr="00E4435E">
        <w:t>Проверка лицензий зависимостей и соответствия правовым требованиям.</w:t>
      </w:r>
    </w:p>
    <w:p w14:paraId="5E50AECB" w14:textId="77777777" w:rsidR="00E4435E" w:rsidRPr="00E4435E" w:rsidRDefault="00E4435E" w:rsidP="00E4435E">
      <w:pPr>
        <w:numPr>
          <w:ilvl w:val="0"/>
          <w:numId w:val="224"/>
        </w:numPr>
      </w:pPr>
      <w:r w:rsidRPr="00E4435E">
        <w:rPr>
          <w:b/>
          <w:bCs/>
        </w:rPr>
        <w:t>Артефакты.</w:t>
      </w:r>
      <w:r w:rsidRPr="00E4435E">
        <w:t xml:space="preserve"> Успешно собранные версии сохраняются с метаданными (версия, </w:t>
      </w:r>
      <w:proofErr w:type="spellStart"/>
      <w:r w:rsidRPr="00E4435E">
        <w:t>хеш</w:t>
      </w:r>
      <w:proofErr w:type="spellEnd"/>
      <w:r w:rsidRPr="00E4435E">
        <w:t xml:space="preserve"> коммита, метрики тестов) для последующего развёртывания.</w:t>
      </w:r>
    </w:p>
    <w:p w14:paraId="584E9C41" w14:textId="77777777" w:rsidR="00E4435E" w:rsidRPr="00E4435E" w:rsidRDefault="00E4435E" w:rsidP="00E4435E">
      <w:r w:rsidRPr="00E4435E">
        <w:rPr>
          <w:b/>
          <w:bCs/>
        </w:rPr>
        <w:t>Стратегия доставки:</w:t>
      </w:r>
    </w:p>
    <w:p w14:paraId="5ACD42C7" w14:textId="77777777" w:rsidR="00E4435E" w:rsidRPr="00E4435E" w:rsidRDefault="00E4435E" w:rsidP="00E4435E">
      <w:pPr>
        <w:numPr>
          <w:ilvl w:val="0"/>
          <w:numId w:val="225"/>
        </w:numPr>
      </w:pPr>
      <w:r w:rsidRPr="00E4435E">
        <w:rPr>
          <w:b/>
          <w:bCs/>
        </w:rPr>
        <w:t>Каналы распространения.</w:t>
      </w:r>
      <w:r w:rsidRPr="00E4435E">
        <w:t xml:space="preserve"> Стабильная версия для всех пользователей, бета-канал для тестировщиков, канал разработки для ежедневных сборок.</w:t>
      </w:r>
    </w:p>
    <w:p w14:paraId="0F87ABFB" w14:textId="77777777" w:rsidR="00E4435E" w:rsidRPr="00E4435E" w:rsidRDefault="00E4435E" w:rsidP="00E4435E">
      <w:pPr>
        <w:numPr>
          <w:ilvl w:val="0"/>
          <w:numId w:val="225"/>
        </w:numPr>
      </w:pPr>
      <w:r w:rsidRPr="00E4435E">
        <w:rPr>
          <w:b/>
          <w:bCs/>
        </w:rPr>
        <w:t>Поэтапное развёртывание.</w:t>
      </w:r>
      <w:r w:rsidRPr="00E4435E">
        <w:t xml:space="preserve"> Новые версии сначала доступны небольшому проценту пользователей; при отсутствии ошибок охват постепенно увеличивается.</w:t>
      </w:r>
    </w:p>
    <w:p w14:paraId="62DD6DEF" w14:textId="77777777" w:rsidR="00E4435E" w:rsidRPr="00E4435E" w:rsidRDefault="00E4435E" w:rsidP="00E4435E">
      <w:pPr>
        <w:numPr>
          <w:ilvl w:val="0"/>
          <w:numId w:val="225"/>
        </w:numPr>
      </w:pPr>
      <w:r w:rsidRPr="00E4435E">
        <w:rPr>
          <w:b/>
          <w:bCs/>
        </w:rPr>
        <w:t>Механизм отката.</w:t>
      </w:r>
      <w:r w:rsidRPr="00E4435E">
        <w:t xml:space="preserve"> При обнаружении критической проблемы в продакшене система автоматически откатывается на предыдущую стабильную версию.</w:t>
      </w:r>
    </w:p>
    <w:p w14:paraId="63CF5B0A" w14:textId="77777777" w:rsidR="00E4435E" w:rsidRPr="00E4435E" w:rsidRDefault="00E4435E" w:rsidP="00E4435E">
      <w:pPr>
        <w:rPr>
          <w:b/>
          <w:bCs/>
        </w:rPr>
      </w:pPr>
      <w:r w:rsidRPr="00E4435E">
        <w:rPr>
          <w:b/>
          <w:bCs/>
        </w:rPr>
        <w:t>13.9 Жёсткие правила генерации кода (Тестирование и качество)</w:t>
      </w:r>
    </w:p>
    <w:p w14:paraId="24E47A15" w14:textId="77777777" w:rsidR="00E4435E" w:rsidRPr="00E4435E" w:rsidRDefault="00E4435E" w:rsidP="00E4435E">
      <w:r w:rsidRPr="00E4435E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6C2C3D3C" w14:textId="77777777" w:rsidR="00E4435E" w:rsidRPr="00E4435E" w:rsidRDefault="00E4435E" w:rsidP="00E4435E">
      <w:pPr>
        <w:numPr>
          <w:ilvl w:val="0"/>
          <w:numId w:val="226"/>
        </w:numPr>
      </w:pPr>
      <w:r w:rsidRPr="00E4435E">
        <w:rPr>
          <w:b/>
          <w:bCs/>
        </w:rPr>
        <w:t>Тесты как часть определения готовности.</w:t>
      </w:r>
      <w:r w:rsidRPr="00E4435E">
        <w:t xml:space="preserve"> Функция не считается завершённой, пока не покрыта соответствующими тестами. Отсутствие тестов блокирует слияние кода.</w:t>
      </w:r>
    </w:p>
    <w:p w14:paraId="78361D2E" w14:textId="77777777" w:rsidR="00E4435E" w:rsidRPr="00E4435E" w:rsidRDefault="00E4435E" w:rsidP="00E4435E">
      <w:pPr>
        <w:numPr>
          <w:ilvl w:val="0"/>
          <w:numId w:val="226"/>
        </w:numPr>
      </w:pPr>
      <w:r w:rsidRPr="00E4435E">
        <w:rPr>
          <w:b/>
          <w:bCs/>
        </w:rPr>
        <w:lastRenderedPageBreak/>
        <w:t>Изоляция тестового окружения.</w:t>
      </w:r>
      <w:r w:rsidRPr="00E4435E">
        <w:t xml:space="preserve"> Все тесты должны выполняться в изолированном окружении; доступ к реальной файловой системе, сети или базе данных в тестах запрещён.</w:t>
      </w:r>
    </w:p>
    <w:p w14:paraId="4F0A6D9D" w14:textId="77777777" w:rsidR="00E4435E" w:rsidRPr="00E4435E" w:rsidRDefault="00E4435E" w:rsidP="00E4435E">
      <w:pPr>
        <w:numPr>
          <w:ilvl w:val="0"/>
          <w:numId w:val="226"/>
        </w:numPr>
      </w:pPr>
      <w:r w:rsidRPr="00E4435E">
        <w:rPr>
          <w:b/>
          <w:bCs/>
        </w:rPr>
        <w:t>Детерминированность тестов.</w:t>
      </w:r>
      <w:r w:rsidRPr="00E4435E">
        <w:t xml:space="preserve"> Тесты не должны зависеть от порядка выполнения, времени выполнения или внешних состояний; каждый тест должен давать одинаковый результат при повторном запуске.</w:t>
      </w:r>
    </w:p>
    <w:p w14:paraId="5E1BFC45" w14:textId="77777777" w:rsidR="00E4435E" w:rsidRPr="00E4435E" w:rsidRDefault="00E4435E" w:rsidP="00E4435E">
      <w:pPr>
        <w:numPr>
          <w:ilvl w:val="0"/>
          <w:numId w:val="226"/>
        </w:numPr>
      </w:pPr>
      <w:r w:rsidRPr="00E4435E">
        <w:rPr>
          <w:b/>
          <w:bCs/>
        </w:rPr>
        <w:t>Автоматизация рутинных проверок.</w:t>
      </w:r>
      <w:r w:rsidRPr="00E4435E">
        <w:t xml:space="preserve"> Все повторяющиеся проверки (контрастность, семантика, форматирование) выполняются автоматически в конвейере; ручные проверки допускаются только для сложных сценариев.</w:t>
      </w:r>
    </w:p>
    <w:p w14:paraId="72A9D3E8" w14:textId="77777777" w:rsidR="00E4435E" w:rsidRPr="00E4435E" w:rsidRDefault="00E4435E" w:rsidP="00E4435E">
      <w:pPr>
        <w:numPr>
          <w:ilvl w:val="0"/>
          <w:numId w:val="226"/>
        </w:numPr>
      </w:pPr>
      <w:r w:rsidRPr="00E4435E">
        <w:rPr>
          <w:b/>
          <w:bCs/>
        </w:rPr>
        <w:t>Регрессионная защита.</w:t>
      </w:r>
      <w:r w:rsidRPr="00E4435E">
        <w:t xml:space="preserve"> Каждое исправление ошибки сопровождается тестом, гарантирующим, что проблема не вернётся. Тесты на регрессию не удаляются без явного обоснования.</w:t>
      </w:r>
    </w:p>
    <w:p w14:paraId="78335A3F" w14:textId="77777777" w:rsidR="00E4435E" w:rsidRPr="00E4435E" w:rsidRDefault="00E4435E" w:rsidP="00E4435E">
      <w:pPr>
        <w:numPr>
          <w:ilvl w:val="0"/>
          <w:numId w:val="226"/>
        </w:numPr>
      </w:pPr>
      <w:r w:rsidRPr="00E4435E">
        <w:rPr>
          <w:b/>
          <w:bCs/>
        </w:rPr>
        <w:t>Производительность как требование.</w:t>
      </w:r>
      <w:r w:rsidRPr="00E4435E">
        <w:t xml:space="preserve"> Новые функции не должны ухудшать целевые метрики производительности; регрессия более десяти процентов требует оптимизации или пересмотра реализации.</w:t>
      </w:r>
    </w:p>
    <w:p w14:paraId="651A2389" w14:textId="77777777" w:rsidR="00E4435E" w:rsidRPr="00E4435E" w:rsidRDefault="00E4435E" w:rsidP="00E4435E">
      <w:pPr>
        <w:numPr>
          <w:ilvl w:val="0"/>
          <w:numId w:val="226"/>
        </w:numPr>
      </w:pPr>
      <w:r w:rsidRPr="00E4435E">
        <w:rPr>
          <w:b/>
          <w:bCs/>
        </w:rPr>
        <w:t>Доступность как стандарт.</w:t>
      </w:r>
      <w:r w:rsidRPr="00E4435E">
        <w:t xml:space="preserve"> Все новые интерфейсные компоненты должны проходить проверки доступности; отсутствие поддержки вспомогательных технологий блокирует интеграцию кода.</w:t>
      </w:r>
    </w:p>
    <w:p w14:paraId="36D23A54" w14:textId="77777777" w:rsidR="00E4435E" w:rsidRPr="00E4435E" w:rsidRDefault="00E4435E" w:rsidP="00E4435E">
      <w:pPr>
        <w:numPr>
          <w:ilvl w:val="0"/>
          <w:numId w:val="226"/>
        </w:numPr>
      </w:pPr>
      <w:r w:rsidRPr="00E4435E">
        <w:rPr>
          <w:b/>
          <w:bCs/>
        </w:rPr>
        <w:t>Документирование сложных сценариев.</w:t>
      </w:r>
      <w:r w:rsidRPr="00E4435E">
        <w:t xml:space="preserve"> Тесты, проверяющие сложную логику или сценарии восстановления, должны сопровождаться комментариями, объясняющими проверяемое поведение и ожидаемый результат.</w:t>
      </w:r>
    </w:p>
    <w:p w14:paraId="5CD771F8" w14:textId="77777777" w:rsidR="00E4435E" w:rsidRDefault="00E4435E"/>
    <w:p w14:paraId="146B0399" w14:textId="77777777" w:rsidR="00C37EF6" w:rsidRDefault="00C37EF6"/>
    <w:p w14:paraId="3BE8D305" w14:textId="77777777" w:rsidR="00C37EF6" w:rsidRPr="00C37EF6" w:rsidRDefault="00C37EF6" w:rsidP="00C37EF6">
      <w:pPr>
        <w:rPr>
          <w:b/>
          <w:bCs/>
        </w:rPr>
      </w:pPr>
      <w:r w:rsidRPr="00C37EF6">
        <w:rPr>
          <w:rFonts w:ascii="Segoe UI Emoji" w:hAnsi="Segoe UI Emoji" w:cs="Segoe UI Emoji"/>
          <w:b/>
          <w:bCs/>
        </w:rPr>
        <w:t>📘</w:t>
      </w:r>
      <w:r w:rsidRPr="00C37EF6">
        <w:rPr>
          <w:b/>
          <w:bCs/>
        </w:rPr>
        <w:t xml:space="preserve"> РАЗДЕЛ 14: ЛИЦЕНЗИРОВАНИЕ, ПРАВОВАЯ ИНФОРМАЦИЯ И БЕЗОПАСНОСТЬ ДАННЫХ</w:t>
      </w:r>
    </w:p>
    <w:p w14:paraId="6DF439FC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14.1 Философия лицензирования: «Личное использование с чёткими границами»</w:t>
      </w:r>
    </w:p>
    <w:p w14:paraId="4D616A36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14.1.1 Основной принцип</w:t>
      </w:r>
    </w:p>
    <w:p w14:paraId="2D348896" w14:textId="77777777" w:rsidR="00C37EF6" w:rsidRPr="00C37EF6" w:rsidRDefault="00C37EF6" w:rsidP="00C37EF6">
      <w:r w:rsidRPr="00C37EF6">
        <w:t>«GlubLink создаётся для себя и близких — не для коммерции, но с уважением к правам других»</w:t>
      </w:r>
    </w:p>
    <w:p w14:paraId="5368BCB4" w14:textId="77777777" w:rsidR="00C37EF6" w:rsidRPr="00C37EF6" w:rsidRDefault="00C37EF6" w:rsidP="00C37EF6">
      <w:r w:rsidRPr="00C37EF6">
        <w:t>Проект распространяется как проприетарное программное обеспечение с ограниченной лицензией, где:</w:t>
      </w:r>
    </w:p>
    <w:p w14:paraId="741C39E7" w14:textId="77777777" w:rsidR="00C37EF6" w:rsidRPr="00C37EF6" w:rsidRDefault="00C37EF6" w:rsidP="00C37EF6">
      <w:pPr>
        <w:numPr>
          <w:ilvl w:val="0"/>
          <w:numId w:val="227"/>
        </w:numPr>
      </w:pPr>
      <w:r w:rsidRPr="00C37EF6">
        <w:t>Автор сохраняет все права на исходный код, архитектуру и дизайн</w:t>
      </w:r>
    </w:p>
    <w:p w14:paraId="79E63E10" w14:textId="77777777" w:rsidR="00C37EF6" w:rsidRPr="00C37EF6" w:rsidRDefault="00C37EF6" w:rsidP="00C37EF6">
      <w:pPr>
        <w:numPr>
          <w:ilvl w:val="0"/>
          <w:numId w:val="227"/>
        </w:numPr>
      </w:pPr>
      <w:r w:rsidRPr="00C37EF6">
        <w:t>Пользователи получают право использовать приложение исключительно для личных, некоммерческих целей</w:t>
      </w:r>
    </w:p>
    <w:p w14:paraId="10E7E26D" w14:textId="77777777" w:rsidR="00C37EF6" w:rsidRPr="00C37EF6" w:rsidRDefault="00C37EF6" w:rsidP="00C37EF6">
      <w:pPr>
        <w:numPr>
          <w:ilvl w:val="0"/>
          <w:numId w:val="227"/>
        </w:numPr>
      </w:pPr>
      <w:r w:rsidRPr="00C37EF6">
        <w:lastRenderedPageBreak/>
        <w:t>Запрещена коммерческая эксплуатация, модификация с целью перепродажи, декомпиляция и обратная инженерия</w:t>
      </w:r>
    </w:p>
    <w:p w14:paraId="2AE637C1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14.1.2 Ключевые метрики соответствия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6"/>
        <w:gridCol w:w="2756"/>
        <w:gridCol w:w="2940"/>
      </w:tblGrid>
      <w:tr w:rsidR="00C37EF6" w:rsidRPr="00C37EF6" w14:paraId="179BC80E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CF5BDE1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A82479D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3023AEF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Как проверяется</w:t>
            </w:r>
          </w:p>
        </w:tc>
      </w:tr>
      <w:tr w:rsidR="00C37EF6" w:rsidRPr="00C37EF6" w14:paraId="59219B93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E5683C6" w14:textId="77777777" w:rsidR="00C37EF6" w:rsidRPr="00C37EF6" w:rsidRDefault="00C37EF6" w:rsidP="00C37EF6">
            <w:r w:rsidRPr="00C37EF6">
              <w:t>Наличие файла лицензии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0A0FBB" w14:textId="77777777" w:rsidR="00C37EF6" w:rsidRPr="00C37EF6" w:rsidRDefault="00C37EF6" w:rsidP="00C37EF6">
            <w:r w:rsidRPr="00C37EF6">
              <w:t>Сто процентов релизов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50A59BD" w14:textId="77777777" w:rsidR="00C37EF6" w:rsidRPr="00C37EF6" w:rsidRDefault="00C37EF6" w:rsidP="00C37EF6">
            <w:r w:rsidRPr="00C37EF6">
              <w:t>Автоматическая проверка в конвейере сборки</w:t>
            </w:r>
          </w:p>
        </w:tc>
      </w:tr>
      <w:tr w:rsidR="00C37EF6" w:rsidRPr="00C37EF6" w14:paraId="52712C7A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5A302A" w14:textId="77777777" w:rsidR="00C37EF6" w:rsidRPr="00C37EF6" w:rsidRDefault="00C37EF6" w:rsidP="00C37EF6">
            <w:r w:rsidRPr="00C37EF6">
              <w:t>Соответствие законодательству о персональных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F6AC54" w14:textId="77777777" w:rsidR="00C37EF6" w:rsidRPr="00C37EF6" w:rsidRDefault="00C37EF6" w:rsidP="00C37EF6">
            <w:r w:rsidRPr="00C37EF6">
              <w:t>Все персональные данные хранятся локально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93DC9BC" w14:textId="77777777" w:rsidR="00C37EF6" w:rsidRPr="00C37EF6" w:rsidRDefault="00C37EF6" w:rsidP="00C37EF6">
            <w:r w:rsidRPr="00C37EF6">
              <w:t>Аудит кода на передачу данных третьим лицам</w:t>
            </w:r>
          </w:p>
        </w:tc>
      </w:tr>
      <w:tr w:rsidR="00C37EF6" w:rsidRPr="00C37EF6" w14:paraId="2D8FDA7A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C435D6" w14:textId="77777777" w:rsidR="00C37EF6" w:rsidRPr="00C37EF6" w:rsidRDefault="00C37EF6" w:rsidP="00C37EF6">
            <w:r w:rsidRPr="00C37EF6">
              <w:t>Список зависимостей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45233B3" w14:textId="77777777" w:rsidR="00C37EF6" w:rsidRPr="00C37EF6" w:rsidRDefault="00C37EF6" w:rsidP="00C37EF6">
            <w:r w:rsidRPr="00C37EF6">
              <w:t>Сто процентов пакетов с указанием лицензии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0963584" w14:textId="77777777" w:rsidR="00C37EF6" w:rsidRPr="00C37EF6" w:rsidRDefault="00C37EF6" w:rsidP="00C37EF6">
            <w:r w:rsidRPr="00C37EF6">
              <w:t>Автоматический скрипт анализа зависимостей</w:t>
            </w:r>
          </w:p>
        </w:tc>
      </w:tr>
      <w:tr w:rsidR="00C37EF6" w:rsidRPr="00C37EF6" w14:paraId="1E2ED87A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2BD45C7" w14:textId="77777777" w:rsidR="00C37EF6" w:rsidRPr="00C37EF6" w:rsidRDefault="00C37EF6" w:rsidP="00C37EF6">
            <w:r w:rsidRPr="00C37EF6">
              <w:t>Политика конфиденциальности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22A9366" w14:textId="77777777" w:rsidR="00C37EF6" w:rsidRPr="00C37EF6" w:rsidRDefault="00C37EF6" w:rsidP="00C37EF6">
            <w:r w:rsidRPr="00C37EF6">
              <w:t>Доступна в приложении и репозитории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6657B10" w14:textId="77777777" w:rsidR="00C37EF6" w:rsidRPr="00C37EF6" w:rsidRDefault="00C37EF6" w:rsidP="00C37EF6">
            <w:r w:rsidRPr="00C37EF6">
              <w:t>Ручная проверка перед каждым релизом</w:t>
            </w:r>
          </w:p>
        </w:tc>
      </w:tr>
    </w:tbl>
    <w:p w14:paraId="063374A0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14.2 Тип лицензии и условия использования</w:t>
      </w:r>
    </w:p>
    <w:p w14:paraId="7F0DC95B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14.2.1 Лицензионное соглашение с конечным пользователем</w:t>
      </w:r>
    </w:p>
    <w:p w14:paraId="4EF2A0D8" w14:textId="77777777" w:rsidR="00C37EF6" w:rsidRPr="00C37EF6" w:rsidRDefault="00C37EF6" w:rsidP="00C37EF6">
      <w:r w:rsidRPr="00C37EF6">
        <w:t>Лицензия определяет права и обязанности сторон при использовании программного продукта.</w:t>
      </w:r>
    </w:p>
    <w:p w14:paraId="4D1150D1" w14:textId="77777777" w:rsidR="00C37EF6" w:rsidRPr="00C37EF6" w:rsidRDefault="00C37EF6" w:rsidP="00C37EF6">
      <w:r w:rsidRPr="00C37EF6">
        <w:rPr>
          <w:b/>
          <w:bCs/>
        </w:rPr>
        <w:t>Предоставление прав:</w:t>
      </w:r>
    </w:p>
    <w:p w14:paraId="2C562D4E" w14:textId="77777777" w:rsidR="00C37EF6" w:rsidRPr="00C37EF6" w:rsidRDefault="00C37EF6" w:rsidP="00C37EF6">
      <w:pPr>
        <w:numPr>
          <w:ilvl w:val="0"/>
          <w:numId w:val="228"/>
        </w:numPr>
      </w:pPr>
      <w:r w:rsidRPr="00C37EF6">
        <w:t>Лицензиар предоставляет Лицензиату неисключительное, непередаваемое право использовать Программу исключительно для личных, некоммерческих целей</w:t>
      </w:r>
    </w:p>
    <w:p w14:paraId="0114D8D7" w14:textId="77777777" w:rsidR="00C37EF6" w:rsidRPr="00C37EF6" w:rsidRDefault="00C37EF6" w:rsidP="00C37EF6">
      <w:pPr>
        <w:numPr>
          <w:ilvl w:val="0"/>
          <w:numId w:val="228"/>
        </w:numPr>
      </w:pPr>
      <w:r w:rsidRPr="00C37EF6">
        <w:t>Лицензиат может устанавливать Программу на любое количество личных устройств, использовать все функции, включая интеграции с искусственным интеллектом, создавать резервные копии для личного использования</w:t>
      </w:r>
    </w:p>
    <w:p w14:paraId="17CF58DF" w14:textId="77777777" w:rsidR="00C37EF6" w:rsidRPr="00C37EF6" w:rsidRDefault="00C37EF6" w:rsidP="00C37EF6">
      <w:pPr>
        <w:numPr>
          <w:ilvl w:val="0"/>
          <w:numId w:val="228"/>
        </w:numPr>
      </w:pPr>
      <w:r w:rsidRPr="00C37EF6">
        <w:t xml:space="preserve">Лицензиат не может использовать Программу в коммерческих целях, распространять, продавать, сдавать в аренду копии Программы, </w:t>
      </w:r>
      <w:proofErr w:type="spellStart"/>
      <w:r w:rsidRPr="00C37EF6">
        <w:t>декомпилировать</w:t>
      </w:r>
      <w:proofErr w:type="spellEnd"/>
      <w:r w:rsidRPr="00C37EF6">
        <w:t>, дизассемблировать или изменять исходный код, удалять уведомления об авторских правах</w:t>
      </w:r>
    </w:p>
    <w:p w14:paraId="08910F4D" w14:textId="77777777" w:rsidR="00C37EF6" w:rsidRPr="00C37EF6" w:rsidRDefault="00C37EF6" w:rsidP="00C37EF6">
      <w:r w:rsidRPr="00C37EF6">
        <w:rPr>
          <w:b/>
          <w:bCs/>
        </w:rPr>
        <w:t>Интеллектуальная собственность:</w:t>
      </w:r>
    </w:p>
    <w:p w14:paraId="4004A300" w14:textId="77777777" w:rsidR="00C37EF6" w:rsidRPr="00C37EF6" w:rsidRDefault="00C37EF6" w:rsidP="00C37EF6">
      <w:pPr>
        <w:numPr>
          <w:ilvl w:val="0"/>
          <w:numId w:val="229"/>
        </w:numPr>
      </w:pPr>
      <w:r w:rsidRPr="00C37EF6">
        <w:t>Все права на код, дизайн, архитектуру и документацию принадлежат Автору</w:t>
      </w:r>
    </w:p>
    <w:p w14:paraId="0CEE04AB" w14:textId="77777777" w:rsidR="00C37EF6" w:rsidRPr="00C37EF6" w:rsidRDefault="00C37EF6" w:rsidP="00C37EF6">
      <w:pPr>
        <w:numPr>
          <w:ilvl w:val="0"/>
          <w:numId w:val="229"/>
        </w:numPr>
      </w:pPr>
      <w:r w:rsidRPr="00C37EF6">
        <w:t>Медиафайлы, обрабатываемые Программой, остаются собственностью их правообладателей. Программа не претендует на права на пользовательский контент</w:t>
      </w:r>
    </w:p>
    <w:p w14:paraId="2235BED5" w14:textId="77777777" w:rsidR="00C37EF6" w:rsidRPr="00C37EF6" w:rsidRDefault="00C37EF6" w:rsidP="00C37EF6">
      <w:r w:rsidRPr="00C37EF6">
        <w:rPr>
          <w:b/>
          <w:bCs/>
        </w:rPr>
        <w:t>Ответственность:</w:t>
      </w:r>
    </w:p>
    <w:p w14:paraId="02E6B964" w14:textId="77777777" w:rsidR="00C37EF6" w:rsidRPr="00C37EF6" w:rsidRDefault="00C37EF6" w:rsidP="00C37EF6">
      <w:pPr>
        <w:numPr>
          <w:ilvl w:val="0"/>
          <w:numId w:val="230"/>
        </w:numPr>
      </w:pPr>
      <w:r w:rsidRPr="00C37EF6">
        <w:lastRenderedPageBreak/>
        <w:t>Программа предоставляется «как есть». Автор не несёт ответственности за потерю данных, ущерб оборудованию или иные последствия использования</w:t>
      </w:r>
    </w:p>
    <w:p w14:paraId="6862D3CB" w14:textId="77777777" w:rsidR="00C37EF6" w:rsidRPr="00C37EF6" w:rsidRDefault="00C37EF6" w:rsidP="00C37EF6">
      <w:pPr>
        <w:numPr>
          <w:ilvl w:val="0"/>
          <w:numId w:val="230"/>
        </w:numPr>
      </w:pPr>
      <w:r w:rsidRPr="00C37EF6">
        <w:t>Лицензиат использует Программу на свой страх и риск</w:t>
      </w:r>
    </w:p>
    <w:p w14:paraId="326401DE" w14:textId="77777777" w:rsidR="00C37EF6" w:rsidRPr="00C37EF6" w:rsidRDefault="00C37EF6" w:rsidP="00C37EF6">
      <w:r w:rsidRPr="00C37EF6">
        <w:rPr>
          <w:b/>
          <w:bCs/>
        </w:rPr>
        <w:t>Прекращение и применимое право:</w:t>
      </w:r>
    </w:p>
    <w:p w14:paraId="41A87A70" w14:textId="77777777" w:rsidR="00C37EF6" w:rsidRPr="00C37EF6" w:rsidRDefault="00C37EF6" w:rsidP="00C37EF6">
      <w:pPr>
        <w:numPr>
          <w:ilvl w:val="0"/>
          <w:numId w:val="231"/>
        </w:numPr>
      </w:pPr>
      <w:r w:rsidRPr="00C37EF6">
        <w:t>Лицензия автоматически прекращается при нарушении условий использования</w:t>
      </w:r>
    </w:p>
    <w:p w14:paraId="776DFDE4" w14:textId="77777777" w:rsidR="00C37EF6" w:rsidRPr="00C37EF6" w:rsidRDefault="00C37EF6" w:rsidP="00C37EF6">
      <w:pPr>
        <w:numPr>
          <w:ilvl w:val="0"/>
          <w:numId w:val="231"/>
        </w:numPr>
      </w:pPr>
      <w:r w:rsidRPr="00C37EF6">
        <w:t>При прекращении Лицензиат обязан удалить все копии Программы со своих устройств</w:t>
      </w:r>
    </w:p>
    <w:p w14:paraId="51B2008C" w14:textId="77777777" w:rsidR="00C37EF6" w:rsidRPr="00C37EF6" w:rsidRDefault="00C37EF6" w:rsidP="00C37EF6">
      <w:pPr>
        <w:numPr>
          <w:ilvl w:val="0"/>
          <w:numId w:val="231"/>
        </w:numPr>
      </w:pPr>
      <w:r w:rsidRPr="00C37EF6">
        <w:t>Соглашение регулируется законодательством Российской Федерации</w:t>
      </w:r>
    </w:p>
    <w:p w14:paraId="34CBEA47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14.2.2 Файлы лицензии в проекте</w:t>
      </w:r>
    </w:p>
    <w:p w14:paraId="0DE78375" w14:textId="77777777" w:rsidR="00C37EF6" w:rsidRPr="00C37EF6" w:rsidRDefault="00C37EF6" w:rsidP="00C37EF6">
      <w:r w:rsidRPr="00C37EF6">
        <w:t>Структура документации включает следующие обязательные файлы:</w:t>
      </w:r>
    </w:p>
    <w:p w14:paraId="05AAD4EF" w14:textId="77777777" w:rsidR="00C37EF6" w:rsidRPr="00C37EF6" w:rsidRDefault="00C37EF6" w:rsidP="00C37EF6">
      <w:pPr>
        <w:numPr>
          <w:ilvl w:val="0"/>
          <w:numId w:val="232"/>
        </w:numPr>
      </w:pPr>
      <w:r w:rsidRPr="00C37EF6">
        <w:t>Файл лицензии с полным текстом соглашения</w:t>
      </w:r>
    </w:p>
    <w:p w14:paraId="05B7757F" w14:textId="77777777" w:rsidR="00C37EF6" w:rsidRPr="00C37EF6" w:rsidRDefault="00C37EF6" w:rsidP="00C37EF6">
      <w:pPr>
        <w:numPr>
          <w:ilvl w:val="0"/>
          <w:numId w:val="232"/>
        </w:numPr>
      </w:pPr>
      <w:r w:rsidRPr="00C37EF6">
        <w:t>Политика конфиденциальности с описанием сбора и обработки данных</w:t>
      </w:r>
    </w:p>
    <w:p w14:paraId="6A23441A" w14:textId="77777777" w:rsidR="00C37EF6" w:rsidRPr="00C37EF6" w:rsidRDefault="00C37EF6" w:rsidP="00C37EF6">
      <w:pPr>
        <w:numPr>
          <w:ilvl w:val="0"/>
          <w:numId w:val="232"/>
        </w:numPr>
      </w:pPr>
      <w:r w:rsidRPr="00C37EF6">
        <w:t>Список зависимостей с указанием их лицензий</w:t>
      </w:r>
    </w:p>
    <w:p w14:paraId="65F897C6" w14:textId="77777777" w:rsidR="00C37EF6" w:rsidRPr="00C37EF6" w:rsidRDefault="00C37EF6" w:rsidP="00C37EF6">
      <w:pPr>
        <w:numPr>
          <w:ilvl w:val="0"/>
          <w:numId w:val="232"/>
        </w:numPr>
      </w:pPr>
      <w:r w:rsidRPr="00C37EF6">
        <w:t>Уведомления об использовании стороннего программного обеспечения</w:t>
      </w:r>
    </w:p>
    <w:p w14:paraId="0CE36A37" w14:textId="77777777" w:rsidR="00C37EF6" w:rsidRPr="00C37EF6" w:rsidRDefault="00C37EF6" w:rsidP="00C37EF6">
      <w:pPr>
        <w:numPr>
          <w:ilvl w:val="0"/>
          <w:numId w:val="232"/>
        </w:numPr>
      </w:pPr>
      <w:r w:rsidRPr="00C37EF6">
        <w:t>Копии лицензий сторонних компонентов для отображения в интерфейсе приложения</w:t>
      </w:r>
    </w:p>
    <w:p w14:paraId="0B6E66F2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14.3 Обработка персональных данных</w:t>
      </w:r>
    </w:p>
    <w:p w14:paraId="257016C6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14.3.1 Классификация данных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2341"/>
        <w:gridCol w:w="2172"/>
        <w:gridCol w:w="2607"/>
      </w:tblGrid>
      <w:tr w:rsidR="00C37EF6" w:rsidRPr="00C37EF6" w14:paraId="74AB04E0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82680FF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82F9306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Примеры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4282599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Где хранится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3371EF3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Передаётся ли третьим лицам</w:t>
            </w:r>
          </w:p>
        </w:tc>
      </w:tr>
      <w:tr w:rsidR="00C37EF6" w:rsidRPr="00C37EF6" w14:paraId="37204487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E6F2D9" w14:textId="77777777" w:rsidR="00C37EF6" w:rsidRPr="00C37EF6" w:rsidRDefault="00C37EF6" w:rsidP="00C37EF6">
            <w:r w:rsidRPr="00C37EF6">
              <w:t>Локальные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FF47C6" w14:textId="77777777" w:rsidR="00C37EF6" w:rsidRPr="00C37EF6" w:rsidRDefault="00C37EF6" w:rsidP="00C37EF6">
            <w:r w:rsidRPr="00C37EF6">
              <w:t xml:space="preserve">Пути к файлам, </w:t>
            </w:r>
            <w:proofErr w:type="spellStart"/>
            <w:r w:rsidRPr="00C37EF6">
              <w:t>хеши</w:t>
            </w:r>
            <w:proofErr w:type="spellEnd"/>
            <w:r w:rsidRPr="00C37EF6">
              <w:t>, метаданные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7141B6" w14:textId="77777777" w:rsidR="00C37EF6" w:rsidRPr="00C37EF6" w:rsidRDefault="00C37EF6" w:rsidP="00C37EF6">
            <w:r w:rsidRPr="00C37EF6">
              <w:t>Локальная база данных на устройстве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0F2A13C" w14:textId="77777777" w:rsidR="00C37EF6" w:rsidRPr="00C37EF6" w:rsidRDefault="00C37EF6" w:rsidP="00C37EF6">
            <w:r w:rsidRPr="00C37EF6">
              <w:t>Нет</w:t>
            </w:r>
          </w:p>
        </w:tc>
      </w:tr>
      <w:tr w:rsidR="00C37EF6" w:rsidRPr="00C37EF6" w14:paraId="1CE6A6CE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F1BEB0" w14:textId="77777777" w:rsidR="00C37EF6" w:rsidRPr="00C37EF6" w:rsidRDefault="00C37EF6" w:rsidP="00C37EF6">
            <w:r w:rsidRPr="00C37EF6">
              <w:t>Пользовательские настройки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42D695D" w14:textId="77777777" w:rsidR="00C37EF6" w:rsidRPr="00C37EF6" w:rsidRDefault="00C37EF6" w:rsidP="00C37EF6">
            <w:r w:rsidRPr="00C37EF6">
              <w:t>Тема, язык, режим организации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D2FDF57" w14:textId="77777777" w:rsidR="00C37EF6" w:rsidRPr="00C37EF6" w:rsidRDefault="00C37EF6" w:rsidP="00C37EF6">
            <w:r w:rsidRPr="00C37EF6">
              <w:t>Локальная база данных + системный реестр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097DC2E" w14:textId="77777777" w:rsidR="00C37EF6" w:rsidRPr="00C37EF6" w:rsidRDefault="00C37EF6" w:rsidP="00C37EF6">
            <w:r w:rsidRPr="00C37EF6">
              <w:t>Нет</w:t>
            </w:r>
          </w:p>
        </w:tc>
      </w:tr>
      <w:tr w:rsidR="00C37EF6" w:rsidRPr="00C37EF6" w14:paraId="19045438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799FB5C" w14:textId="77777777" w:rsidR="00C37EF6" w:rsidRPr="00C37EF6" w:rsidRDefault="00C37EF6" w:rsidP="00C37EF6">
            <w:r w:rsidRPr="00C37EF6">
              <w:t>Теги и заметки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4CE00C" w14:textId="77777777" w:rsidR="00C37EF6" w:rsidRPr="00C37EF6" w:rsidRDefault="00C37EF6" w:rsidP="00C37EF6">
            <w:r w:rsidRPr="00C37EF6">
              <w:t>Пользовательские теги, текст заметок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3C0E38" w14:textId="77777777" w:rsidR="00C37EF6" w:rsidRPr="00C37EF6" w:rsidRDefault="00C37EF6" w:rsidP="00C37EF6">
            <w:r w:rsidRPr="00C37EF6">
              <w:t>Локальная база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BFA365D" w14:textId="77777777" w:rsidR="00C37EF6" w:rsidRPr="00C37EF6" w:rsidRDefault="00C37EF6" w:rsidP="00C37EF6">
            <w:r w:rsidRPr="00C37EF6">
              <w:t>Нет</w:t>
            </w:r>
          </w:p>
        </w:tc>
      </w:tr>
      <w:tr w:rsidR="00C37EF6" w:rsidRPr="00C37EF6" w14:paraId="11D3B35D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1FB84B" w14:textId="77777777" w:rsidR="00C37EF6" w:rsidRPr="00C37EF6" w:rsidRDefault="00C37EF6" w:rsidP="00C37EF6">
            <w:r w:rsidRPr="00C37EF6">
              <w:t>Ключи внешних сервисов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EDE7D2" w14:textId="77777777" w:rsidR="00C37EF6" w:rsidRPr="00C37EF6" w:rsidRDefault="00C37EF6" w:rsidP="00C37EF6">
            <w:r w:rsidRPr="00C37EF6">
              <w:t>Токены доступа к внешним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E31D35" w14:textId="77777777" w:rsidR="00C37EF6" w:rsidRPr="00C37EF6" w:rsidRDefault="00C37EF6" w:rsidP="00C37EF6">
            <w:r w:rsidRPr="00C37EF6">
              <w:t xml:space="preserve">Защищённое хранилище </w:t>
            </w:r>
            <w:r w:rsidRPr="00C37EF6">
              <w:lastRenderedPageBreak/>
              <w:t>операционной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1E463C0" w14:textId="77777777" w:rsidR="00C37EF6" w:rsidRPr="00C37EF6" w:rsidRDefault="00C37EF6" w:rsidP="00C37EF6">
            <w:r w:rsidRPr="00C37EF6">
              <w:lastRenderedPageBreak/>
              <w:t>Только целевому сервису</w:t>
            </w:r>
          </w:p>
        </w:tc>
      </w:tr>
      <w:tr w:rsidR="00C37EF6" w:rsidRPr="00C37EF6" w14:paraId="0D936B16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94BEDF" w14:textId="77777777" w:rsidR="00C37EF6" w:rsidRPr="00C37EF6" w:rsidRDefault="00C37EF6" w:rsidP="00C37EF6">
            <w:r w:rsidRPr="00C37EF6">
              <w:t>Аналитика использования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26B1A72" w14:textId="77777777" w:rsidR="00C37EF6" w:rsidRPr="00C37EF6" w:rsidRDefault="00C37EF6" w:rsidP="00C37EF6">
            <w:r w:rsidRPr="00C37EF6">
              <w:t>Частота функций, время сессии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1E2726A" w14:textId="77777777" w:rsidR="00C37EF6" w:rsidRPr="00C37EF6" w:rsidRDefault="00C37EF6" w:rsidP="00C37EF6">
            <w:r w:rsidRPr="00C37EF6">
              <w:t>Опционально, анонимно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74C1A23" w14:textId="77777777" w:rsidR="00C37EF6" w:rsidRPr="00C37EF6" w:rsidRDefault="00C37EF6" w:rsidP="00C37EF6">
            <w:r w:rsidRPr="00C37EF6">
              <w:t>Только если включено пользователем</w:t>
            </w:r>
          </w:p>
        </w:tc>
      </w:tr>
      <w:tr w:rsidR="00C37EF6" w:rsidRPr="00C37EF6" w14:paraId="29B827A7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B7FF193" w14:textId="77777777" w:rsidR="00C37EF6" w:rsidRPr="00C37EF6" w:rsidRDefault="00C37EF6" w:rsidP="00C37EF6">
            <w:r w:rsidRPr="00C37EF6">
              <w:t>Отчёты об ошибках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663724A" w14:textId="77777777" w:rsidR="00C37EF6" w:rsidRPr="00C37EF6" w:rsidRDefault="00C37EF6" w:rsidP="00C37EF6">
            <w:r w:rsidRPr="00C37EF6">
              <w:t>Стек вызовов, версия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0244B49" w14:textId="77777777" w:rsidR="00C37EF6" w:rsidRPr="00C37EF6" w:rsidRDefault="00C37EF6" w:rsidP="00C37EF6">
            <w:r w:rsidRPr="00C37EF6">
              <w:t>Сервис сбора крашей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B691786" w14:textId="77777777" w:rsidR="00C37EF6" w:rsidRPr="00C37EF6" w:rsidRDefault="00C37EF6" w:rsidP="00C37EF6">
            <w:proofErr w:type="spellStart"/>
            <w:r w:rsidRPr="00C37EF6">
              <w:t>Анонимизированные</w:t>
            </w:r>
            <w:proofErr w:type="spellEnd"/>
            <w:r w:rsidRPr="00C37EF6">
              <w:t xml:space="preserve"> данные</w:t>
            </w:r>
          </w:p>
        </w:tc>
      </w:tr>
    </w:tbl>
    <w:p w14:paraId="18D5FF72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14.3.2 Принципы обработки данных</w:t>
      </w:r>
    </w:p>
    <w:p w14:paraId="64B580B8" w14:textId="77777777" w:rsidR="00C37EF6" w:rsidRPr="00C37EF6" w:rsidRDefault="00C37EF6" w:rsidP="00C37EF6">
      <w:r w:rsidRPr="00C37EF6">
        <w:rPr>
          <w:b/>
          <w:bCs/>
        </w:rPr>
        <w:t>Принцип минимизации:</w:t>
      </w:r>
    </w:p>
    <w:p w14:paraId="2217F78D" w14:textId="77777777" w:rsidR="00C37EF6" w:rsidRPr="00C37EF6" w:rsidRDefault="00C37EF6" w:rsidP="00C37EF6">
      <w:pPr>
        <w:numPr>
          <w:ilvl w:val="0"/>
          <w:numId w:val="233"/>
        </w:numPr>
      </w:pPr>
      <w:r w:rsidRPr="00C37EF6">
        <w:t>Собирается только то, что необходимо для работы приложения</w:t>
      </w:r>
    </w:p>
    <w:p w14:paraId="0C80947F" w14:textId="77777777" w:rsidR="00C37EF6" w:rsidRPr="00C37EF6" w:rsidRDefault="00C37EF6" w:rsidP="00C37EF6">
      <w:pPr>
        <w:numPr>
          <w:ilvl w:val="0"/>
          <w:numId w:val="233"/>
        </w:numPr>
      </w:pPr>
      <w:r w:rsidRPr="00C37EF6">
        <w:t>Пути к файлам хранятся как строки, без сканирования содержимого</w:t>
      </w:r>
    </w:p>
    <w:p w14:paraId="3BCD8F6C" w14:textId="77777777" w:rsidR="00C37EF6" w:rsidRPr="00C37EF6" w:rsidRDefault="00C37EF6" w:rsidP="00C37EF6">
      <w:r w:rsidRPr="00C37EF6">
        <w:rPr>
          <w:b/>
          <w:bCs/>
        </w:rPr>
        <w:t>Принцип локальности:</w:t>
      </w:r>
    </w:p>
    <w:p w14:paraId="5804006B" w14:textId="77777777" w:rsidR="00C37EF6" w:rsidRPr="00C37EF6" w:rsidRDefault="00C37EF6" w:rsidP="00C37EF6">
      <w:pPr>
        <w:numPr>
          <w:ilvl w:val="0"/>
          <w:numId w:val="234"/>
        </w:numPr>
      </w:pPr>
      <w:r w:rsidRPr="00C37EF6">
        <w:t>Все пользовательские данные хранятся только на устройстве пользователя</w:t>
      </w:r>
    </w:p>
    <w:p w14:paraId="2C90EF13" w14:textId="77777777" w:rsidR="00C37EF6" w:rsidRPr="00C37EF6" w:rsidRDefault="00C37EF6" w:rsidP="00C37EF6">
      <w:pPr>
        <w:numPr>
          <w:ilvl w:val="0"/>
          <w:numId w:val="234"/>
        </w:numPr>
      </w:pPr>
      <w:r w:rsidRPr="00C37EF6">
        <w:t>Облачная синхронизация является опциональной и использует сквозное шифрование</w:t>
      </w:r>
    </w:p>
    <w:p w14:paraId="4F307C73" w14:textId="77777777" w:rsidR="00C37EF6" w:rsidRPr="00C37EF6" w:rsidRDefault="00C37EF6" w:rsidP="00C37EF6">
      <w:r w:rsidRPr="00C37EF6">
        <w:rPr>
          <w:b/>
          <w:bCs/>
        </w:rPr>
        <w:t>Принцип прозрачности:</w:t>
      </w:r>
    </w:p>
    <w:p w14:paraId="12232BBC" w14:textId="77777777" w:rsidR="00C37EF6" w:rsidRPr="00C37EF6" w:rsidRDefault="00C37EF6" w:rsidP="00C37EF6">
      <w:pPr>
        <w:numPr>
          <w:ilvl w:val="0"/>
          <w:numId w:val="235"/>
        </w:numPr>
      </w:pPr>
      <w:r w:rsidRPr="00C37EF6">
        <w:t>Пользователь видит, какие данные и зачем собираются</w:t>
      </w:r>
    </w:p>
    <w:p w14:paraId="6A518A9C" w14:textId="77777777" w:rsidR="00C37EF6" w:rsidRPr="00C37EF6" w:rsidRDefault="00C37EF6" w:rsidP="00C37EF6">
      <w:pPr>
        <w:numPr>
          <w:ilvl w:val="0"/>
          <w:numId w:val="235"/>
        </w:numPr>
      </w:pPr>
      <w:r w:rsidRPr="00C37EF6">
        <w:t>Настройки приватности доступны в один клик из главного меню</w:t>
      </w:r>
    </w:p>
    <w:p w14:paraId="553F6F2B" w14:textId="77777777" w:rsidR="00C37EF6" w:rsidRPr="00C37EF6" w:rsidRDefault="00C37EF6" w:rsidP="00C37EF6">
      <w:r w:rsidRPr="00C37EF6">
        <w:rPr>
          <w:b/>
          <w:bCs/>
        </w:rPr>
        <w:t>Принцип контроля:</w:t>
      </w:r>
    </w:p>
    <w:p w14:paraId="7D989F0E" w14:textId="77777777" w:rsidR="00C37EF6" w:rsidRPr="00C37EF6" w:rsidRDefault="00C37EF6" w:rsidP="00C37EF6">
      <w:pPr>
        <w:numPr>
          <w:ilvl w:val="0"/>
          <w:numId w:val="236"/>
        </w:numPr>
      </w:pPr>
      <w:r w:rsidRPr="00C37EF6">
        <w:t>Пользователь может экспортировать или удалить все данные в любой момент</w:t>
      </w:r>
    </w:p>
    <w:p w14:paraId="631AE581" w14:textId="77777777" w:rsidR="00C37EF6" w:rsidRPr="00C37EF6" w:rsidRDefault="00C37EF6" w:rsidP="00C37EF6">
      <w:pPr>
        <w:numPr>
          <w:ilvl w:val="0"/>
          <w:numId w:val="236"/>
        </w:numPr>
      </w:pPr>
      <w:r w:rsidRPr="00C37EF6">
        <w:t>Аналитика и отчёты об ошибках отключаются по желанию пользователя</w:t>
      </w:r>
    </w:p>
    <w:p w14:paraId="19E364CD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14.3.3 Политика конфиденциальности</w:t>
      </w:r>
    </w:p>
    <w:p w14:paraId="439EC545" w14:textId="77777777" w:rsidR="00C37EF6" w:rsidRPr="00C37EF6" w:rsidRDefault="00C37EF6" w:rsidP="00C37EF6">
      <w:r w:rsidRPr="00C37EF6">
        <w:t>Политика конфиденциальности должна быть доступна пользователю в понятной форме и содержать:</w:t>
      </w:r>
    </w:p>
    <w:p w14:paraId="3D02B5C4" w14:textId="77777777" w:rsidR="00C37EF6" w:rsidRPr="00C37EF6" w:rsidRDefault="00C37EF6" w:rsidP="00C37EF6">
      <w:r w:rsidRPr="00C37EF6">
        <w:rPr>
          <w:b/>
          <w:bCs/>
        </w:rPr>
        <w:t>Что приложение не делает:</w:t>
      </w:r>
    </w:p>
    <w:p w14:paraId="2C0407E8" w14:textId="77777777" w:rsidR="00C37EF6" w:rsidRPr="00C37EF6" w:rsidRDefault="00C37EF6" w:rsidP="00C37EF6">
      <w:pPr>
        <w:numPr>
          <w:ilvl w:val="0"/>
          <w:numId w:val="237"/>
        </w:numPr>
      </w:pPr>
      <w:r w:rsidRPr="00C37EF6">
        <w:t>Не продаёт и не передаёт пользовательские данные третьим лицам</w:t>
      </w:r>
    </w:p>
    <w:p w14:paraId="31B011BE" w14:textId="77777777" w:rsidR="00C37EF6" w:rsidRPr="00C37EF6" w:rsidRDefault="00C37EF6" w:rsidP="00C37EF6">
      <w:pPr>
        <w:numPr>
          <w:ilvl w:val="0"/>
          <w:numId w:val="237"/>
        </w:numPr>
      </w:pPr>
      <w:r w:rsidRPr="00C37EF6">
        <w:t>Не сканирует содержимое файлов без явного запроса пользователя</w:t>
      </w:r>
    </w:p>
    <w:p w14:paraId="4AA58448" w14:textId="77777777" w:rsidR="00C37EF6" w:rsidRPr="00C37EF6" w:rsidRDefault="00C37EF6" w:rsidP="00C37EF6">
      <w:pPr>
        <w:numPr>
          <w:ilvl w:val="0"/>
          <w:numId w:val="237"/>
        </w:numPr>
      </w:pPr>
      <w:r w:rsidRPr="00C37EF6">
        <w:t>Не отслеживает активность пользователя вне приложения</w:t>
      </w:r>
    </w:p>
    <w:p w14:paraId="4AD0AB54" w14:textId="77777777" w:rsidR="00C37EF6" w:rsidRPr="00C37EF6" w:rsidRDefault="00C37EF6" w:rsidP="00C37EF6">
      <w:r w:rsidRPr="00C37EF6">
        <w:rPr>
          <w:b/>
          <w:bCs/>
        </w:rPr>
        <w:t>Что приложение делает:</w:t>
      </w:r>
    </w:p>
    <w:p w14:paraId="424981F1" w14:textId="77777777" w:rsidR="00C37EF6" w:rsidRPr="00C37EF6" w:rsidRDefault="00C37EF6" w:rsidP="00C37EF6">
      <w:pPr>
        <w:numPr>
          <w:ilvl w:val="0"/>
          <w:numId w:val="238"/>
        </w:numPr>
      </w:pPr>
      <w:r w:rsidRPr="00C37EF6">
        <w:t>Хранит метаданные медиа локально для обеспечения быстрого поиска</w:t>
      </w:r>
    </w:p>
    <w:p w14:paraId="190ADEE2" w14:textId="77777777" w:rsidR="00C37EF6" w:rsidRPr="00C37EF6" w:rsidRDefault="00C37EF6" w:rsidP="00C37EF6">
      <w:pPr>
        <w:numPr>
          <w:ilvl w:val="0"/>
          <w:numId w:val="238"/>
        </w:numPr>
      </w:pPr>
      <w:r w:rsidRPr="00C37EF6">
        <w:lastRenderedPageBreak/>
        <w:t>Использует внешние сервисы только для функций, которые пользователь явно включает</w:t>
      </w:r>
    </w:p>
    <w:p w14:paraId="51153FE5" w14:textId="77777777" w:rsidR="00C37EF6" w:rsidRPr="00C37EF6" w:rsidRDefault="00C37EF6" w:rsidP="00C37EF6">
      <w:pPr>
        <w:numPr>
          <w:ilvl w:val="0"/>
          <w:numId w:val="238"/>
        </w:numPr>
      </w:pPr>
      <w:r w:rsidRPr="00C37EF6">
        <w:t>Отправляет анонимные отчёты об ошибках для улучшения стабильности (с возможностью отключения)</w:t>
      </w:r>
    </w:p>
    <w:p w14:paraId="37410C15" w14:textId="77777777" w:rsidR="00C37EF6" w:rsidRPr="00C37EF6" w:rsidRDefault="00C37EF6" w:rsidP="00C37EF6">
      <w:r w:rsidRPr="00C37EF6">
        <w:rPr>
          <w:b/>
          <w:bCs/>
        </w:rPr>
        <w:t>Права пользователя:</w:t>
      </w:r>
    </w:p>
    <w:p w14:paraId="55795DF1" w14:textId="77777777" w:rsidR="00C37EF6" w:rsidRPr="00C37EF6" w:rsidRDefault="00C37EF6" w:rsidP="00C37EF6">
      <w:pPr>
        <w:numPr>
          <w:ilvl w:val="0"/>
          <w:numId w:val="239"/>
        </w:numPr>
      </w:pPr>
      <w:r w:rsidRPr="00C37EF6">
        <w:t>Экспортировать все свои данные в любой момент</w:t>
      </w:r>
    </w:p>
    <w:p w14:paraId="2C15B800" w14:textId="77777777" w:rsidR="00C37EF6" w:rsidRPr="00C37EF6" w:rsidRDefault="00C37EF6" w:rsidP="00C37EF6">
      <w:pPr>
        <w:numPr>
          <w:ilvl w:val="0"/>
          <w:numId w:val="239"/>
        </w:numPr>
      </w:pPr>
      <w:r w:rsidRPr="00C37EF6">
        <w:t>Полностью удалить все данные приложения одной кнопкой</w:t>
      </w:r>
    </w:p>
    <w:p w14:paraId="58409C7C" w14:textId="77777777" w:rsidR="00C37EF6" w:rsidRPr="00C37EF6" w:rsidRDefault="00C37EF6" w:rsidP="00C37EF6">
      <w:pPr>
        <w:numPr>
          <w:ilvl w:val="0"/>
          <w:numId w:val="239"/>
        </w:numPr>
      </w:pPr>
      <w:r w:rsidRPr="00C37EF6">
        <w:t>Отключить любую интеграцию с внешними сервисами</w:t>
      </w:r>
    </w:p>
    <w:p w14:paraId="41C01BA3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14.4 Сторонние зависимости и их лицензии</w:t>
      </w:r>
    </w:p>
    <w:p w14:paraId="01F106D9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14.4.1 Автоматизированный сбор лицензий</w:t>
      </w:r>
    </w:p>
    <w:p w14:paraId="16A06304" w14:textId="77777777" w:rsidR="00C37EF6" w:rsidRPr="00C37EF6" w:rsidRDefault="00C37EF6" w:rsidP="00C37EF6">
      <w:r w:rsidRPr="00C37EF6">
        <w:t>Процесс управления зависимостями включает автоматическую генерацию списка всех используемых сторонних компонентов с указанием их лицензий. Этот список должен обновляться при каждом изменении зависимостей и проверяться перед релизом.</w:t>
      </w:r>
    </w:p>
    <w:p w14:paraId="22033C11" w14:textId="77777777" w:rsidR="00C37EF6" w:rsidRPr="00C37EF6" w:rsidRDefault="00C37EF6" w:rsidP="00C37EF6">
      <w:r w:rsidRPr="00C37EF6">
        <w:rPr>
          <w:b/>
          <w:bCs/>
        </w:rPr>
        <w:t>Формат документации зависимостей:</w:t>
      </w:r>
    </w:p>
    <w:p w14:paraId="712417B6" w14:textId="77777777" w:rsidR="00C37EF6" w:rsidRPr="00C37EF6" w:rsidRDefault="00C37EF6" w:rsidP="00C37EF6">
      <w:pPr>
        <w:numPr>
          <w:ilvl w:val="0"/>
          <w:numId w:val="240"/>
        </w:numPr>
      </w:pPr>
      <w:r w:rsidRPr="00C37EF6">
        <w:t>Таблица с указанием названия пакета, версии, типа лицензии и ссылки на репозиторий</w:t>
      </w:r>
    </w:p>
    <w:p w14:paraId="10AEA286" w14:textId="77777777" w:rsidR="00C37EF6" w:rsidRPr="00C37EF6" w:rsidRDefault="00C37EF6" w:rsidP="00C37EF6">
      <w:pPr>
        <w:numPr>
          <w:ilvl w:val="0"/>
          <w:numId w:val="240"/>
        </w:numPr>
      </w:pPr>
      <w:r w:rsidRPr="00C37EF6">
        <w:t>Отдельный раздел для лицензий с особыми требованиями (необходимость сохранения уведомлений, запрет на использование имени проекта)</w:t>
      </w:r>
    </w:p>
    <w:p w14:paraId="169D9678" w14:textId="77777777" w:rsidR="00C37EF6" w:rsidRPr="00C37EF6" w:rsidRDefault="00C37EF6" w:rsidP="00C37EF6">
      <w:pPr>
        <w:numPr>
          <w:ilvl w:val="0"/>
          <w:numId w:val="240"/>
        </w:numPr>
      </w:pPr>
      <w:r w:rsidRPr="00C37EF6">
        <w:t>Ссылки на полные тексты лицензий в ресурсах приложения</w:t>
      </w:r>
    </w:p>
    <w:p w14:paraId="36A23E61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14.4.2 Проверка совместимости лицензий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3227"/>
        <w:gridCol w:w="4003"/>
      </w:tblGrid>
      <w:tr w:rsidR="00C37EF6" w:rsidRPr="00C37EF6" w14:paraId="513FAEB5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93FDF57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Лицензия зависимости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267C6BF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Совместима с проприетарной лицензией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2408BCB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Требования</w:t>
            </w:r>
          </w:p>
        </w:tc>
      </w:tr>
      <w:tr w:rsidR="00C37EF6" w:rsidRPr="00C37EF6" w14:paraId="7BC67F69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1E25EE" w14:textId="77777777" w:rsidR="00C37EF6" w:rsidRPr="00C37EF6" w:rsidRDefault="00C37EF6" w:rsidP="00C37EF6">
            <w:proofErr w:type="spellStart"/>
            <w:r w:rsidRPr="00C37EF6">
              <w:t>Мит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6A1DC94" w14:textId="77777777" w:rsidR="00C37EF6" w:rsidRPr="00C37EF6" w:rsidRDefault="00C37EF6" w:rsidP="00C37EF6">
            <w:r w:rsidRPr="00C37EF6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A97C753" w14:textId="77777777" w:rsidR="00C37EF6" w:rsidRPr="00C37EF6" w:rsidRDefault="00C37EF6" w:rsidP="00C37EF6">
            <w:r w:rsidRPr="00C37EF6">
              <w:t>Сохранить уведомление об авторских правах</w:t>
            </w:r>
          </w:p>
        </w:tc>
      </w:tr>
      <w:tr w:rsidR="00C37EF6" w:rsidRPr="00C37EF6" w14:paraId="69C0AD93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912CB32" w14:textId="77777777" w:rsidR="00C37EF6" w:rsidRPr="00C37EF6" w:rsidRDefault="00C37EF6" w:rsidP="00C37EF6">
            <w:r w:rsidRPr="00C37EF6">
              <w:t>Апач два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09EDF2" w14:textId="77777777" w:rsidR="00C37EF6" w:rsidRPr="00C37EF6" w:rsidRDefault="00C37EF6" w:rsidP="00C37EF6">
            <w:r w:rsidRPr="00C37EF6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4FA19E7" w14:textId="77777777" w:rsidR="00C37EF6" w:rsidRPr="00C37EF6" w:rsidRDefault="00C37EF6" w:rsidP="00C37EF6">
            <w:r w:rsidRPr="00C37EF6">
              <w:t>Сохранить уведомление, указать изменения</w:t>
            </w:r>
          </w:p>
        </w:tc>
      </w:tr>
      <w:tr w:rsidR="00C37EF6" w:rsidRPr="00C37EF6" w14:paraId="6F99C2B3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CFC782" w14:textId="77777777" w:rsidR="00C37EF6" w:rsidRPr="00C37EF6" w:rsidRDefault="00C37EF6" w:rsidP="00C37EF6">
            <w:r w:rsidRPr="00C37EF6">
              <w:t>Би-эс-ди два/три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25774F" w14:textId="77777777" w:rsidR="00C37EF6" w:rsidRPr="00C37EF6" w:rsidRDefault="00C37EF6" w:rsidP="00C37EF6">
            <w:r w:rsidRPr="00C37EF6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55EC434" w14:textId="77777777" w:rsidR="00C37EF6" w:rsidRPr="00C37EF6" w:rsidRDefault="00C37EF6" w:rsidP="00C37EF6">
            <w:r w:rsidRPr="00C37EF6">
              <w:t>Сохранить уведомление, не использовать имя для рекламы</w:t>
            </w:r>
          </w:p>
        </w:tc>
      </w:tr>
      <w:tr w:rsidR="00C37EF6" w:rsidRPr="00C37EF6" w14:paraId="74B251D2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CF4120" w14:textId="77777777" w:rsidR="00C37EF6" w:rsidRPr="00C37EF6" w:rsidRDefault="00C37EF6" w:rsidP="00C37EF6">
            <w:r w:rsidRPr="00C37EF6">
              <w:t>Джи-пи-эль три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2026707" w14:textId="77777777" w:rsidR="00C37EF6" w:rsidRPr="00C37EF6" w:rsidRDefault="00C37EF6" w:rsidP="00C37EF6">
            <w:r w:rsidRPr="00C37EF6">
              <w:t>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13761DD" w14:textId="77777777" w:rsidR="00C37EF6" w:rsidRPr="00C37EF6" w:rsidRDefault="00C37EF6" w:rsidP="00C37EF6">
            <w:r w:rsidRPr="00C37EF6">
              <w:t>Требует открытия исходного кода производных работ</w:t>
            </w:r>
          </w:p>
        </w:tc>
      </w:tr>
      <w:tr w:rsidR="00C37EF6" w:rsidRPr="00C37EF6" w14:paraId="2CB5AE51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7F9CCE9" w14:textId="77777777" w:rsidR="00C37EF6" w:rsidRPr="00C37EF6" w:rsidRDefault="00C37EF6" w:rsidP="00C37EF6">
            <w:r w:rsidRPr="00C37EF6">
              <w:lastRenderedPageBreak/>
              <w:t>А-Джи-Пи-эль три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5370EF0" w14:textId="77777777" w:rsidR="00C37EF6" w:rsidRPr="00C37EF6" w:rsidRDefault="00C37EF6" w:rsidP="00C37EF6">
            <w:r w:rsidRPr="00C37EF6">
              <w:t>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C44F69C" w14:textId="77777777" w:rsidR="00C37EF6" w:rsidRPr="00C37EF6" w:rsidRDefault="00C37EF6" w:rsidP="00C37EF6">
            <w:r w:rsidRPr="00C37EF6">
              <w:t>Требует открытия кода даже при сетевом использовании</w:t>
            </w:r>
          </w:p>
        </w:tc>
      </w:tr>
    </w:tbl>
    <w:p w14:paraId="50ED25C7" w14:textId="77777777" w:rsidR="00C37EF6" w:rsidRPr="00C37EF6" w:rsidRDefault="00C37EF6" w:rsidP="00C37EF6">
      <w:r w:rsidRPr="00C37EF6">
        <w:rPr>
          <w:b/>
          <w:bCs/>
        </w:rPr>
        <w:t>Правило для управления зависимостями:</w:t>
      </w:r>
    </w:p>
    <w:p w14:paraId="34CF20A8" w14:textId="77777777" w:rsidR="00C37EF6" w:rsidRPr="00C37EF6" w:rsidRDefault="00C37EF6" w:rsidP="00C37EF6">
      <w:pPr>
        <w:numPr>
          <w:ilvl w:val="0"/>
          <w:numId w:val="241"/>
        </w:numPr>
      </w:pPr>
      <w:r w:rsidRPr="00C37EF6">
        <w:t>Запретить зависимости с копилефт-лицензиями в конфигурации проекта</w:t>
      </w:r>
    </w:p>
    <w:p w14:paraId="09248CF3" w14:textId="77777777" w:rsidR="00C37EF6" w:rsidRPr="00C37EF6" w:rsidRDefault="00C37EF6" w:rsidP="00C37EF6">
      <w:pPr>
        <w:numPr>
          <w:ilvl w:val="0"/>
          <w:numId w:val="241"/>
        </w:numPr>
      </w:pPr>
      <w:r w:rsidRPr="00C37EF6">
        <w:t>Предупреждать о лицензиях, требующих особых уведомлений</w:t>
      </w:r>
    </w:p>
    <w:p w14:paraId="5A3FF76E" w14:textId="77777777" w:rsidR="00C37EF6" w:rsidRPr="00C37EF6" w:rsidRDefault="00C37EF6" w:rsidP="00C37EF6">
      <w:pPr>
        <w:numPr>
          <w:ilvl w:val="0"/>
          <w:numId w:val="241"/>
        </w:numPr>
      </w:pPr>
      <w:r w:rsidRPr="00C37EF6">
        <w:t>Автоматически проверять совместимость при добавлении новых зависимостей</w:t>
      </w:r>
    </w:p>
    <w:p w14:paraId="630416CB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14.5 Интеграция с внешними сервисами: правовые аспекты</w:t>
      </w:r>
    </w:p>
    <w:p w14:paraId="2EEB4FCD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14.5.1 Условия использования сторонних сервисов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2"/>
        <w:gridCol w:w="1445"/>
        <w:gridCol w:w="2076"/>
        <w:gridCol w:w="3259"/>
      </w:tblGrid>
      <w:tr w:rsidR="00C37EF6" w:rsidRPr="00C37EF6" w14:paraId="31DF287E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4612E16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Сервис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F31C7D3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Тип доступа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3CBCE94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Лимиты бесплатного тарифа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CC0F762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Требования к атрибуции</w:t>
            </w:r>
          </w:p>
        </w:tc>
      </w:tr>
      <w:tr w:rsidR="00C37EF6" w:rsidRPr="00C37EF6" w14:paraId="3822B163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2144F6" w14:textId="77777777" w:rsidR="00C37EF6" w:rsidRPr="00C37EF6" w:rsidRDefault="00C37EF6" w:rsidP="00C37EF6">
            <w:r w:rsidRPr="00C37EF6">
              <w:t>Сервис искусственного интеллекта один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C5F6D60" w14:textId="77777777" w:rsidR="00C37EF6" w:rsidRPr="00C37EF6" w:rsidRDefault="00C37EF6" w:rsidP="00C37EF6">
            <w:r w:rsidRPr="00C37EF6">
              <w:t>Публичный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F3FE2D" w14:textId="77777777" w:rsidR="00C37EF6" w:rsidRPr="00C37EF6" w:rsidRDefault="00C37EF6" w:rsidP="00C37EF6">
            <w:r w:rsidRPr="00C37EF6">
              <w:t>Тридцать тысяч токенов в месяц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26AD964" w14:textId="77777777" w:rsidR="00C37EF6" w:rsidRPr="00C37EF6" w:rsidRDefault="00C37EF6" w:rsidP="00C37EF6">
            <w:r w:rsidRPr="00C37EF6">
              <w:t>Указать «Предоставлено сервисом» в настройках</w:t>
            </w:r>
          </w:p>
        </w:tc>
      </w:tr>
      <w:tr w:rsidR="00C37EF6" w:rsidRPr="00C37EF6" w14:paraId="0689B10D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FBF790" w14:textId="77777777" w:rsidR="00C37EF6" w:rsidRPr="00C37EF6" w:rsidRDefault="00C37EF6" w:rsidP="00C37EF6">
            <w:r w:rsidRPr="00C37EF6">
              <w:t>Сервис искусственного интеллекта два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E55058F" w14:textId="77777777" w:rsidR="00C37EF6" w:rsidRPr="00C37EF6" w:rsidRDefault="00C37EF6" w:rsidP="00C37EF6">
            <w:r w:rsidRPr="00C37EF6">
              <w:t>Публичный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C32C45" w14:textId="77777777" w:rsidR="00C37EF6" w:rsidRPr="00C37EF6" w:rsidRDefault="00C37EF6" w:rsidP="00C37EF6">
            <w:r w:rsidRPr="00C37EF6">
              <w:t>Десять запросов в минуту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0862D6F" w14:textId="77777777" w:rsidR="00C37EF6" w:rsidRPr="00C37EF6" w:rsidRDefault="00C37EF6" w:rsidP="00C37EF6">
            <w:r w:rsidRPr="00C37EF6">
              <w:t>Не требуется, но рекомендуется</w:t>
            </w:r>
          </w:p>
        </w:tc>
      </w:tr>
      <w:tr w:rsidR="00C37EF6" w:rsidRPr="00C37EF6" w14:paraId="4DCC75BE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59FC43" w14:textId="77777777" w:rsidR="00C37EF6" w:rsidRPr="00C37EF6" w:rsidRDefault="00C37EF6" w:rsidP="00C37EF6">
            <w:r w:rsidRPr="00C37EF6">
              <w:t>Публичный каталог контента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2F8D8C" w14:textId="77777777" w:rsidR="00C37EF6" w:rsidRPr="00C37EF6" w:rsidRDefault="00C37EF6" w:rsidP="00C37EF6">
            <w:r w:rsidRPr="00C37EF6">
              <w:t>Публичный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5633C4" w14:textId="77777777" w:rsidR="00C37EF6" w:rsidRPr="00C37EF6" w:rsidRDefault="00C37EF6" w:rsidP="00C37EF6">
            <w:r w:rsidRPr="00C37EF6">
              <w:t>Шестьдесят запросов в минуту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B0C9C14" w14:textId="77777777" w:rsidR="00C37EF6" w:rsidRPr="00C37EF6" w:rsidRDefault="00C37EF6" w:rsidP="00C37EF6">
            <w:r w:rsidRPr="00C37EF6">
              <w:t>Заголовок пользователя должен содержать имя приложения</w:t>
            </w:r>
          </w:p>
        </w:tc>
      </w:tr>
      <w:tr w:rsidR="00C37EF6" w:rsidRPr="00C37EF6" w14:paraId="6EEC4F20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CDE8FE" w14:textId="77777777" w:rsidR="00C37EF6" w:rsidRPr="00C37EF6" w:rsidRDefault="00C37EF6" w:rsidP="00C37EF6">
            <w:r w:rsidRPr="00C37EF6">
              <w:t>Сервис обратного поиска изображений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70327C" w14:textId="77777777" w:rsidR="00C37EF6" w:rsidRPr="00C37EF6" w:rsidRDefault="00C37EF6" w:rsidP="00C37EF6">
            <w:r w:rsidRPr="00C37EF6">
              <w:t>Публичный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4DB38F" w14:textId="77777777" w:rsidR="00C37EF6" w:rsidRPr="00C37EF6" w:rsidRDefault="00C37EF6" w:rsidP="00C37EF6">
            <w:r w:rsidRPr="00C37EF6">
              <w:t>Сто запросов в день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7EE602C" w14:textId="77777777" w:rsidR="00C37EF6" w:rsidRPr="00C37EF6" w:rsidRDefault="00C37EF6" w:rsidP="00C37EF6">
            <w:r w:rsidRPr="00C37EF6">
              <w:t>Не требуется</w:t>
            </w:r>
          </w:p>
        </w:tc>
      </w:tr>
      <w:tr w:rsidR="00C37EF6" w:rsidRPr="00C37EF6" w14:paraId="11224B29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AA461FA" w14:textId="77777777" w:rsidR="00C37EF6" w:rsidRPr="00C37EF6" w:rsidRDefault="00C37EF6" w:rsidP="00C37EF6">
            <w:r w:rsidRPr="00C37EF6">
              <w:t>Облачное хранилище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F4FAEA2" w14:textId="77777777" w:rsidR="00C37EF6" w:rsidRPr="00C37EF6" w:rsidRDefault="00C37EF6" w:rsidP="00C37EF6">
            <w:r w:rsidRPr="00C37EF6">
              <w:t>Авторизация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EEB253C" w14:textId="77777777" w:rsidR="00C37EF6" w:rsidRPr="00C37EF6" w:rsidRDefault="00C37EF6" w:rsidP="00C37EF6">
            <w:r w:rsidRPr="00C37EF6">
              <w:t>Десять тысяч запросов в день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E006B55" w14:textId="77777777" w:rsidR="00C37EF6" w:rsidRPr="00C37EF6" w:rsidRDefault="00C37EF6" w:rsidP="00C37EF6">
            <w:r w:rsidRPr="00C37EF6">
              <w:t>Соблюдать политику использования данных</w:t>
            </w:r>
          </w:p>
        </w:tc>
      </w:tr>
    </w:tbl>
    <w:p w14:paraId="6BAA2EF8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14.5.2 Реализация соответствия требованиям</w:t>
      </w:r>
    </w:p>
    <w:p w14:paraId="7AD8E071" w14:textId="77777777" w:rsidR="00C37EF6" w:rsidRPr="00C37EF6" w:rsidRDefault="00C37EF6" w:rsidP="00C37EF6">
      <w:r w:rsidRPr="00C37EF6">
        <w:rPr>
          <w:b/>
          <w:bCs/>
        </w:rPr>
        <w:t>Обязательные заголовки запросов:</w:t>
      </w:r>
    </w:p>
    <w:p w14:paraId="6D275518" w14:textId="77777777" w:rsidR="00C37EF6" w:rsidRPr="00C37EF6" w:rsidRDefault="00C37EF6" w:rsidP="00C37EF6">
      <w:pPr>
        <w:numPr>
          <w:ilvl w:val="0"/>
          <w:numId w:val="242"/>
        </w:numPr>
      </w:pPr>
      <w:r w:rsidRPr="00C37EF6">
        <w:t>Для каждого внешнего сервиса должен быть настроен корректный заголовок пользователя, содержащий имя приложения и версию</w:t>
      </w:r>
    </w:p>
    <w:p w14:paraId="18F87846" w14:textId="77777777" w:rsidR="00C37EF6" w:rsidRPr="00C37EF6" w:rsidRDefault="00C37EF6" w:rsidP="00C37EF6">
      <w:pPr>
        <w:numPr>
          <w:ilvl w:val="0"/>
          <w:numId w:val="242"/>
        </w:numPr>
      </w:pPr>
      <w:r w:rsidRPr="00C37EF6">
        <w:t>Заголовки должны соответствовать документации сервиса и не изменяться без необходимости</w:t>
      </w:r>
    </w:p>
    <w:p w14:paraId="0F2AE754" w14:textId="77777777" w:rsidR="00C37EF6" w:rsidRPr="00C37EF6" w:rsidRDefault="00C37EF6" w:rsidP="00C37EF6">
      <w:r w:rsidRPr="00C37EF6">
        <w:rPr>
          <w:b/>
          <w:bCs/>
        </w:rPr>
        <w:t>Проверка лимитов перед запросом:</w:t>
      </w:r>
    </w:p>
    <w:p w14:paraId="7BF94972" w14:textId="77777777" w:rsidR="00C37EF6" w:rsidRPr="00C37EF6" w:rsidRDefault="00C37EF6" w:rsidP="00C37EF6">
      <w:pPr>
        <w:numPr>
          <w:ilvl w:val="0"/>
          <w:numId w:val="243"/>
        </w:numPr>
      </w:pPr>
      <w:r w:rsidRPr="00C37EF6">
        <w:lastRenderedPageBreak/>
        <w:t>Перед каждым запросом к внешнему сервису должна выполняться проверка текущего количества запросов</w:t>
      </w:r>
    </w:p>
    <w:p w14:paraId="258382A4" w14:textId="77777777" w:rsidR="00C37EF6" w:rsidRPr="00C37EF6" w:rsidRDefault="00C37EF6" w:rsidP="00C37EF6">
      <w:pPr>
        <w:numPr>
          <w:ilvl w:val="0"/>
          <w:numId w:val="243"/>
        </w:numPr>
      </w:pPr>
      <w:r w:rsidRPr="00C37EF6">
        <w:t>При приближении к лимиту запросы должны ставиться в очередь с экспоненциальной задержкой</w:t>
      </w:r>
    </w:p>
    <w:p w14:paraId="41379A88" w14:textId="77777777" w:rsidR="00C37EF6" w:rsidRPr="00C37EF6" w:rsidRDefault="00C37EF6" w:rsidP="00C37EF6">
      <w:pPr>
        <w:numPr>
          <w:ilvl w:val="0"/>
          <w:numId w:val="243"/>
        </w:numPr>
      </w:pPr>
      <w:r w:rsidRPr="00C37EF6">
        <w:t>Пользователь должен получать понятное уведомление при достижении лимита</w:t>
      </w:r>
    </w:p>
    <w:p w14:paraId="0D301BCA" w14:textId="77777777" w:rsidR="00C37EF6" w:rsidRPr="00C37EF6" w:rsidRDefault="00C37EF6" w:rsidP="00C37EF6">
      <w:r w:rsidRPr="00C37EF6">
        <w:rPr>
          <w:b/>
          <w:bCs/>
        </w:rPr>
        <w:t>Логирование запросов для аудита:</w:t>
      </w:r>
    </w:p>
    <w:p w14:paraId="09A6D9B2" w14:textId="77777777" w:rsidR="00C37EF6" w:rsidRPr="00C37EF6" w:rsidRDefault="00C37EF6" w:rsidP="00C37EF6">
      <w:pPr>
        <w:numPr>
          <w:ilvl w:val="0"/>
          <w:numId w:val="244"/>
        </w:numPr>
      </w:pPr>
      <w:r w:rsidRPr="00C37EF6">
        <w:t xml:space="preserve">Все запросы к внешним сервисам должны </w:t>
      </w:r>
      <w:proofErr w:type="spellStart"/>
      <w:r w:rsidRPr="00C37EF6">
        <w:t>логироваться</w:t>
      </w:r>
      <w:proofErr w:type="spellEnd"/>
      <w:r w:rsidRPr="00C37EF6">
        <w:t xml:space="preserve"> с указанием времени, сервиса, конечной точки и результата</w:t>
      </w:r>
    </w:p>
    <w:p w14:paraId="60FA35D0" w14:textId="77777777" w:rsidR="00C37EF6" w:rsidRPr="00C37EF6" w:rsidRDefault="00C37EF6" w:rsidP="00C37EF6">
      <w:pPr>
        <w:numPr>
          <w:ilvl w:val="0"/>
          <w:numId w:val="244"/>
        </w:numPr>
      </w:pPr>
      <w:r w:rsidRPr="00C37EF6">
        <w:t>Логи не должны содержать персональные данные, токены доступа или пути к файлам пользователя</w:t>
      </w:r>
    </w:p>
    <w:p w14:paraId="79EF5695" w14:textId="77777777" w:rsidR="00C37EF6" w:rsidRPr="00C37EF6" w:rsidRDefault="00C37EF6" w:rsidP="00C37EF6">
      <w:pPr>
        <w:numPr>
          <w:ilvl w:val="0"/>
          <w:numId w:val="244"/>
        </w:numPr>
      </w:pPr>
      <w:r w:rsidRPr="00C37EF6">
        <w:t>Логи хранятся локально с ограниченным сроком жизни для целей отладки</w:t>
      </w:r>
    </w:p>
    <w:p w14:paraId="6DD99327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14.5.3 Управление пользовательскими ключами внешних сервисов</w:t>
      </w:r>
    </w:p>
    <w:p w14:paraId="4EEF3747" w14:textId="77777777" w:rsidR="00C37EF6" w:rsidRPr="00C37EF6" w:rsidRDefault="00C37EF6" w:rsidP="00C37EF6">
      <w:r w:rsidRPr="00C37EF6">
        <w:rPr>
          <w:b/>
          <w:bCs/>
        </w:rPr>
        <w:t>Настройки интеграций:</w:t>
      </w:r>
    </w:p>
    <w:p w14:paraId="4A287F3A" w14:textId="77777777" w:rsidR="00C37EF6" w:rsidRPr="00C37EF6" w:rsidRDefault="00C37EF6" w:rsidP="00C37EF6">
      <w:pPr>
        <w:numPr>
          <w:ilvl w:val="0"/>
          <w:numId w:val="245"/>
        </w:numPr>
      </w:pPr>
      <w:r w:rsidRPr="00C37EF6">
        <w:t>Пользователь может указать свои ключи доступа к внешним сервисам для обхода лимитов</w:t>
      </w:r>
    </w:p>
    <w:p w14:paraId="0EA5A525" w14:textId="77777777" w:rsidR="00C37EF6" w:rsidRPr="00C37EF6" w:rsidRDefault="00C37EF6" w:rsidP="00C37EF6">
      <w:pPr>
        <w:numPr>
          <w:ilvl w:val="0"/>
          <w:numId w:val="245"/>
        </w:numPr>
      </w:pPr>
      <w:r w:rsidRPr="00C37EF6">
        <w:t>Ключи хранятся в защищённом хранилище операционной системы, не передаются автору приложения</w:t>
      </w:r>
    </w:p>
    <w:p w14:paraId="03BD4474" w14:textId="77777777" w:rsidR="00C37EF6" w:rsidRPr="00C37EF6" w:rsidRDefault="00C37EF6" w:rsidP="00C37EF6">
      <w:pPr>
        <w:numPr>
          <w:ilvl w:val="0"/>
          <w:numId w:val="245"/>
        </w:numPr>
      </w:pPr>
      <w:r w:rsidRPr="00C37EF6">
        <w:t>Для каждого ключа должна быть возможность тестирования соединения и удаления</w:t>
      </w:r>
    </w:p>
    <w:p w14:paraId="0EF7B89C" w14:textId="77777777" w:rsidR="00C37EF6" w:rsidRPr="00C37EF6" w:rsidRDefault="00C37EF6" w:rsidP="00C37EF6">
      <w:r w:rsidRPr="00C37EF6">
        <w:rPr>
          <w:b/>
          <w:bCs/>
        </w:rPr>
        <w:t>Предупреждения для пользователя:</w:t>
      </w:r>
    </w:p>
    <w:p w14:paraId="5072016D" w14:textId="77777777" w:rsidR="00C37EF6" w:rsidRPr="00C37EF6" w:rsidRDefault="00C37EF6" w:rsidP="00C37EF6">
      <w:pPr>
        <w:numPr>
          <w:ilvl w:val="0"/>
          <w:numId w:val="246"/>
        </w:numPr>
      </w:pPr>
      <w:r w:rsidRPr="00C37EF6">
        <w:t>Использование сторонних сервисов регулируется их условиями</w:t>
      </w:r>
    </w:p>
    <w:p w14:paraId="40AD9AC0" w14:textId="77777777" w:rsidR="00C37EF6" w:rsidRPr="00C37EF6" w:rsidRDefault="00C37EF6" w:rsidP="00C37EF6">
      <w:pPr>
        <w:numPr>
          <w:ilvl w:val="0"/>
          <w:numId w:val="246"/>
        </w:numPr>
      </w:pPr>
      <w:r w:rsidRPr="00C37EF6">
        <w:t>Приложение не несёт ответственности за блокировку ключей или лимиты, установленные провайдерами</w:t>
      </w:r>
    </w:p>
    <w:p w14:paraId="5F167DA8" w14:textId="77777777" w:rsidR="00C37EF6" w:rsidRPr="00C37EF6" w:rsidRDefault="00C37EF6" w:rsidP="00C37EF6">
      <w:pPr>
        <w:numPr>
          <w:ilvl w:val="0"/>
          <w:numId w:val="246"/>
        </w:numPr>
      </w:pPr>
      <w:r w:rsidRPr="00C37EF6">
        <w:t>Пользователь должен явно согласиться на использование внешнего сервиса перед первым запросом</w:t>
      </w:r>
    </w:p>
    <w:p w14:paraId="7CDF81ED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14.6 Хранение и защита секретов</w:t>
      </w:r>
    </w:p>
    <w:p w14:paraId="25885085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14.6.1 Архитектура безопасного хранения</w:t>
      </w:r>
    </w:p>
    <w:p w14:paraId="7985B5AF" w14:textId="77777777" w:rsidR="00C37EF6" w:rsidRPr="00C37EF6" w:rsidRDefault="00C37EF6" w:rsidP="00C37EF6">
      <w:r w:rsidRPr="00C37EF6">
        <w:rPr>
          <w:b/>
          <w:bCs/>
        </w:rPr>
        <w:t>Уровень один: Код приложения</w:t>
      </w:r>
    </w:p>
    <w:p w14:paraId="199803B2" w14:textId="77777777" w:rsidR="00C37EF6" w:rsidRPr="00C37EF6" w:rsidRDefault="00C37EF6" w:rsidP="00C37EF6">
      <w:pPr>
        <w:numPr>
          <w:ilvl w:val="0"/>
          <w:numId w:val="247"/>
        </w:numPr>
      </w:pPr>
      <w:r w:rsidRPr="00C37EF6">
        <w:t>Никаких жёстко закодированных ключей или токенов в исходном коде</w:t>
      </w:r>
    </w:p>
    <w:p w14:paraId="77D286B9" w14:textId="77777777" w:rsidR="00C37EF6" w:rsidRPr="00C37EF6" w:rsidRDefault="00C37EF6" w:rsidP="00C37EF6">
      <w:pPr>
        <w:numPr>
          <w:ilvl w:val="0"/>
          <w:numId w:val="247"/>
        </w:numPr>
      </w:pPr>
      <w:r w:rsidRPr="00C37EF6">
        <w:t>Только публичные конечные точки и конфигурации</w:t>
      </w:r>
    </w:p>
    <w:p w14:paraId="628756D9" w14:textId="77777777" w:rsidR="00C37EF6" w:rsidRPr="00C37EF6" w:rsidRDefault="00C37EF6" w:rsidP="00C37EF6">
      <w:r w:rsidRPr="00C37EF6">
        <w:rPr>
          <w:b/>
          <w:bCs/>
        </w:rPr>
        <w:t>Уровень два: Защищённое хранилище операционной системы</w:t>
      </w:r>
    </w:p>
    <w:p w14:paraId="7D1BB58B" w14:textId="77777777" w:rsidR="00C37EF6" w:rsidRPr="00C37EF6" w:rsidRDefault="00C37EF6" w:rsidP="00C37EF6">
      <w:pPr>
        <w:numPr>
          <w:ilvl w:val="0"/>
          <w:numId w:val="248"/>
        </w:numPr>
      </w:pPr>
      <w:r w:rsidRPr="00C37EF6">
        <w:lastRenderedPageBreak/>
        <w:t>Ключи внешних сервисов пользователя хранятся в системном хранилище учётных данных</w:t>
      </w:r>
    </w:p>
    <w:p w14:paraId="2B109939" w14:textId="77777777" w:rsidR="00C37EF6" w:rsidRPr="00C37EF6" w:rsidRDefault="00C37EF6" w:rsidP="00C37EF6">
      <w:pPr>
        <w:numPr>
          <w:ilvl w:val="0"/>
          <w:numId w:val="248"/>
        </w:numPr>
      </w:pPr>
      <w:r w:rsidRPr="00C37EF6">
        <w:t>Шифрование через механизмы операционной системы</w:t>
      </w:r>
    </w:p>
    <w:p w14:paraId="36D2DFC6" w14:textId="77777777" w:rsidR="00C37EF6" w:rsidRPr="00C37EF6" w:rsidRDefault="00C37EF6" w:rsidP="00C37EF6">
      <w:pPr>
        <w:numPr>
          <w:ilvl w:val="0"/>
          <w:numId w:val="248"/>
        </w:numPr>
      </w:pPr>
      <w:r w:rsidRPr="00C37EF6">
        <w:t>Доступ только после аутентификации пользователя в системе</w:t>
      </w:r>
    </w:p>
    <w:p w14:paraId="52DF6E05" w14:textId="77777777" w:rsidR="00C37EF6" w:rsidRPr="00C37EF6" w:rsidRDefault="00C37EF6" w:rsidP="00C37EF6">
      <w:r w:rsidRPr="00C37EF6">
        <w:rPr>
          <w:b/>
          <w:bCs/>
        </w:rPr>
        <w:t>Уровень три: Локальная база данных</w:t>
      </w:r>
    </w:p>
    <w:p w14:paraId="608C8D68" w14:textId="77777777" w:rsidR="00C37EF6" w:rsidRPr="00C37EF6" w:rsidRDefault="00C37EF6" w:rsidP="00C37EF6">
      <w:pPr>
        <w:numPr>
          <w:ilvl w:val="0"/>
          <w:numId w:val="249"/>
        </w:numPr>
      </w:pPr>
      <w:r w:rsidRPr="00C37EF6">
        <w:t>Настройки, теги, метаданные хранятся в локальной базе</w:t>
      </w:r>
    </w:p>
    <w:p w14:paraId="0B19B596" w14:textId="77777777" w:rsidR="00C37EF6" w:rsidRPr="00C37EF6" w:rsidRDefault="00C37EF6" w:rsidP="00C37EF6">
      <w:pPr>
        <w:numPr>
          <w:ilvl w:val="0"/>
          <w:numId w:val="249"/>
        </w:numPr>
      </w:pPr>
      <w:r w:rsidRPr="00C37EF6">
        <w:t>Шифрование базы данных опционально, по выбору пользователя</w:t>
      </w:r>
    </w:p>
    <w:p w14:paraId="7457F70F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14.6.2 Реализация безопасного хранения</w:t>
      </w:r>
    </w:p>
    <w:p w14:paraId="6DADE3CC" w14:textId="77777777" w:rsidR="00C37EF6" w:rsidRPr="00C37EF6" w:rsidRDefault="00C37EF6" w:rsidP="00C37EF6">
      <w:r w:rsidRPr="00C37EF6">
        <w:rPr>
          <w:b/>
          <w:bCs/>
        </w:rPr>
        <w:t>Запись ключа:</w:t>
      </w:r>
    </w:p>
    <w:p w14:paraId="4308F1EF" w14:textId="77777777" w:rsidR="00C37EF6" w:rsidRPr="00C37EF6" w:rsidRDefault="00C37EF6" w:rsidP="00C37EF6">
      <w:pPr>
        <w:numPr>
          <w:ilvl w:val="0"/>
          <w:numId w:val="250"/>
        </w:numPr>
      </w:pPr>
      <w:r w:rsidRPr="00C37EF6">
        <w:t>Ключи записываются в защищённое хранилище с привязкой к имени сервиса</w:t>
      </w:r>
    </w:p>
    <w:p w14:paraId="49363C29" w14:textId="77777777" w:rsidR="00C37EF6" w:rsidRPr="00C37EF6" w:rsidRDefault="00C37EF6" w:rsidP="00C37EF6">
      <w:pPr>
        <w:numPr>
          <w:ilvl w:val="0"/>
          <w:numId w:val="250"/>
        </w:numPr>
      </w:pPr>
      <w:r w:rsidRPr="00C37EF6">
        <w:t>Операция должна возвращать статус успеха или ошибки для информирования пользователя</w:t>
      </w:r>
    </w:p>
    <w:p w14:paraId="40AEBEAC" w14:textId="77777777" w:rsidR="00C37EF6" w:rsidRPr="00C37EF6" w:rsidRDefault="00C37EF6" w:rsidP="00C37EF6">
      <w:r w:rsidRPr="00C37EF6">
        <w:rPr>
          <w:b/>
          <w:bCs/>
        </w:rPr>
        <w:t>Чтение ключа:</w:t>
      </w:r>
    </w:p>
    <w:p w14:paraId="0AD594CB" w14:textId="77777777" w:rsidR="00C37EF6" w:rsidRPr="00C37EF6" w:rsidRDefault="00C37EF6" w:rsidP="00C37EF6">
      <w:pPr>
        <w:numPr>
          <w:ilvl w:val="0"/>
          <w:numId w:val="251"/>
        </w:numPr>
      </w:pPr>
      <w:r w:rsidRPr="00C37EF6">
        <w:t>Чтение ключа происходит только при необходимости выполнения запроса к сервису</w:t>
      </w:r>
    </w:p>
    <w:p w14:paraId="3EB9EE16" w14:textId="77777777" w:rsidR="00C37EF6" w:rsidRPr="00C37EF6" w:rsidRDefault="00C37EF6" w:rsidP="00C37EF6">
      <w:pPr>
        <w:numPr>
          <w:ilvl w:val="0"/>
          <w:numId w:val="251"/>
        </w:numPr>
      </w:pPr>
      <w:r w:rsidRPr="00C37EF6">
        <w:t>Ключ не кэшируется в памяти дольше времени выполнения операции</w:t>
      </w:r>
    </w:p>
    <w:p w14:paraId="7DEFA0A0" w14:textId="77777777" w:rsidR="00C37EF6" w:rsidRPr="00C37EF6" w:rsidRDefault="00C37EF6" w:rsidP="00C37EF6">
      <w:r w:rsidRPr="00C37EF6">
        <w:rPr>
          <w:b/>
          <w:bCs/>
        </w:rPr>
        <w:t>Удаление ключа:</w:t>
      </w:r>
    </w:p>
    <w:p w14:paraId="6CF203C6" w14:textId="77777777" w:rsidR="00C37EF6" w:rsidRPr="00C37EF6" w:rsidRDefault="00C37EF6" w:rsidP="00C37EF6">
      <w:pPr>
        <w:numPr>
          <w:ilvl w:val="0"/>
          <w:numId w:val="252"/>
        </w:numPr>
      </w:pPr>
      <w:r w:rsidRPr="00C37EF6">
        <w:t>Пользователь может удалить сохранённый ключ в любой момент</w:t>
      </w:r>
    </w:p>
    <w:p w14:paraId="1B87A144" w14:textId="77777777" w:rsidR="00C37EF6" w:rsidRPr="00C37EF6" w:rsidRDefault="00C37EF6" w:rsidP="00C37EF6">
      <w:pPr>
        <w:numPr>
          <w:ilvl w:val="0"/>
          <w:numId w:val="252"/>
        </w:numPr>
      </w:pPr>
      <w:r w:rsidRPr="00C37EF6">
        <w:t>После удаления все функции, зависящие от этого ключа, переходят в режим ограниченной функциональности</w:t>
      </w:r>
    </w:p>
    <w:p w14:paraId="3D427B8E" w14:textId="77777777" w:rsidR="00C37EF6" w:rsidRPr="00C37EF6" w:rsidRDefault="00C37EF6" w:rsidP="00C37EF6">
      <w:r w:rsidRPr="00C37EF6">
        <w:rPr>
          <w:b/>
          <w:bCs/>
        </w:rPr>
        <w:t>Проверка наличия:</w:t>
      </w:r>
    </w:p>
    <w:p w14:paraId="3A8AC5DC" w14:textId="77777777" w:rsidR="00C37EF6" w:rsidRPr="00C37EF6" w:rsidRDefault="00C37EF6" w:rsidP="00C37EF6">
      <w:pPr>
        <w:numPr>
          <w:ilvl w:val="0"/>
          <w:numId w:val="253"/>
        </w:numPr>
      </w:pPr>
      <w:r w:rsidRPr="00C37EF6">
        <w:t>Перед использованием ключа выполняется проверка его наличия в хранилище</w:t>
      </w:r>
    </w:p>
    <w:p w14:paraId="78D56980" w14:textId="77777777" w:rsidR="00C37EF6" w:rsidRPr="00C37EF6" w:rsidRDefault="00C37EF6" w:rsidP="00C37EF6">
      <w:pPr>
        <w:numPr>
          <w:ilvl w:val="0"/>
          <w:numId w:val="253"/>
        </w:numPr>
      </w:pPr>
      <w:r w:rsidRPr="00C37EF6">
        <w:t>При отсутствии ключа пользователю предлагается ввести его или использовать ограниченный режим</w:t>
      </w:r>
    </w:p>
    <w:p w14:paraId="2E3D58E0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14.6.3 Маскировка секретов в логах</w:t>
      </w:r>
    </w:p>
    <w:p w14:paraId="02874925" w14:textId="77777777" w:rsidR="00C37EF6" w:rsidRPr="00C37EF6" w:rsidRDefault="00C37EF6" w:rsidP="00C37EF6">
      <w:r w:rsidRPr="00C37EF6">
        <w:rPr>
          <w:b/>
          <w:bCs/>
        </w:rPr>
        <w:t>Паттерны для маскировки:</w:t>
      </w:r>
    </w:p>
    <w:p w14:paraId="1B0DB3A9" w14:textId="77777777" w:rsidR="00C37EF6" w:rsidRPr="00C37EF6" w:rsidRDefault="00C37EF6" w:rsidP="00C37EF6">
      <w:pPr>
        <w:numPr>
          <w:ilvl w:val="0"/>
          <w:numId w:val="254"/>
        </w:numPr>
      </w:pPr>
      <w:r w:rsidRPr="00C37EF6">
        <w:t>Строки, соответствующие формату ключей доступа, должны автоматически маскироваться перед записью в лог</w:t>
      </w:r>
    </w:p>
    <w:p w14:paraId="77B21C1B" w14:textId="77777777" w:rsidR="00C37EF6" w:rsidRPr="00C37EF6" w:rsidRDefault="00C37EF6" w:rsidP="00C37EF6">
      <w:pPr>
        <w:numPr>
          <w:ilvl w:val="0"/>
          <w:numId w:val="254"/>
        </w:numPr>
      </w:pPr>
      <w:r w:rsidRPr="00C37EF6">
        <w:t>Токены авторизации, пароли и другие чувствительные данные не должны попадать в логи в открытом виде</w:t>
      </w:r>
    </w:p>
    <w:p w14:paraId="06ED341E" w14:textId="77777777" w:rsidR="00C37EF6" w:rsidRPr="00C37EF6" w:rsidRDefault="00C37EF6" w:rsidP="00C37EF6">
      <w:r w:rsidRPr="00C37EF6">
        <w:rPr>
          <w:b/>
          <w:bCs/>
        </w:rPr>
        <w:t xml:space="preserve">Функция </w:t>
      </w:r>
      <w:proofErr w:type="spellStart"/>
      <w:r w:rsidRPr="00C37EF6">
        <w:rPr>
          <w:b/>
          <w:bCs/>
        </w:rPr>
        <w:t>санитизации</w:t>
      </w:r>
      <w:proofErr w:type="spellEnd"/>
      <w:r w:rsidRPr="00C37EF6">
        <w:rPr>
          <w:b/>
          <w:bCs/>
        </w:rPr>
        <w:t>:</w:t>
      </w:r>
    </w:p>
    <w:p w14:paraId="54F52390" w14:textId="77777777" w:rsidR="00C37EF6" w:rsidRPr="00C37EF6" w:rsidRDefault="00C37EF6" w:rsidP="00C37EF6">
      <w:pPr>
        <w:numPr>
          <w:ilvl w:val="0"/>
          <w:numId w:val="255"/>
        </w:numPr>
      </w:pPr>
      <w:r w:rsidRPr="00C37EF6">
        <w:lastRenderedPageBreak/>
        <w:t>Все сообщения, передаваемые в систему логирования, должны проходить через функцию очистки</w:t>
      </w:r>
    </w:p>
    <w:p w14:paraId="5B621BC9" w14:textId="77777777" w:rsidR="00C37EF6" w:rsidRPr="00C37EF6" w:rsidRDefault="00C37EF6" w:rsidP="00C37EF6">
      <w:pPr>
        <w:numPr>
          <w:ilvl w:val="0"/>
          <w:numId w:val="255"/>
        </w:numPr>
      </w:pPr>
      <w:r w:rsidRPr="00C37EF6">
        <w:t>Функция заменяет чувствительные данные на символы-заполнители перед записью</w:t>
      </w:r>
    </w:p>
    <w:p w14:paraId="5DD0CB01" w14:textId="77777777" w:rsidR="00C37EF6" w:rsidRPr="00C37EF6" w:rsidRDefault="00C37EF6" w:rsidP="00C37EF6">
      <w:r w:rsidRPr="00C37EF6">
        <w:rPr>
          <w:b/>
          <w:bCs/>
        </w:rPr>
        <w:t>Уровни логирования:</w:t>
      </w:r>
    </w:p>
    <w:p w14:paraId="2E08CF2A" w14:textId="77777777" w:rsidR="00C37EF6" w:rsidRPr="00C37EF6" w:rsidRDefault="00C37EF6" w:rsidP="00C37EF6">
      <w:pPr>
        <w:numPr>
          <w:ilvl w:val="0"/>
          <w:numId w:val="256"/>
        </w:numPr>
      </w:pPr>
      <w:r w:rsidRPr="00C37EF6">
        <w:t>В режиме разработки допускается более подробное логирование для отладки</w:t>
      </w:r>
    </w:p>
    <w:p w14:paraId="23004405" w14:textId="77777777" w:rsidR="00C37EF6" w:rsidRPr="00C37EF6" w:rsidRDefault="00C37EF6" w:rsidP="00C37EF6">
      <w:pPr>
        <w:numPr>
          <w:ilvl w:val="0"/>
          <w:numId w:val="256"/>
        </w:numPr>
      </w:pPr>
      <w:r w:rsidRPr="00C37EF6">
        <w:t xml:space="preserve">В </w:t>
      </w:r>
      <w:proofErr w:type="spellStart"/>
      <w:r w:rsidRPr="00C37EF6">
        <w:t>релизной</w:t>
      </w:r>
      <w:proofErr w:type="spellEnd"/>
      <w:r w:rsidRPr="00C37EF6">
        <w:t xml:space="preserve"> сборке чувствительные данные маскируются всегда, независимо от уровня логирования</w:t>
      </w:r>
    </w:p>
    <w:p w14:paraId="5C3E2B69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14.7 Аудит и соответствие</w:t>
      </w:r>
    </w:p>
    <w:p w14:paraId="581452CE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14.7.1 Чек-лист перед релизом</w:t>
      </w:r>
    </w:p>
    <w:p w14:paraId="1EB985C0" w14:textId="77777777" w:rsidR="00C37EF6" w:rsidRPr="00C37EF6" w:rsidRDefault="00C37EF6" w:rsidP="00C37EF6">
      <w:r w:rsidRPr="00C37EF6">
        <w:rPr>
          <w:b/>
          <w:bCs/>
        </w:rPr>
        <w:t>Юридическая проверка:</w:t>
      </w:r>
    </w:p>
    <w:p w14:paraId="4E4CD337" w14:textId="77777777" w:rsidR="00C37EF6" w:rsidRPr="00C37EF6" w:rsidRDefault="00C37EF6" w:rsidP="00C37EF6">
      <w:pPr>
        <w:numPr>
          <w:ilvl w:val="0"/>
          <w:numId w:val="257"/>
        </w:numPr>
      </w:pPr>
      <w:r w:rsidRPr="00C37EF6">
        <w:t>Файл лицензии присутствует и соответствует текущей версии приложения</w:t>
      </w:r>
    </w:p>
    <w:p w14:paraId="744FD538" w14:textId="77777777" w:rsidR="00C37EF6" w:rsidRPr="00C37EF6" w:rsidRDefault="00C37EF6" w:rsidP="00C37EF6">
      <w:pPr>
        <w:numPr>
          <w:ilvl w:val="0"/>
          <w:numId w:val="257"/>
        </w:numPr>
      </w:pPr>
      <w:r w:rsidRPr="00C37EF6">
        <w:t>Политика конфиденциальности обновлена с учётом новых функций</w:t>
      </w:r>
    </w:p>
    <w:p w14:paraId="35B3C94B" w14:textId="77777777" w:rsidR="00C37EF6" w:rsidRPr="00C37EF6" w:rsidRDefault="00C37EF6" w:rsidP="00C37EF6">
      <w:pPr>
        <w:numPr>
          <w:ilvl w:val="0"/>
          <w:numId w:val="257"/>
        </w:numPr>
      </w:pPr>
      <w:r w:rsidRPr="00C37EF6">
        <w:t>Список зависимостей сгенерирован актуальным списком пакетов</w:t>
      </w:r>
    </w:p>
    <w:p w14:paraId="4D3E1724" w14:textId="77777777" w:rsidR="00C37EF6" w:rsidRPr="00C37EF6" w:rsidRDefault="00C37EF6" w:rsidP="00C37EF6">
      <w:pPr>
        <w:numPr>
          <w:ilvl w:val="0"/>
          <w:numId w:val="257"/>
        </w:numPr>
      </w:pPr>
      <w:r w:rsidRPr="00C37EF6">
        <w:t>Все интеграции с внешними сервисами имеют пользовательское согласие в интерфейсе</w:t>
      </w:r>
    </w:p>
    <w:p w14:paraId="620A9233" w14:textId="77777777" w:rsidR="00C37EF6" w:rsidRPr="00C37EF6" w:rsidRDefault="00C37EF6" w:rsidP="00C37EF6">
      <w:pPr>
        <w:numPr>
          <w:ilvl w:val="0"/>
          <w:numId w:val="257"/>
        </w:numPr>
      </w:pPr>
      <w:r w:rsidRPr="00C37EF6">
        <w:t>В коде отсутствуют жёстко закодированные ключи или токены</w:t>
      </w:r>
    </w:p>
    <w:p w14:paraId="4A978B5D" w14:textId="77777777" w:rsidR="00C37EF6" w:rsidRPr="00C37EF6" w:rsidRDefault="00C37EF6" w:rsidP="00C37EF6">
      <w:r w:rsidRPr="00C37EF6">
        <w:rPr>
          <w:b/>
          <w:bCs/>
        </w:rPr>
        <w:t>Техническая проверка:</w:t>
      </w:r>
    </w:p>
    <w:p w14:paraId="32CA4AA6" w14:textId="77777777" w:rsidR="00C37EF6" w:rsidRPr="00C37EF6" w:rsidRDefault="00C37EF6" w:rsidP="00C37EF6">
      <w:pPr>
        <w:numPr>
          <w:ilvl w:val="0"/>
          <w:numId w:val="258"/>
        </w:numPr>
      </w:pPr>
      <w:r w:rsidRPr="00C37EF6">
        <w:t>Анализ зависимостей не показывает пакетов с несовместимыми лицензиями</w:t>
      </w:r>
    </w:p>
    <w:p w14:paraId="159E904F" w14:textId="77777777" w:rsidR="00C37EF6" w:rsidRPr="00C37EF6" w:rsidRDefault="00C37EF6" w:rsidP="00C37EF6">
      <w:pPr>
        <w:numPr>
          <w:ilvl w:val="0"/>
          <w:numId w:val="258"/>
        </w:numPr>
      </w:pPr>
      <w:r w:rsidRPr="00C37EF6">
        <w:t>Все запросы к внешним сервисам имеют корректные заголовки пользователя</w:t>
      </w:r>
    </w:p>
    <w:p w14:paraId="7F12DD8B" w14:textId="77777777" w:rsidR="00C37EF6" w:rsidRPr="00C37EF6" w:rsidRDefault="00C37EF6" w:rsidP="00C37EF6">
      <w:pPr>
        <w:numPr>
          <w:ilvl w:val="0"/>
          <w:numId w:val="258"/>
        </w:numPr>
      </w:pPr>
      <w:r w:rsidRPr="00C37EF6">
        <w:t xml:space="preserve">Логи в </w:t>
      </w:r>
      <w:proofErr w:type="spellStart"/>
      <w:r w:rsidRPr="00C37EF6">
        <w:t>релизной</w:t>
      </w:r>
      <w:proofErr w:type="spellEnd"/>
      <w:r w:rsidRPr="00C37EF6">
        <w:t xml:space="preserve"> сборке не содержат путей к файлам, токенов, персональных данных</w:t>
      </w:r>
    </w:p>
    <w:p w14:paraId="11CA1C34" w14:textId="77777777" w:rsidR="00C37EF6" w:rsidRPr="00C37EF6" w:rsidRDefault="00C37EF6" w:rsidP="00C37EF6">
      <w:pPr>
        <w:numPr>
          <w:ilvl w:val="0"/>
          <w:numId w:val="258"/>
        </w:numPr>
      </w:pPr>
      <w:r w:rsidRPr="00C37EF6">
        <w:t>Шифрование хранилища учётных данных работает на целевой операционной системе</w:t>
      </w:r>
    </w:p>
    <w:p w14:paraId="11A8B05D" w14:textId="77777777" w:rsidR="00C37EF6" w:rsidRPr="00C37EF6" w:rsidRDefault="00C37EF6" w:rsidP="00C37EF6">
      <w:r w:rsidRPr="00C37EF6">
        <w:rPr>
          <w:b/>
          <w:bCs/>
        </w:rPr>
        <w:t>Пользовательская проверка:</w:t>
      </w:r>
    </w:p>
    <w:p w14:paraId="0F829F7A" w14:textId="77777777" w:rsidR="00C37EF6" w:rsidRPr="00C37EF6" w:rsidRDefault="00C37EF6" w:rsidP="00C37EF6">
      <w:pPr>
        <w:numPr>
          <w:ilvl w:val="0"/>
          <w:numId w:val="259"/>
        </w:numPr>
      </w:pPr>
      <w:r w:rsidRPr="00C37EF6">
        <w:t>Настройки приватности доступны и понятны для пользователя</w:t>
      </w:r>
    </w:p>
    <w:p w14:paraId="212CCDEF" w14:textId="77777777" w:rsidR="00C37EF6" w:rsidRPr="00C37EF6" w:rsidRDefault="00C37EF6" w:rsidP="00C37EF6">
      <w:pPr>
        <w:numPr>
          <w:ilvl w:val="0"/>
          <w:numId w:val="259"/>
        </w:numPr>
      </w:pPr>
      <w:r w:rsidRPr="00C37EF6">
        <w:t>Функции экспорта и удаления данных работают корректно</w:t>
      </w:r>
    </w:p>
    <w:p w14:paraId="4EE50FA8" w14:textId="77777777" w:rsidR="00C37EF6" w:rsidRPr="00C37EF6" w:rsidRDefault="00C37EF6" w:rsidP="00C37EF6">
      <w:pPr>
        <w:numPr>
          <w:ilvl w:val="0"/>
          <w:numId w:val="259"/>
        </w:numPr>
      </w:pPr>
      <w:r w:rsidRPr="00C37EF6">
        <w:t>Атрибуции сторонним сервисам отображаются в соответствующих разделах интерфейса</w:t>
      </w:r>
    </w:p>
    <w:p w14:paraId="449684F6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14.7.2 Автоматизированные проверки в конвейере сборки</w:t>
      </w:r>
    </w:p>
    <w:p w14:paraId="5D779E8B" w14:textId="77777777" w:rsidR="00C37EF6" w:rsidRPr="00C37EF6" w:rsidRDefault="00C37EF6" w:rsidP="00C37EF6">
      <w:r w:rsidRPr="00C37EF6">
        <w:rPr>
          <w:b/>
          <w:bCs/>
        </w:rPr>
        <w:t>Проверка наличия файла лицензии:</w:t>
      </w:r>
    </w:p>
    <w:p w14:paraId="510A17C8" w14:textId="77777777" w:rsidR="00C37EF6" w:rsidRPr="00C37EF6" w:rsidRDefault="00C37EF6" w:rsidP="00C37EF6">
      <w:pPr>
        <w:numPr>
          <w:ilvl w:val="0"/>
          <w:numId w:val="260"/>
        </w:numPr>
      </w:pPr>
      <w:r w:rsidRPr="00C37EF6">
        <w:lastRenderedPageBreak/>
        <w:t>Конвейер сборки должен проверять наличие файла лицензии в корне проекта</w:t>
      </w:r>
    </w:p>
    <w:p w14:paraId="0B3F32F8" w14:textId="77777777" w:rsidR="00C37EF6" w:rsidRPr="00C37EF6" w:rsidRDefault="00C37EF6" w:rsidP="00C37EF6">
      <w:pPr>
        <w:numPr>
          <w:ilvl w:val="0"/>
          <w:numId w:val="260"/>
        </w:numPr>
      </w:pPr>
      <w:r w:rsidRPr="00C37EF6">
        <w:t xml:space="preserve">Отсутствие файла блокирует создание </w:t>
      </w:r>
      <w:proofErr w:type="spellStart"/>
      <w:r w:rsidRPr="00C37EF6">
        <w:t>релизной</w:t>
      </w:r>
      <w:proofErr w:type="spellEnd"/>
      <w:r w:rsidRPr="00C37EF6">
        <w:t xml:space="preserve"> сборки</w:t>
      </w:r>
    </w:p>
    <w:p w14:paraId="1293095F" w14:textId="77777777" w:rsidR="00C37EF6" w:rsidRPr="00C37EF6" w:rsidRDefault="00C37EF6" w:rsidP="00C37EF6">
      <w:r w:rsidRPr="00C37EF6">
        <w:rPr>
          <w:b/>
          <w:bCs/>
        </w:rPr>
        <w:t>Проверка на наличие жёстко закодированных секретов:</w:t>
      </w:r>
    </w:p>
    <w:p w14:paraId="2DDB3A9C" w14:textId="77777777" w:rsidR="00C37EF6" w:rsidRPr="00C37EF6" w:rsidRDefault="00C37EF6" w:rsidP="00C37EF6">
      <w:pPr>
        <w:numPr>
          <w:ilvl w:val="0"/>
          <w:numId w:val="261"/>
        </w:numPr>
      </w:pPr>
      <w:r w:rsidRPr="00C37EF6">
        <w:t>Скрипт анализа кода должен искать паттерны, соответствующие ключам доступа</w:t>
      </w:r>
    </w:p>
    <w:p w14:paraId="4E6435E2" w14:textId="77777777" w:rsidR="00C37EF6" w:rsidRPr="00C37EF6" w:rsidRDefault="00C37EF6" w:rsidP="00C37EF6">
      <w:pPr>
        <w:numPr>
          <w:ilvl w:val="0"/>
          <w:numId w:val="261"/>
        </w:numPr>
      </w:pPr>
      <w:r w:rsidRPr="00C37EF6">
        <w:t>Обнаружение таких паттернов блокирует слияние кода в основную ветку</w:t>
      </w:r>
    </w:p>
    <w:p w14:paraId="7573F651" w14:textId="77777777" w:rsidR="00C37EF6" w:rsidRPr="00C37EF6" w:rsidRDefault="00C37EF6" w:rsidP="00C37EF6">
      <w:r w:rsidRPr="00C37EF6">
        <w:rPr>
          <w:b/>
          <w:bCs/>
        </w:rPr>
        <w:t>Валидация лицензий зависимостей:</w:t>
      </w:r>
    </w:p>
    <w:p w14:paraId="7CBD6BBF" w14:textId="77777777" w:rsidR="00C37EF6" w:rsidRPr="00C37EF6" w:rsidRDefault="00C37EF6" w:rsidP="00C37EF6">
      <w:pPr>
        <w:numPr>
          <w:ilvl w:val="0"/>
          <w:numId w:val="262"/>
        </w:numPr>
      </w:pPr>
      <w:r w:rsidRPr="00C37EF6">
        <w:t>Перед сборкой выполняется анализ всех зависимостей на предмет совместимости лицензий</w:t>
      </w:r>
    </w:p>
    <w:p w14:paraId="09DB7500" w14:textId="77777777" w:rsidR="00C37EF6" w:rsidRPr="00C37EF6" w:rsidRDefault="00C37EF6" w:rsidP="00C37EF6">
      <w:pPr>
        <w:numPr>
          <w:ilvl w:val="0"/>
          <w:numId w:val="262"/>
        </w:numPr>
      </w:pPr>
      <w:r w:rsidRPr="00C37EF6">
        <w:t>Зависимости с несовместимыми лицензиями блокируют процесс сборки</w:t>
      </w:r>
    </w:p>
    <w:p w14:paraId="43244928" w14:textId="77777777" w:rsidR="00C37EF6" w:rsidRPr="00C37EF6" w:rsidRDefault="00C37EF6" w:rsidP="00C37EF6">
      <w:r w:rsidRPr="00C37EF6">
        <w:rPr>
          <w:b/>
          <w:bCs/>
        </w:rPr>
        <w:t>Генерация документации зависимостей:</w:t>
      </w:r>
    </w:p>
    <w:p w14:paraId="62175A4C" w14:textId="77777777" w:rsidR="00C37EF6" w:rsidRPr="00C37EF6" w:rsidRDefault="00C37EF6" w:rsidP="00C37EF6">
      <w:pPr>
        <w:numPr>
          <w:ilvl w:val="0"/>
          <w:numId w:val="263"/>
        </w:numPr>
      </w:pPr>
      <w:r w:rsidRPr="00C37EF6">
        <w:t>Автоматическая генерация актуального списка зависимостей с лицензиями</w:t>
      </w:r>
    </w:p>
    <w:p w14:paraId="34EFFC7D" w14:textId="77777777" w:rsidR="00C37EF6" w:rsidRPr="00C37EF6" w:rsidRDefault="00C37EF6" w:rsidP="00C37EF6">
      <w:pPr>
        <w:numPr>
          <w:ilvl w:val="0"/>
          <w:numId w:val="263"/>
        </w:numPr>
      </w:pPr>
      <w:r w:rsidRPr="00C37EF6">
        <w:t>Документация включается в артефакты сборки для проверки перед релизом</w:t>
      </w:r>
    </w:p>
    <w:p w14:paraId="75B609F2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14.8 Чек-лист реализации</w:t>
      </w:r>
    </w:p>
    <w:p w14:paraId="63A86E24" w14:textId="77777777" w:rsidR="00C37EF6" w:rsidRPr="00C37EF6" w:rsidRDefault="00C37EF6" w:rsidP="00C37EF6">
      <w:r w:rsidRPr="00C37EF6">
        <w:rPr>
          <w:b/>
          <w:bCs/>
        </w:rPr>
        <w:t>Этап один: Базовая инфраструктура</w:t>
      </w:r>
    </w:p>
    <w:p w14:paraId="4F964434" w14:textId="77777777" w:rsidR="00C37EF6" w:rsidRPr="00C37EF6" w:rsidRDefault="00C37EF6" w:rsidP="00C37EF6">
      <w:pPr>
        <w:numPr>
          <w:ilvl w:val="0"/>
          <w:numId w:val="264"/>
        </w:numPr>
      </w:pPr>
      <w:r w:rsidRPr="00C37EF6">
        <w:t>Создать файлы лицензии, политики конфиденциальности и списка зависимостей в корне проекта</w:t>
      </w:r>
    </w:p>
    <w:p w14:paraId="52C352A9" w14:textId="77777777" w:rsidR="00C37EF6" w:rsidRPr="00C37EF6" w:rsidRDefault="00C37EF6" w:rsidP="00C37EF6">
      <w:pPr>
        <w:numPr>
          <w:ilvl w:val="0"/>
          <w:numId w:val="264"/>
        </w:numPr>
      </w:pPr>
      <w:r w:rsidRPr="00C37EF6">
        <w:t>Настроить интеграцию с защищённым хранилищем операционной системы для ключей</w:t>
      </w:r>
    </w:p>
    <w:p w14:paraId="2A46FA15" w14:textId="77777777" w:rsidR="00C37EF6" w:rsidRPr="00C37EF6" w:rsidRDefault="00C37EF6" w:rsidP="00C37EF6">
      <w:pPr>
        <w:numPr>
          <w:ilvl w:val="0"/>
          <w:numId w:val="264"/>
        </w:numPr>
      </w:pPr>
      <w:r w:rsidRPr="00C37EF6">
        <w:t>Реализовать функцию маскировки чувствительных данных в логах</w:t>
      </w:r>
    </w:p>
    <w:p w14:paraId="7FF4C58D" w14:textId="77777777" w:rsidR="00C37EF6" w:rsidRPr="00C37EF6" w:rsidRDefault="00C37EF6" w:rsidP="00C37EF6">
      <w:pPr>
        <w:numPr>
          <w:ilvl w:val="0"/>
          <w:numId w:val="264"/>
        </w:numPr>
      </w:pPr>
      <w:r w:rsidRPr="00C37EF6">
        <w:t>Добавить проверку лицензий зависимостей в конвейер непрерывной интеграции</w:t>
      </w:r>
    </w:p>
    <w:p w14:paraId="6C4BAED3" w14:textId="77777777" w:rsidR="00C37EF6" w:rsidRPr="00C37EF6" w:rsidRDefault="00C37EF6" w:rsidP="00C37EF6">
      <w:pPr>
        <w:numPr>
          <w:ilvl w:val="0"/>
          <w:numId w:val="264"/>
        </w:numPr>
      </w:pPr>
      <w:r w:rsidRPr="00C37EF6">
        <w:t>Вынести заголовки пользователя для внешних сервисов в константы конфигурации</w:t>
      </w:r>
    </w:p>
    <w:p w14:paraId="2E7ED78E" w14:textId="77777777" w:rsidR="00C37EF6" w:rsidRPr="00C37EF6" w:rsidRDefault="00C37EF6" w:rsidP="00C37EF6">
      <w:r w:rsidRPr="00C37EF6">
        <w:rPr>
          <w:b/>
          <w:bCs/>
        </w:rPr>
        <w:t>Этап два: Пользовательский интерфейс</w:t>
      </w:r>
    </w:p>
    <w:p w14:paraId="532022A6" w14:textId="77777777" w:rsidR="00C37EF6" w:rsidRPr="00C37EF6" w:rsidRDefault="00C37EF6" w:rsidP="00C37EF6">
      <w:pPr>
        <w:numPr>
          <w:ilvl w:val="0"/>
          <w:numId w:val="265"/>
        </w:numPr>
      </w:pPr>
      <w:r w:rsidRPr="00C37EF6">
        <w:t>Добавить экран «О приложении» с отображением лицензии и атрибуций сторонним компонентам</w:t>
      </w:r>
    </w:p>
    <w:p w14:paraId="12DE1FC3" w14:textId="77777777" w:rsidR="00C37EF6" w:rsidRPr="00C37EF6" w:rsidRDefault="00C37EF6" w:rsidP="00C37EF6">
      <w:pPr>
        <w:numPr>
          <w:ilvl w:val="0"/>
          <w:numId w:val="265"/>
        </w:numPr>
      </w:pPr>
      <w:r w:rsidRPr="00C37EF6">
        <w:t>Реализовать настройки «Приватность» с переключателями аналитики и отчётов об ошибках</w:t>
      </w:r>
    </w:p>
    <w:p w14:paraId="6E752D11" w14:textId="77777777" w:rsidR="00C37EF6" w:rsidRPr="00C37EF6" w:rsidRDefault="00C37EF6" w:rsidP="00C37EF6">
      <w:pPr>
        <w:numPr>
          <w:ilvl w:val="0"/>
          <w:numId w:val="265"/>
        </w:numPr>
      </w:pPr>
      <w:r w:rsidRPr="00C37EF6">
        <w:t>Добавить кнопку «Экспортировать мои данные» для создания архива с пользовательской информацией</w:t>
      </w:r>
    </w:p>
    <w:p w14:paraId="204ECBFB" w14:textId="77777777" w:rsidR="00C37EF6" w:rsidRPr="00C37EF6" w:rsidRDefault="00C37EF6" w:rsidP="00C37EF6">
      <w:pPr>
        <w:numPr>
          <w:ilvl w:val="0"/>
          <w:numId w:val="265"/>
        </w:numPr>
      </w:pPr>
      <w:r w:rsidRPr="00C37EF6">
        <w:lastRenderedPageBreak/>
        <w:t>Добавить кнопку «Удалить все данные» с подтверждением и созданием резервной копии</w:t>
      </w:r>
    </w:p>
    <w:p w14:paraId="09F417C1" w14:textId="77777777" w:rsidR="00C37EF6" w:rsidRPr="00C37EF6" w:rsidRDefault="00C37EF6" w:rsidP="00C37EF6">
      <w:pPr>
        <w:numPr>
          <w:ilvl w:val="0"/>
          <w:numId w:val="265"/>
        </w:numPr>
      </w:pPr>
      <w:r w:rsidRPr="00C37EF6">
        <w:t>Реализовать ввод пользовательских ключей внешних сервисов с валидацией и тестированием</w:t>
      </w:r>
    </w:p>
    <w:p w14:paraId="74400A19" w14:textId="77777777" w:rsidR="00C37EF6" w:rsidRPr="00C37EF6" w:rsidRDefault="00C37EF6" w:rsidP="00C37EF6">
      <w:r w:rsidRPr="00C37EF6">
        <w:rPr>
          <w:b/>
          <w:bCs/>
        </w:rPr>
        <w:t>Этап три: Аудит и документация</w:t>
      </w:r>
    </w:p>
    <w:p w14:paraId="57D049C1" w14:textId="77777777" w:rsidR="00C37EF6" w:rsidRPr="00C37EF6" w:rsidRDefault="00C37EF6" w:rsidP="00C37EF6">
      <w:pPr>
        <w:numPr>
          <w:ilvl w:val="0"/>
          <w:numId w:val="266"/>
        </w:numPr>
      </w:pPr>
      <w:r w:rsidRPr="00C37EF6">
        <w:t>Провести ручной аудит кода на наличие жёстко закодированных секретов</w:t>
      </w:r>
    </w:p>
    <w:p w14:paraId="6CAA67DF" w14:textId="77777777" w:rsidR="00C37EF6" w:rsidRPr="00C37EF6" w:rsidRDefault="00C37EF6" w:rsidP="00C37EF6">
      <w:pPr>
        <w:numPr>
          <w:ilvl w:val="0"/>
          <w:numId w:val="266"/>
        </w:numPr>
      </w:pPr>
      <w:r w:rsidRPr="00C37EF6">
        <w:t>Протестировать шифрование хранилища учётных данных на целевой операционной системе</w:t>
      </w:r>
    </w:p>
    <w:p w14:paraId="605FD264" w14:textId="77777777" w:rsidR="00C37EF6" w:rsidRPr="00C37EF6" w:rsidRDefault="00C37EF6" w:rsidP="00C37EF6">
      <w:pPr>
        <w:numPr>
          <w:ilvl w:val="0"/>
          <w:numId w:val="266"/>
        </w:numPr>
      </w:pPr>
      <w:r w:rsidRPr="00C37EF6">
        <w:t xml:space="preserve">Проверить, что логи в </w:t>
      </w:r>
      <w:proofErr w:type="spellStart"/>
      <w:r w:rsidRPr="00C37EF6">
        <w:t>релизной</w:t>
      </w:r>
      <w:proofErr w:type="spellEnd"/>
      <w:r w:rsidRPr="00C37EF6">
        <w:t xml:space="preserve"> сборке не содержат персональных данных</w:t>
      </w:r>
    </w:p>
    <w:p w14:paraId="5717343F" w14:textId="77777777" w:rsidR="00C37EF6" w:rsidRPr="00C37EF6" w:rsidRDefault="00C37EF6" w:rsidP="00C37EF6">
      <w:pPr>
        <w:numPr>
          <w:ilvl w:val="0"/>
          <w:numId w:val="266"/>
        </w:numPr>
      </w:pPr>
      <w:r w:rsidRPr="00C37EF6">
        <w:t>Обновить политику конфиденциальности с учётом всех точек сбора данных</w:t>
      </w:r>
    </w:p>
    <w:p w14:paraId="303C40A3" w14:textId="77777777" w:rsidR="00C37EF6" w:rsidRPr="00C37EF6" w:rsidRDefault="00C37EF6" w:rsidP="00C37EF6">
      <w:pPr>
        <w:numPr>
          <w:ilvl w:val="0"/>
          <w:numId w:val="266"/>
        </w:numPr>
      </w:pPr>
      <w:r w:rsidRPr="00C37EF6">
        <w:t>Подготовить шаблон ответа на запросы по законодательству о персональных данных</w:t>
      </w:r>
    </w:p>
    <w:p w14:paraId="12886856" w14:textId="77777777" w:rsidR="00C37EF6" w:rsidRPr="00C37EF6" w:rsidRDefault="00C37EF6" w:rsidP="00C37EF6">
      <w:r w:rsidRPr="00C37EF6">
        <w:rPr>
          <w:b/>
          <w:bCs/>
        </w:rPr>
        <w:t>Этап четыре: Релиз и мониторинг</w:t>
      </w:r>
    </w:p>
    <w:p w14:paraId="16176AC9" w14:textId="77777777" w:rsidR="00C37EF6" w:rsidRPr="00C37EF6" w:rsidRDefault="00C37EF6" w:rsidP="00C37EF6">
      <w:pPr>
        <w:numPr>
          <w:ilvl w:val="0"/>
          <w:numId w:val="267"/>
        </w:numPr>
      </w:pPr>
      <w:r w:rsidRPr="00C37EF6">
        <w:t>Включить проверку соответствия в обязательные шаги конвейера сборки</w:t>
      </w:r>
    </w:p>
    <w:p w14:paraId="1B6855B2" w14:textId="77777777" w:rsidR="00C37EF6" w:rsidRPr="00C37EF6" w:rsidRDefault="00C37EF6" w:rsidP="00C37EF6">
      <w:pPr>
        <w:numPr>
          <w:ilvl w:val="0"/>
          <w:numId w:val="267"/>
        </w:numPr>
      </w:pPr>
      <w:r w:rsidRPr="00C37EF6">
        <w:t>Настроить уведомления на ошибки, связанные с доступом к защищённому хранилищу</w:t>
      </w:r>
    </w:p>
    <w:p w14:paraId="0CAC5BBE" w14:textId="77777777" w:rsidR="00C37EF6" w:rsidRPr="00C37EF6" w:rsidRDefault="00C37EF6" w:rsidP="00C37EF6">
      <w:pPr>
        <w:numPr>
          <w:ilvl w:val="0"/>
          <w:numId w:val="267"/>
        </w:numPr>
      </w:pPr>
      <w:r w:rsidRPr="00C37EF6">
        <w:t>Добавить метрику «Пользователи с включённой аналитикой» в анонимную статистику</w:t>
      </w:r>
    </w:p>
    <w:p w14:paraId="4B4845D7" w14:textId="77777777" w:rsidR="00C37EF6" w:rsidRPr="00C37EF6" w:rsidRDefault="00C37EF6" w:rsidP="00C37EF6">
      <w:pPr>
        <w:numPr>
          <w:ilvl w:val="0"/>
          <w:numId w:val="267"/>
        </w:numPr>
      </w:pPr>
      <w:r w:rsidRPr="00C37EF6">
        <w:t>Подготовить публичную страницу с документацией по лицензированию</w:t>
      </w:r>
    </w:p>
    <w:p w14:paraId="2EAC1D54" w14:textId="77777777" w:rsidR="00C37EF6" w:rsidRPr="00C37EF6" w:rsidRDefault="00C37EF6" w:rsidP="00C37EF6">
      <w:pPr>
        <w:numPr>
          <w:ilvl w:val="0"/>
          <w:numId w:val="267"/>
        </w:numPr>
      </w:pPr>
      <w:r w:rsidRPr="00C37EF6">
        <w:t xml:space="preserve">Собрать </w:t>
      </w:r>
      <w:proofErr w:type="spellStart"/>
      <w:r w:rsidRPr="00C37EF6">
        <w:t>релизную</w:t>
      </w:r>
      <w:proofErr w:type="spellEnd"/>
      <w:r w:rsidRPr="00C37EF6">
        <w:t xml:space="preserve"> сборку с включёнными проверками соответствия</w:t>
      </w:r>
    </w:p>
    <w:p w14:paraId="1BEDD94A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14.9 Глоссарий раздела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9"/>
        <w:gridCol w:w="6223"/>
      </w:tblGrid>
      <w:tr w:rsidR="00C37EF6" w:rsidRPr="00C37EF6" w14:paraId="130D1B99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EB5A116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8F17B1E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Определение</w:t>
            </w:r>
          </w:p>
        </w:tc>
      </w:tr>
      <w:tr w:rsidR="00C37EF6" w:rsidRPr="00C37EF6" w14:paraId="0A40102E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E86D0F" w14:textId="77777777" w:rsidR="00C37EF6" w:rsidRPr="00C37EF6" w:rsidRDefault="00C37EF6" w:rsidP="00C37EF6">
            <w:r w:rsidRPr="00C37EF6">
              <w:t>Лицензионное соглашение с конечным пользователем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7ACC64C" w14:textId="77777777" w:rsidR="00C37EF6" w:rsidRPr="00C37EF6" w:rsidRDefault="00C37EF6" w:rsidP="00C37EF6">
            <w:r w:rsidRPr="00C37EF6">
              <w:t>Документ, определяющий права и ограничения на использование программного обеспечения</w:t>
            </w:r>
          </w:p>
        </w:tc>
      </w:tr>
      <w:tr w:rsidR="00C37EF6" w:rsidRPr="00C37EF6" w14:paraId="2EA6E30A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B95B86" w14:textId="77777777" w:rsidR="00C37EF6" w:rsidRPr="00C37EF6" w:rsidRDefault="00C37EF6" w:rsidP="00C37EF6">
            <w:r w:rsidRPr="00C37EF6">
              <w:t>Законодательство о персональных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FF900F8" w14:textId="77777777" w:rsidR="00C37EF6" w:rsidRPr="00C37EF6" w:rsidRDefault="00C37EF6" w:rsidP="00C37EF6">
            <w:r w:rsidRPr="00C37EF6">
              <w:t>Нормативные акты, регулирующие сбор, хранение и обработку персональной информации пользователей</w:t>
            </w:r>
          </w:p>
        </w:tc>
      </w:tr>
      <w:tr w:rsidR="00C37EF6" w:rsidRPr="00C37EF6" w14:paraId="04A27E42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360D245" w14:textId="77777777" w:rsidR="00C37EF6" w:rsidRPr="00C37EF6" w:rsidRDefault="00C37EF6" w:rsidP="00C37EF6">
            <w:r w:rsidRPr="00C37EF6">
              <w:t>Регламент о защите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46F8086" w14:textId="77777777" w:rsidR="00C37EF6" w:rsidRPr="00C37EF6" w:rsidRDefault="00C37EF6" w:rsidP="00C37EF6">
            <w:r w:rsidRPr="00C37EF6">
              <w:t>Международный стандарт защиты персональных данных, один из самых строгих в мире</w:t>
            </w:r>
          </w:p>
        </w:tc>
      </w:tr>
      <w:tr w:rsidR="00C37EF6" w:rsidRPr="00C37EF6" w14:paraId="5BEA16C7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D25AD4" w14:textId="77777777" w:rsidR="00C37EF6" w:rsidRPr="00C37EF6" w:rsidRDefault="00C37EF6" w:rsidP="00C37EF6">
            <w:r w:rsidRPr="00C37EF6">
              <w:t>Проприетарная лицензия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8F36156" w14:textId="77777777" w:rsidR="00C37EF6" w:rsidRPr="00C37EF6" w:rsidRDefault="00C37EF6" w:rsidP="00C37EF6">
            <w:r w:rsidRPr="00C37EF6">
              <w:t>Тип лицензии, при котором программное обеспечение остаётся собственностью автора, пользователям предоставляется ограниченное право использования</w:t>
            </w:r>
          </w:p>
        </w:tc>
      </w:tr>
      <w:tr w:rsidR="00C37EF6" w:rsidRPr="00C37EF6" w14:paraId="779A83AB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E78B7C5" w14:textId="77777777" w:rsidR="00C37EF6" w:rsidRPr="00C37EF6" w:rsidRDefault="00C37EF6" w:rsidP="00C37EF6">
            <w:r w:rsidRPr="00C37EF6">
              <w:lastRenderedPageBreak/>
              <w:t>Защищённое хранилище учётных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82ED47D" w14:textId="77777777" w:rsidR="00C37EF6" w:rsidRPr="00C37EF6" w:rsidRDefault="00C37EF6" w:rsidP="00C37EF6">
            <w:r w:rsidRPr="00C37EF6">
              <w:t>Механизм операционной системы для безопасного хранения секретов с шифрованием</w:t>
            </w:r>
          </w:p>
        </w:tc>
      </w:tr>
      <w:tr w:rsidR="00C37EF6" w:rsidRPr="00C37EF6" w14:paraId="0DD7BF46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DBA232A" w14:textId="77777777" w:rsidR="00C37EF6" w:rsidRPr="00C37EF6" w:rsidRDefault="00C37EF6" w:rsidP="00C37EF6">
            <w:r w:rsidRPr="00C37EF6">
              <w:t>Шифрование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8E3FFC3" w14:textId="77777777" w:rsidR="00C37EF6" w:rsidRPr="00C37EF6" w:rsidRDefault="00C37EF6" w:rsidP="00C37EF6">
            <w:r w:rsidRPr="00C37EF6">
              <w:t>Процесс преобразования информации в форму, недоступную для чтения без специального ключа</w:t>
            </w:r>
          </w:p>
        </w:tc>
      </w:tr>
      <w:tr w:rsidR="00C37EF6" w:rsidRPr="00C37EF6" w14:paraId="2DE5D1F4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D19555" w14:textId="77777777" w:rsidR="00C37EF6" w:rsidRPr="00C37EF6" w:rsidRDefault="00C37EF6" w:rsidP="00C37EF6">
            <w:r w:rsidRPr="00C37EF6">
              <w:t>Копилефт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B5A9A80" w14:textId="77777777" w:rsidR="00C37EF6" w:rsidRPr="00C37EF6" w:rsidRDefault="00C37EF6" w:rsidP="00C37EF6">
            <w:r w:rsidRPr="00C37EF6">
              <w:t>Тип лицензии, требующий, чтобы производные работы распространялись под той же лицензией</w:t>
            </w:r>
          </w:p>
        </w:tc>
      </w:tr>
      <w:tr w:rsidR="00C37EF6" w:rsidRPr="00C37EF6" w14:paraId="5F473A02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4B452FB" w14:textId="77777777" w:rsidR="00C37EF6" w:rsidRPr="00C37EF6" w:rsidRDefault="00C37EF6" w:rsidP="00C37EF6">
            <w:r w:rsidRPr="00C37EF6">
              <w:t>Атрибуция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4E0631D" w14:textId="77777777" w:rsidR="00C37EF6" w:rsidRPr="00C37EF6" w:rsidRDefault="00C37EF6" w:rsidP="00C37EF6">
            <w:r w:rsidRPr="00C37EF6">
              <w:t>Требование указать автора или источник при использовании стороннего кода, контента или сервиса</w:t>
            </w:r>
          </w:p>
        </w:tc>
      </w:tr>
    </w:tbl>
    <w:p w14:paraId="4A893CE9" w14:textId="77777777" w:rsidR="00C37EF6" w:rsidRPr="00C37EF6" w:rsidRDefault="00C37EF6" w:rsidP="00C37EF6">
      <w:r w:rsidRPr="00C37EF6">
        <w:pict w14:anchorId="035701B3">
          <v:rect id="_x0000_i1031" style="width:0;height:1.5pt" o:hralign="center" o:hrstd="t" o:hr="t" fillcolor="#a0a0a0" stroked="f"/>
        </w:pict>
      </w:r>
    </w:p>
    <w:p w14:paraId="0AF71D06" w14:textId="77777777" w:rsidR="00C37EF6" w:rsidRDefault="00C37EF6"/>
    <w:p w14:paraId="653252A6" w14:textId="77777777" w:rsidR="00C37EF6" w:rsidRDefault="00C37EF6"/>
    <w:p w14:paraId="6069E8FC" w14:textId="77777777" w:rsidR="00C37EF6" w:rsidRPr="00C37EF6" w:rsidRDefault="00C37EF6" w:rsidP="00C37EF6">
      <w:pPr>
        <w:rPr>
          <w:b/>
          <w:bCs/>
        </w:rPr>
      </w:pPr>
      <w:r w:rsidRPr="00C37EF6">
        <w:rPr>
          <w:rFonts w:ascii="Segoe UI Emoji" w:hAnsi="Segoe UI Emoji" w:cs="Segoe UI Emoji"/>
          <w:b/>
          <w:bCs/>
        </w:rPr>
        <w:t>📘</w:t>
      </w:r>
      <w:r w:rsidRPr="00C37EF6">
        <w:rPr>
          <w:b/>
          <w:bCs/>
        </w:rPr>
        <w:t xml:space="preserve"> РАЗДЕЛ 15: СТРАТЕГИЯ ТЕСТИРОВАНИЯ И КОНТРОЛЬ КАЧЕСТВА</w:t>
      </w:r>
    </w:p>
    <w:p w14:paraId="5A1BFBCA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15.1 Философия тестирования: «Доверие через проверку»</w:t>
      </w:r>
    </w:p>
    <w:p w14:paraId="7E9751F7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15.1.1 Основной принцип</w:t>
      </w:r>
    </w:p>
    <w:p w14:paraId="0E306BEA" w14:textId="77777777" w:rsidR="00C37EF6" w:rsidRPr="00C37EF6" w:rsidRDefault="00C37EF6" w:rsidP="00C37EF6">
      <w:r w:rsidRPr="00C37EF6">
        <w:t>«Если это не протестировано — это не работает. Если это не автоматизировано — это не надёжно»</w:t>
      </w:r>
    </w:p>
    <w:p w14:paraId="72A8BB28" w14:textId="77777777" w:rsidR="00C37EF6" w:rsidRPr="00C37EF6" w:rsidRDefault="00C37EF6" w:rsidP="00C37EF6">
      <w:r w:rsidRPr="00C37EF6">
        <w:t>Тестирование в приложении — это не этап перед релизом, а непрерывный процесс, встроенный в разработку:</w:t>
      </w:r>
    </w:p>
    <w:p w14:paraId="4E20F4DA" w14:textId="77777777" w:rsidR="00C37EF6" w:rsidRPr="00C37EF6" w:rsidRDefault="00C37EF6" w:rsidP="00C37EF6">
      <w:pPr>
        <w:numPr>
          <w:ilvl w:val="0"/>
          <w:numId w:val="268"/>
        </w:numPr>
      </w:pPr>
      <w:r w:rsidRPr="00C37EF6">
        <w:t>Каждый коммит запускает автоматические проверки</w:t>
      </w:r>
    </w:p>
    <w:p w14:paraId="615E2AD5" w14:textId="77777777" w:rsidR="00C37EF6" w:rsidRPr="00C37EF6" w:rsidRDefault="00C37EF6" w:rsidP="00C37EF6">
      <w:pPr>
        <w:numPr>
          <w:ilvl w:val="0"/>
          <w:numId w:val="268"/>
        </w:numPr>
      </w:pPr>
      <w:r w:rsidRPr="00C37EF6">
        <w:t>Каждая новая функция сопровождается тестами</w:t>
      </w:r>
    </w:p>
    <w:p w14:paraId="749E0CD6" w14:textId="77777777" w:rsidR="00C37EF6" w:rsidRPr="00C37EF6" w:rsidRDefault="00C37EF6" w:rsidP="00C37EF6">
      <w:pPr>
        <w:numPr>
          <w:ilvl w:val="0"/>
          <w:numId w:val="268"/>
        </w:numPr>
      </w:pPr>
      <w:r w:rsidRPr="00C37EF6">
        <w:t>Каждая ошибка порождает регрессионный тест</w:t>
      </w:r>
    </w:p>
    <w:p w14:paraId="6E5F5750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15.1.2 Ключевые метрики качества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  <w:gridCol w:w="3536"/>
        <w:gridCol w:w="3003"/>
      </w:tblGrid>
      <w:tr w:rsidR="00C37EF6" w:rsidRPr="00C37EF6" w14:paraId="288E17ED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AA595B7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D6D7ED9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CA81DDB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Как измеряется</w:t>
            </w:r>
          </w:p>
        </w:tc>
      </w:tr>
      <w:tr w:rsidR="00C37EF6" w:rsidRPr="00C37EF6" w14:paraId="6C854F9F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38AFDE" w14:textId="77777777" w:rsidR="00C37EF6" w:rsidRPr="00C37EF6" w:rsidRDefault="00C37EF6" w:rsidP="00C37EF6">
            <w:r w:rsidRPr="00C37EF6">
              <w:t>Покрытие кода бизнес-логики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FBFD083" w14:textId="77777777" w:rsidR="00C37EF6" w:rsidRPr="00C37EF6" w:rsidRDefault="00C37EF6" w:rsidP="00C37EF6">
            <w:r w:rsidRPr="00C37EF6">
              <w:t>Не менее восьмидесяти процентов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CAEE49E" w14:textId="77777777" w:rsidR="00C37EF6" w:rsidRPr="00C37EF6" w:rsidRDefault="00C37EF6" w:rsidP="00C37EF6">
            <w:r w:rsidRPr="00C37EF6">
              <w:t>Инструменты анализа покрытия</w:t>
            </w:r>
          </w:p>
        </w:tc>
      </w:tr>
      <w:tr w:rsidR="00C37EF6" w:rsidRPr="00C37EF6" w14:paraId="09ED5A59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14C78E0" w14:textId="77777777" w:rsidR="00C37EF6" w:rsidRPr="00C37EF6" w:rsidRDefault="00C37EF6" w:rsidP="00C37EF6">
            <w:r w:rsidRPr="00C37EF6">
              <w:t>Покрытие критических путей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DC61BC9" w14:textId="77777777" w:rsidR="00C37EF6" w:rsidRPr="00C37EF6" w:rsidRDefault="00C37EF6" w:rsidP="00C37EF6">
            <w:r w:rsidRPr="00C37EF6">
              <w:t>Сто процентов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424FC3C" w14:textId="77777777" w:rsidR="00C37EF6" w:rsidRPr="00C37EF6" w:rsidRDefault="00C37EF6" w:rsidP="00C37EF6">
            <w:r w:rsidRPr="00C37EF6">
              <w:t>Ревью тест-кейсов</w:t>
            </w:r>
          </w:p>
        </w:tc>
      </w:tr>
      <w:tr w:rsidR="00C37EF6" w:rsidRPr="00C37EF6" w14:paraId="1633C9F7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AFC5EC" w14:textId="77777777" w:rsidR="00C37EF6" w:rsidRPr="00C37EF6" w:rsidRDefault="00C37EF6" w:rsidP="00C37EF6">
            <w:r w:rsidRPr="00C37EF6">
              <w:t>Время прогона всех тестов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48D469" w14:textId="77777777" w:rsidR="00C37EF6" w:rsidRPr="00C37EF6" w:rsidRDefault="00C37EF6" w:rsidP="00C37EF6">
            <w:r w:rsidRPr="00C37EF6">
              <w:t>Менее десяти минут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809ACB8" w14:textId="77777777" w:rsidR="00C37EF6" w:rsidRPr="00C37EF6" w:rsidRDefault="00C37EF6" w:rsidP="00C37EF6">
            <w:r w:rsidRPr="00C37EF6">
              <w:t>Логи системы непрерывной интеграции</w:t>
            </w:r>
          </w:p>
        </w:tc>
      </w:tr>
      <w:tr w:rsidR="00C37EF6" w:rsidRPr="00C37EF6" w14:paraId="5B1AC148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D7C845" w14:textId="77777777" w:rsidR="00C37EF6" w:rsidRPr="00C37EF6" w:rsidRDefault="00C37EF6" w:rsidP="00C37EF6">
            <w:r w:rsidRPr="00C37EF6">
              <w:lastRenderedPageBreak/>
              <w:t>Процент успешных сборок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02ADA1C" w14:textId="77777777" w:rsidR="00C37EF6" w:rsidRPr="00C37EF6" w:rsidRDefault="00C37EF6" w:rsidP="00C37EF6">
            <w:r w:rsidRPr="00C37EF6">
              <w:t>Более девяноста пяти процентов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6FE0BE3" w14:textId="77777777" w:rsidR="00C37EF6" w:rsidRPr="00C37EF6" w:rsidRDefault="00C37EF6" w:rsidP="00C37EF6">
            <w:r w:rsidRPr="00C37EF6">
              <w:t>Статистика конвейера</w:t>
            </w:r>
          </w:p>
        </w:tc>
      </w:tr>
      <w:tr w:rsidR="00C37EF6" w:rsidRPr="00C37EF6" w14:paraId="418AEE92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75C9C1" w14:textId="77777777" w:rsidR="00C37EF6" w:rsidRPr="00C37EF6" w:rsidRDefault="00C37EF6" w:rsidP="00C37EF6">
            <w:r w:rsidRPr="00C37EF6">
              <w:t>Среднее время на исправление бага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C9BD2A" w14:textId="77777777" w:rsidR="00C37EF6" w:rsidRPr="00C37EF6" w:rsidRDefault="00C37EF6" w:rsidP="00C37EF6">
            <w:r w:rsidRPr="00C37EF6">
              <w:t>Менее четырёх часов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F6ADC1B" w14:textId="77777777" w:rsidR="00C37EF6" w:rsidRPr="00C37EF6" w:rsidRDefault="00C37EF6" w:rsidP="00C37EF6">
            <w:r w:rsidRPr="00C37EF6">
              <w:t>Трекер задач</w:t>
            </w:r>
          </w:p>
        </w:tc>
      </w:tr>
      <w:tr w:rsidR="00C37EF6" w:rsidRPr="00C37EF6" w14:paraId="16944DDC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9EF2D23" w14:textId="77777777" w:rsidR="00C37EF6" w:rsidRPr="00C37EF6" w:rsidRDefault="00C37EF6" w:rsidP="00C37EF6">
            <w:r w:rsidRPr="00C37EF6">
              <w:t>Количество регрессий на релиз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7A33FE1" w14:textId="77777777" w:rsidR="00C37EF6" w:rsidRPr="00C37EF6" w:rsidRDefault="00C37EF6" w:rsidP="00C37EF6">
            <w:r w:rsidRPr="00C37EF6">
              <w:t>Ноль критических, менее трёх незначительных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CD65C01" w14:textId="77777777" w:rsidR="00C37EF6" w:rsidRPr="00C37EF6" w:rsidRDefault="00C37EF6" w:rsidP="00C37EF6">
            <w:r w:rsidRPr="00C37EF6">
              <w:t>Пост-</w:t>
            </w:r>
            <w:proofErr w:type="spellStart"/>
            <w:r w:rsidRPr="00C37EF6">
              <w:t>релизный</w:t>
            </w:r>
            <w:proofErr w:type="spellEnd"/>
            <w:r w:rsidRPr="00C37EF6">
              <w:t xml:space="preserve"> аудит</w:t>
            </w:r>
          </w:p>
        </w:tc>
      </w:tr>
    </w:tbl>
    <w:p w14:paraId="527BACF0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15.2 Уровни тестирования и их назначение</w:t>
      </w:r>
    </w:p>
    <w:p w14:paraId="6DA65FFB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15.2.1 Пирамида тестов</w:t>
      </w:r>
    </w:p>
    <w:p w14:paraId="22BD167F" w14:textId="77777777" w:rsidR="00C37EF6" w:rsidRPr="00C37EF6" w:rsidRDefault="00C37EF6" w:rsidP="00C37EF6">
      <w:r w:rsidRPr="00C37EF6">
        <w:t>Тестирование строится по принципу пирамиды: большое количество быстрых изолированных тестов на нижнем уровне, меньше интеграционных тестов в середине, и минимальное количество полных сценариев на вершине.</w:t>
      </w:r>
    </w:p>
    <w:p w14:paraId="4B14D8C8" w14:textId="77777777" w:rsidR="00C37EF6" w:rsidRPr="00C37EF6" w:rsidRDefault="00C37EF6" w:rsidP="00C37EF6">
      <w:r w:rsidRPr="00C37EF6">
        <w:rPr>
          <w:b/>
          <w:bCs/>
        </w:rPr>
        <w:t>Уровень один: Модульные тесты</w:t>
      </w:r>
    </w:p>
    <w:p w14:paraId="79CD57E7" w14:textId="77777777" w:rsidR="00C37EF6" w:rsidRPr="00C37EF6" w:rsidRDefault="00C37EF6" w:rsidP="00C37EF6">
      <w:pPr>
        <w:numPr>
          <w:ilvl w:val="0"/>
          <w:numId w:val="269"/>
        </w:numPr>
      </w:pPr>
      <w:r w:rsidRPr="00C37EF6">
        <w:rPr>
          <w:b/>
          <w:bCs/>
        </w:rPr>
        <w:t>Назначение:</w:t>
      </w:r>
      <w:r w:rsidRPr="00C37EF6">
        <w:t xml:space="preserve"> Проверка изолированной бизнес-логики без внешних зависимостей</w:t>
      </w:r>
    </w:p>
    <w:p w14:paraId="55B244A9" w14:textId="77777777" w:rsidR="00C37EF6" w:rsidRPr="00C37EF6" w:rsidRDefault="00C37EF6" w:rsidP="00C37EF6">
      <w:pPr>
        <w:numPr>
          <w:ilvl w:val="0"/>
          <w:numId w:val="269"/>
        </w:numPr>
      </w:pPr>
      <w:r w:rsidRPr="00C37EF6">
        <w:rPr>
          <w:b/>
          <w:bCs/>
        </w:rPr>
        <w:t>Объекты тестирования:</w:t>
      </w:r>
      <w:r w:rsidRPr="00C37EF6">
        <w:t xml:space="preserve"> Функции </w:t>
      </w:r>
      <w:proofErr w:type="spellStart"/>
      <w:r w:rsidRPr="00C37EF6">
        <w:t>парсинга</w:t>
      </w:r>
      <w:proofErr w:type="spellEnd"/>
      <w:r w:rsidRPr="00C37EF6">
        <w:t xml:space="preserve"> поисковых запросов, алгоритмы сортировки тегов, валидация входных данных, расчёт путей организации файлов, логика векторных часов</w:t>
      </w:r>
    </w:p>
    <w:p w14:paraId="3300D818" w14:textId="77777777" w:rsidR="00C37EF6" w:rsidRPr="00C37EF6" w:rsidRDefault="00C37EF6" w:rsidP="00C37EF6">
      <w:pPr>
        <w:numPr>
          <w:ilvl w:val="0"/>
          <w:numId w:val="269"/>
        </w:numPr>
      </w:pPr>
      <w:r w:rsidRPr="00C37EF6">
        <w:rPr>
          <w:b/>
          <w:bCs/>
        </w:rPr>
        <w:t>Требования к покрытию</w:t>
      </w:r>
      <w:proofErr w:type="gramStart"/>
      <w:r w:rsidRPr="00C37EF6">
        <w:rPr>
          <w:b/>
          <w:bCs/>
        </w:rPr>
        <w:t>:</w:t>
      </w:r>
      <w:r w:rsidRPr="00C37EF6">
        <w:t xml:space="preserve"> Не</w:t>
      </w:r>
      <w:proofErr w:type="gramEnd"/>
      <w:r w:rsidRPr="00C37EF6">
        <w:t xml:space="preserve"> менее восьмидесяти процентов строк бизнес-логики, сто процентов критических путей</w:t>
      </w:r>
    </w:p>
    <w:p w14:paraId="426EDC3F" w14:textId="77777777" w:rsidR="00C37EF6" w:rsidRPr="00C37EF6" w:rsidRDefault="00C37EF6" w:rsidP="00C37EF6">
      <w:pPr>
        <w:numPr>
          <w:ilvl w:val="0"/>
          <w:numId w:val="269"/>
        </w:numPr>
      </w:pPr>
      <w:r w:rsidRPr="00C37EF6">
        <w:rPr>
          <w:b/>
          <w:bCs/>
        </w:rPr>
        <w:t>Изоляция зависимостей:</w:t>
      </w:r>
      <w:r w:rsidRPr="00C37EF6">
        <w:t xml:space="preserve"> Все внешние вызовы заменяются </w:t>
      </w:r>
      <w:proofErr w:type="spellStart"/>
      <w:r w:rsidRPr="00C37EF6">
        <w:t>моками</w:t>
      </w:r>
      <w:proofErr w:type="spellEnd"/>
      <w:r w:rsidRPr="00C37EF6">
        <w:t xml:space="preserve"> или </w:t>
      </w:r>
      <w:proofErr w:type="spellStart"/>
      <w:r w:rsidRPr="00C37EF6">
        <w:t>стабами</w:t>
      </w:r>
      <w:proofErr w:type="spellEnd"/>
    </w:p>
    <w:p w14:paraId="32043A53" w14:textId="77777777" w:rsidR="00C37EF6" w:rsidRPr="00C37EF6" w:rsidRDefault="00C37EF6" w:rsidP="00C37EF6">
      <w:pPr>
        <w:numPr>
          <w:ilvl w:val="0"/>
          <w:numId w:val="269"/>
        </w:numPr>
      </w:pPr>
      <w:r w:rsidRPr="00C37EF6">
        <w:rPr>
          <w:b/>
          <w:bCs/>
        </w:rPr>
        <w:t>Критерии успеха:</w:t>
      </w:r>
      <w:r w:rsidRPr="00C37EF6">
        <w:t xml:space="preserve"> Тест выполняется менее чем за одну секунду, не зависит от порядка выполнения других тестов, даёт детерминированный результат</w:t>
      </w:r>
    </w:p>
    <w:p w14:paraId="673E4908" w14:textId="77777777" w:rsidR="00C37EF6" w:rsidRPr="00C37EF6" w:rsidRDefault="00C37EF6" w:rsidP="00C37EF6">
      <w:r w:rsidRPr="00C37EF6">
        <w:rPr>
          <w:b/>
          <w:bCs/>
        </w:rPr>
        <w:t>Уровень два: Компонентные тесты</w:t>
      </w:r>
    </w:p>
    <w:p w14:paraId="5B84B1AA" w14:textId="77777777" w:rsidR="00C37EF6" w:rsidRPr="00C37EF6" w:rsidRDefault="00C37EF6" w:rsidP="00C37EF6">
      <w:pPr>
        <w:numPr>
          <w:ilvl w:val="0"/>
          <w:numId w:val="270"/>
        </w:numPr>
      </w:pPr>
      <w:r w:rsidRPr="00C37EF6">
        <w:rPr>
          <w:b/>
          <w:bCs/>
        </w:rPr>
        <w:t>Назначение:</w:t>
      </w:r>
      <w:r w:rsidRPr="00C37EF6">
        <w:t xml:space="preserve"> Проверка отрисовки и поведения отдельных интерфейсных компонентов</w:t>
      </w:r>
    </w:p>
    <w:p w14:paraId="0CA0A6F8" w14:textId="77777777" w:rsidR="00C37EF6" w:rsidRPr="00C37EF6" w:rsidRDefault="00C37EF6" w:rsidP="00C37EF6">
      <w:pPr>
        <w:numPr>
          <w:ilvl w:val="0"/>
          <w:numId w:val="270"/>
        </w:numPr>
      </w:pPr>
      <w:r w:rsidRPr="00C37EF6">
        <w:rPr>
          <w:b/>
          <w:bCs/>
        </w:rPr>
        <w:t>Объекты тестирования:</w:t>
      </w:r>
      <w:r w:rsidRPr="00C37EF6">
        <w:t xml:space="preserve"> Карточки медиа, чипы тегов, панели навигации, поля ввода с </w:t>
      </w:r>
      <w:proofErr w:type="spellStart"/>
      <w:r w:rsidRPr="00C37EF6">
        <w:t>автодополнением</w:t>
      </w:r>
      <w:proofErr w:type="spellEnd"/>
      <w:r w:rsidRPr="00C37EF6">
        <w:t>, диалоговые окна</w:t>
      </w:r>
    </w:p>
    <w:p w14:paraId="0A323444" w14:textId="77777777" w:rsidR="00C37EF6" w:rsidRPr="00C37EF6" w:rsidRDefault="00C37EF6" w:rsidP="00C37EF6">
      <w:pPr>
        <w:numPr>
          <w:ilvl w:val="0"/>
          <w:numId w:val="270"/>
        </w:numPr>
      </w:pPr>
      <w:r w:rsidRPr="00C37EF6">
        <w:rPr>
          <w:b/>
          <w:bCs/>
        </w:rPr>
        <w:t>Проверяемые аспекты:</w:t>
      </w:r>
      <w:r w:rsidRPr="00C37EF6">
        <w:t xml:space="preserve"> Корректная отрисовка в разных темах, реакция на пользовательские события, доступность для вспомогательных технологий, анимации переходов между состояниями</w:t>
      </w:r>
    </w:p>
    <w:p w14:paraId="430BC2B6" w14:textId="77777777" w:rsidR="00C37EF6" w:rsidRPr="00C37EF6" w:rsidRDefault="00C37EF6" w:rsidP="00C37EF6">
      <w:pPr>
        <w:numPr>
          <w:ilvl w:val="0"/>
          <w:numId w:val="270"/>
        </w:numPr>
      </w:pPr>
      <w:r w:rsidRPr="00C37EF6">
        <w:rPr>
          <w:b/>
          <w:bCs/>
        </w:rPr>
        <w:lastRenderedPageBreak/>
        <w:t>Визуальные регрессионные тесты</w:t>
      </w:r>
      <w:proofErr w:type="gramStart"/>
      <w:r w:rsidRPr="00C37EF6">
        <w:rPr>
          <w:b/>
          <w:bCs/>
        </w:rPr>
        <w:t>:</w:t>
      </w:r>
      <w:r w:rsidRPr="00C37EF6">
        <w:t xml:space="preserve"> Для</w:t>
      </w:r>
      <w:proofErr w:type="gramEnd"/>
      <w:r w:rsidRPr="00C37EF6">
        <w:t xml:space="preserve"> ключевых компонентов создаются эталонные изображения; любое изменение рендеринга требует явного подтверждения</w:t>
      </w:r>
    </w:p>
    <w:p w14:paraId="353987D3" w14:textId="77777777" w:rsidR="00C37EF6" w:rsidRPr="00C37EF6" w:rsidRDefault="00C37EF6" w:rsidP="00C37EF6">
      <w:pPr>
        <w:numPr>
          <w:ilvl w:val="0"/>
          <w:numId w:val="270"/>
        </w:numPr>
      </w:pPr>
      <w:r w:rsidRPr="00C37EF6">
        <w:rPr>
          <w:b/>
          <w:bCs/>
        </w:rPr>
        <w:t>Критерии успеха:</w:t>
      </w:r>
      <w:r w:rsidRPr="00C37EF6">
        <w:t xml:space="preserve"> Компонент корректно отображается при разных размерах окна, поддерживает навигацию с клавиатуры, озвучивается вспомогательными технологиями</w:t>
      </w:r>
    </w:p>
    <w:p w14:paraId="7B1C7CF8" w14:textId="77777777" w:rsidR="00C37EF6" w:rsidRPr="00C37EF6" w:rsidRDefault="00C37EF6" w:rsidP="00C37EF6">
      <w:r w:rsidRPr="00C37EF6">
        <w:rPr>
          <w:b/>
          <w:bCs/>
        </w:rPr>
        <w:t>Уровень три: Интеграционные тесты</w:t>
      </w:r>
    </w:p>
    <w:p w14:paraId="0EF335B3" w14:textId="77777777" w:rsidR="00C37EF6" w:rsidRPr="00C37EF6" w:rsidRDefault="00C37EF6" w:rsidP="00C37EF6">
      <w:pPr>
        <w:numPr>
          <w:ilvl w:val="0"/>
          <w:numId w:val="271"/>
        </w:numPr>
      </w:pPr>
      <w:r w:rsidRPr="00C37EF6">
        <w:rPr>
          <w:b/>
          <w:bCs/>
        </w:rPr>
        <w:t>Назначение:</w:t>
      </w:r>
      <w:r w:rsidRPr="00C37EF6">
        <w:t xml:space="preserve"> Проверка взаимодействия между слоями приложения и корректности сквозных сценариев</w:t>
      </w:r>
    </w:p>
    <w:p w14:paraId="235FD465" w14:textId="77777777" w:rsidR="00C37EF6" w:rsidRPr="00C37EF6" w:rsidRDefault="00C37EF6" w:rsidP="00C37EF6">
      <w:pPr>
        <w:numPr>
          <w:ilvl w:val="0"/>
          <w:numId w:val="271"/>
        </w:numPr>
      </w:pPr>
      <w:r w:rsidRPr="00C37EF6">
        <w:rPr>
          <w:b/>
          <w:bCs/>
        </w:rPr>
        <w:t>Объекты тестирования:</w:t>
      </w:r>
      <w:r w:rsidRPr="00C37EF6">
        <w:t xml:space="preserve"> Импорт папки, сканирование, запись в базу, отображение в галерее; применение тега, обновление индекса, фильтрация результатов; синхронизация изменения между двумя устройствами</w:t>
      </w:r>
    </w:p>
    <w:p w14:paraId="2E63DB4B" w14:textId="77777777" w:rsidR="00C37EF6" w:rsidRPr="00C37EF6" w:rsidRDefault="00C37EF6" w:rsidP="00C37EF6">
      <w:pPr>
        <w:numPr>
          <w:ilvl w:val="0"/>
          <w:numId w:val="271"/>
        </w:numPr>
      </w:pPr>
      <w:r w:rsidRPr="00C37EF6">
        <w:rPr>
          <w:b/>
          <w:bCs/>
        </w:rPr>
        <w:t>Тестовое окружение</w:t>
      </w:r>
      <w:proofErr w:type="gramStart"/>
      <w:r w:rsidRPr="00C37EF6">
        <w:rPr>
          <w:b/>
          <w:bCs/>
        </w:rPr>
        <w:t>:</w:t>
      </w:r>
      <w:r w:rsidRPr="00C37EF6">
        <w:t xml:space="preserve"> Используется</w:t>
      </w:r>
      <w:proofErr w:type="gramEnd"/>
      <w:r w:rsidRPr="00C37EF6">
        <w:t xml:space="preserve"> изолированная тестовая база данных, временные директории для файлов, </w:t>
      </w:r>
      <w:proofErr w:type="spellStart"/>
      <w:r w:rsidRPr="00C37EF6">
        <w:t>моки</w:t>
      </w:r>
      <w:proofErr w:type="spellEnd"/>
      <w:r w:rsidRPr="00C37EF6">
        <w:t xml:space="preserve"> для внешних сервисов</w:t>
      </w:r>
    </w:p>
    <w:p w14:paraId="47E0935A" w14:textId="77777777" w:rsidR="00C37EF6" w:rsidRPr="00C37EF6" w:rsidRDefault="00C37EF6" w:rsidP="00C37EF6">
      <w:pPr>
        <w:numPr>
          <w:ilvl w:val="0"/>
          <w:numId w:val="271"/>
        </w:numPr>
      </w:pPr>
      <w:r w:rsidRPr="00C37EF6">
        <w:rPr>
          <w:b/>
          <w:bCs/>
        </w:rPr>
        <w:t>Проверяемые аспекты:</w:t>
      </w:r>
      <w:r w:rsidRPr="00C37EF6">
        <w:t xml:space="preserve"> Атомарность транзакций, корректность обработки ошибок, сохранение состояния при прерывании, согласованность данных между слоями</w:t>
      </w:r>
    </w:p>
    <w:p w14:paraId="0D81CC00" w14:textId="77777777" w:rsidR="00C37EF6" w:rsidRPr="00C37EF6" w:rsidRDefault="00C37EF6" w:rsidP="00C37EF6">
      <w:pPr>
        <w:numPr>
          <w:ilvl w:val="0"/>
          <w:numId w:val="271"/>
        </w:numPr>
      </w:pPr>
      <w:r w:rsidRPr="00C37EF6">
        <w:rPr>
          <w:b/>
          <w:bCs/>
        </w:rPr>
        <w:t>Критерии успеха:</w:t>
      </w:r>
      <w:r w:rsidRPr="00C37EF6">
        <w:t xml:space="preserve"> Сценарий выполняется от начала до конца без ручного вмешательства, все промежуточные состояния соответствуют ожиданиям, данные сохраняются корректно</w:t>
      </w:r>
    </w:p>
    <w:p w14:paraId="477BC97B" w14:textId="77777777" w:rsidR="00C37EF6" w:rsidRPr="00C37EF6" w:rsidRDefault="00C37EF6" w:rsidP="00C37EF6">
      <w:r w:rsidRPr="00C37EF6">
        <w:rPr>
          <w:b/>
          <w:bCs/>
        </w:rPr>
        <w:t>Уровень четыре: Сквозные тесты</w:t>
      </w:r>
    </w:p>
    <w:p w14:paraId="72ED5756" w14:textId="77777777" w:rsidR="00C37EF6" w:rsidRPr="00C37EF6" w:rsidRDefault="00C37EF6" w:rsidP="00C37EF6">
      <w:pPr>
        <w:numPr>
          <w:ilvl w:val="0"/>
          <w:numId w:val="272"/>
        </w:numPr>
      </w:pPr>
      <w:r w:rsidRPr="00C37EF6">
        <w:rPr>
          <w:b/>
          <w:bCs/>
        </w:rPr>
        <w:t>Назначение:</w:t>
      </w:r>
      <w:r w:rsidRPr="00C37EF6">
        <w:t xml:space="preserve"> Проверка полных пользовательских сценариев в среде, максимально приближенной к продакшену</w:t>
      </w:r>
    </w:p>
    <w:p w14:paraId="163C6E6A" w14:textId="77777777" w:rsidR="00C37EF6" w:rsidRPr="00C37EF6" w:rsidRDefault="00C37EF6" w:rsidP="00C37EF6">
      <w:pPr>
        <w:numPr>
          <w:ilvl w:val="0"/>
          <w:numId w:val="272"/>
        </w:numPr>
      </w:pPr>
      <w:r w:rsidRPr="00C37EF6">
        <w:rPr>
          <w:b/>
          <w:bCs/>
        </w:rPr>
        <w:t>Объекты тестирования:</w:t>
      </w:r>
      <w:r w:rsidRPr="00C37EF6">
        <w:t xml:space="preserve"> </w:t>
      </w:r>
      <w:proofErr w:type="spellStart"/>
      <w:r w:rsidRPr="00C37EF6">
        <w:t>Онбординг</w:t>
      </w:r>
      <w:proofErr w:type="spellEnd"/>
      <w:r w:rsidRPr="00C37EF6">
        <w:t xml:space="preserve"> нового пользователя, поиск и фильтрация коллекции, полноэкранный просмотр с навигацией, создание и редактирование заметок, настройка синхронизации</w:t>
      </w:r>
    </w:p>
    <w:p w14:paraId="276488D7" w14:textId="77777777" w:rsidR="00C37EF6" w:rsidRPr="00C37EF6" w:rsidRDefault="00C37EF6" w:rsidP="00C37EF6">
      <w:pPr>
        <w:numPr>
          <w:ilvl w:val="0"/>
          <w:numId w:val="272"/>
        </w:numPr>
      </w:pPr>
      <w:r w:rsidRPr="00C37EF6">
        <w:rPr>
          <w:b/>
          <w:bCs/>
        </w:rPr>
        <w:t>Тестовые данные</w:t>
      </w:r>
      <w:proofErr w:type="gramStart"/>
      <w:r w:rsidRPr="00C37EF6">
        <w:rPr>
          <w:b/>
          <w:bCs/>
        </w:rPr>
        <w:t>:</w:t>
      </w:r>
      <w:r w:rsidRPr="00C37EF6">
        <w:t xml:space="preserve"> Используются</w:t>
      </w:r>
      <w:proofErr w:type="gramEnd"/>
      <w:r w:rsidRPr="00C37EF6">
        <w:t xml:space="preserve"> реалистичные наборы данных от одной тысячи до ста тысяч файлов, включая различные типы медиа, теги и связи</w:t>
      </w:r>
    </w:p>
    <w:p w14:paraId="56E259A6" w14:textId="77777777" w:rsidR="00C37EF6" w:rsidRPr="00C37EF6" w:rsidRDefault="00C37EF6" w:rsidP="00C37EF6">
      <w:pPr>
        <w:numPr>
          <w:ilvl w:val="0"/>
          <w:numId w:val="272"/>
        </w:numPr>
      </w:pPr>
      <w:r w:rsidRPr="00C37EF6">
        <w:rPr>
          <w:b/>
          <w:bCs/>
        </w:rPr>
        <w:t>Проверяемые аспекты:</w:t>
      </w:r>
      <w:r w:rsidRPr="00C37EF6">
        <w:t xml:space="preserve"> Время отклика интерфейса, плавность анимаций, потребление памяти, корректность восстановления после сбоев</w:t>
      </w:r>
    </w:p>
    <w:p w14:paraId="44962253" w14:textId="77777777" w:rsidR="00C37EF6" w:rsidRPr="00C37EF6" w:rsidRDefault="00C37EF6" w:rsidP="00C37EF6">
      <w:pPr>
        <w:numPr>
          <w:ilvl w:val="0"/>
          <w:numId w:val="272"/>
        </w:numPr>
      </w:pPr>
      <w:r w:rsidRPr="00C37EF6">
        <w:rPr>
          <w:b/>
          <w:bCs/>
        </w:rPr>
        <w:t>Критерии успеха:</w:t>
      </w:r>
      <w:r w:rsidRPr="00C37EF6">
        <w:t xml:space="preserve"> Пользователь достигает цели сценария без ошибок, производительность соответствует целевым метрикам, приложение не завершается </w:t>
      </w:r>
      <w:proofErr w:type="spellStart"/>
      <w:r w:rsidRPr="00C37EF6">
        <w:t>аварийно</w:t>
      </w:r>
      <w:proofErr w:type="spellEnd"/>
    </w:p>
    <w:p w14:paraId="4EAFAF01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15.3 Тестирование устойчивости: Инженерия хаоса</w:t>
      </w:r>
    </w:p>
    <w:p w14:paraId="44D9A5EF" w14:textId="77777777" w:rsidR="00C37EF6" w:rsidRPr="00C37EF6" w:rsidRDefault="00C37EF6" w:rsidP="00C37EF6">
      <w:r w:rsidRPr="00C37EF6">
        <w:lastRenderedPageBreak/>
        <w:t>Приложение должно оставаться стабильным не только в идеальных условиях, но и при возникновении непредвиденных ситуаций. Тестирование устойчивости намеренно создаёт сбои для проверки механизмов восстановления.</w:t>
      </w:r>
    </w:p>
    <w:p w14:paraId="6CBFA33B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15.3.1 Сценарии сбоев для проверки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3070"/>
        <w:gridCol w:w="4129"/>
      </w:tblGrid>
      <w:tr w:rsidR="00C37EF6" w:rsidRPr="00C37EF6" w14:paraId="465F2CA5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EE5ED5F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5D00E62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Метод симуляции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39C49A45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Ожидаемая реакция системы</w:t>
            </w:r>
          </w:p>
        </w:tc>
      </w:tr>
      <w:tr w:rsidR="00C37EF6" w:rsidRPr="00C37EF6" w14:paraId="49B88413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C409F24" w14:textId="77777777" w:rsidR="00C37EF6" w:rsidRPr="00C37EF6" w:rsidRDefault="00C37EF6" w:rsidP="00C37EF6">
            <w:r w:rsidRPr="00C37EF6">
              <w:t>Файл удалён во время сканирования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2602D0" w14:textId="77777777" w:rsidR="00C37EF6" w:rsidRPr="00C37EF6" w:rsidRDefault="00C37EF6" w:rsidP="00C37EF6">
            <w:r w:rsidRPr="00C37EF6">
              <w:t>Скрипт удаляет файл через две секунды после начала сканирования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B46E47D" w14:textId="77777777" w:rsidR="00C37EF6" w:rsidRPr="00C37EF6" w:rsidRDefault="00C37EF6" w:rsidP="00C37EF6">
            <w:r w:rsidRPr="00C37EF6">
              <w:t xml:space="preserve">Приложение не завершается </w:t>
            </w:r>
            <w:proofErr w:type="spellStart"/>
            <w:r w:rsidRPr="00C37EF6">
              <w:t>аварийно</w:t>
            </w:r>
            <w:proofErr w:type="spellEnd"/>
            <w:r w:rsidRPr="00C37EF6">
              <w:t>; запись помечается как отсутствующая; пользователь получает понятное уведомление с вариантами действий</w:t>
            </w:r>
          </w:p>
        </w:tc>
      </w:tr>
      <w:tr w:rsidR="00C37EF6" w:rsidRPr="00C37EF6" w14:paraId="0F282A0D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6AF9FA0" w14:textId="77777777" w:rsidR="00C37EF6" w:rsidRPr="00C37EF6" w:rsidRDefault="00C37EF6" w:rsidP="00C37EF6">
            <w:r w:rsidRPr="00C37EF6">
              <w:t>Диск заполняется в процессе записи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8B84FB" w14:textId="77777777" w:rsidR="00C37EF6" w:rsidRPr="00C37EF6" w:rsidRDefault="00C37EF6" w:rsidP="00C37EF6">
            <w:r w:rsidRPr="00C37EF6">
              <w:t>Создаётся файл, занимающий девяносто девять процентов свободного места, затем запускается операция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5797271" w14:textId="77777777" w:rsidR="00C37EF6" w:rsidRPr="00C37EF6" w:rsidRDefault="00C37EF6" w:rsidP="00C37EF6">
            <w:r w:rsidRPr="00C37EF6">
              <w:t>Операция откатывается; кэш очищается согласно стратегии вытеснения; пользователь получает предупреждение с предложением освободить место</w:t>
            </w:r>
          </w:p>
        </w:tc>
      </w:tr>
      <w:tr w:rsidR="00C37EF6" w:rsidRPr="00C37EF6" w14:paraId="4CFC514C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E1F5C3" w14:textId="77777777" w:rsidR="00C37EF6" w:rsidRPr="00C37EF6" w:rsidRDefault="00C37EF6" w:rsidP="00C37EF6">
            <w:r w:rsidRPr="00C37EF6">
              <w:t>Сеть обрывается во время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9E06CC" w14:textId="77777777" w:rsidR="00C37EF6" w:rsidRPr="00C37EF6" w:rsidRDefault="00C37EF6" w:rsidP="00C37EF6">
            <w:r w:rsidRPr="00C37EF6">
              <w:t>Отключение сетевого интерфейса в середине отправки пакета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6776221" w14:textId="77777777" w:rsidR="00C37EF6" w:rsidRPr="00C37EF6" w:rsidRDefault="00C37EF6" w:rsidP="00C37EF6">
            <w:r w:rsidRPr="00C37EF6">
              <w:t>Пакет сохраняется в очереди с приоритетом; при восстановлении соединения отправка возобновляется автоматически; данные не теряются</w:t>
            </w:r>
          </w:p>
        </w:tc>
      </w:tr>
      <w:tr w:rsidR="00C37EF6" w:rsidRPr="00C37EF6" w14:paraId="76D41BD9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6C7B6A1" w14:textId="77777777" w:rsidR="00C37EF6" w:rsidRPr="00C37EF6" w:rsidRDefault="00C37EF6" w:rsidP="00C37EF6">
            <w:r w:rsidRPr="00C37EF6">
              <w:t>Антивирус блокирует создание жёсткой ссылки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B5EA66" w14:textId="77777777" w:rsidR="00C37EF6" w:rsidRPr="00C37EF6" w:rsidRDefault="00C37EF6" w:rsidP="00C37EF6">
            <w:r w:rsidRPr="00C37EF6">
              <w:t>Настройка правила блокировки системных вызовов создания ссылок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BEE0F76" w14:textId="77777777" w:rsidR="00C37EF6" w:rsidRPr="00C37EF6" w:rsidRDefault="00C37EF6" w:rsidP="00C37EF6">
            <w:r w:rsidRPr="00C37EF6">
              <w:t>Приложение перехватывает ошибку доступа; предлагает альтернативный режим организации; не блокирует работу остального функционала</w:t>
            </w:r>
          </w:p>
        </w:tc>
      </w:tr>
      <w:tr w:rsidR="00C37EF6" w:rsidRPr="00C37EF6" w14:paraId="4099F3A8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23D48F2" w14:textId="77777777" w:rsidR="00C37EF6" w:rsidRPr="00C37EF6" w:rsidRDefault="00C37EF6" w:rsidP="00C37EF6">
            <w:r w:rsidRPr="00C37EF6">
              <w:t>Приложение закрыто во время записи в базу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4244228" w14:textId="77777777" w:rsidR="00C37EF6" w:rsidRPr="00C37EF6" w:rsidRDefault="00C37EF6" w:rsidP="00C37EF6">
            <w:r w:rsidRPr="00C37EF6">
              <w:t>Принудительное завершение процесса во время импорта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E0AD4FE" w14:textId="77777777" w:rsidR="00C37EF6" w:rsidRPr="00C37EF6" w:rsidRDefault="00C37EF6" w:rsidP="00C37EF6">
            <w:r w:rsidRPr="00C37EF6">
              <w:t>При следующем запуске выполняется проверка целостности; при необходимости восстанавливается из последней контрольной точки; пользователь получает отчёт о восстановлении</w:t>
            </w:r>
          </w:p>
        </w:tc>
      </w:tr>
    </w:tbl>
    <w:p w14:paraId="6D2556A2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15.3.2 Принципы тестирования устойчивости</w:t>
      </w:r>
    </w:p>
    <w:p w14:paraId="4C79868D" w14:textId="77777777" w:rsidR="00C37EF6" w:rsidRPr="00C37EF6" w:rsidRDefault="00C37EF6" w:rsidP="00C37EF6">
      <w:pPr>
        <w:numPr>
          <w:ilvl w:val="0"/>
          <w:numId w:val="273"/>
        </w:numPr>
      </w:pPr>
      <w:r w:rsidRPr="00C37EF6">
        <w:rPr>
          <w:b/>
          <w:bCs/>
        </w:rPr>
        <w:t>Автоматизация сценариев.</w:t>
      </w:r>
      <w:r w:rsidRPr="00C37EF6">
        <w:t xml:space="preserve"> Каждый сценарий сбоя оформляется как воспроизводимый тест с чёткими критериями успеха.</w:t>
      </w:r>
    </w:p>
    <w:p w14:paraId="6D2BB93E" w14:textId="77777777" w:rsidR="00C37EF6" w:rsidRPr="00C37EF6" w:rsidRDefault="00C37EF6" w:rsidP="00C37EF6">
      <w:pPr>
        <w:numPr>
          <w:ilvl w:val="0"/>
          <w:numId w:val="273"/>
        </w:numPr>
      </w:pPr>
      <w:r w:rsidRPr="00C37EF6">
        <w:rPr>
          <w:b/>
          <w:bCs/>
        </w:rPr>
        <w:t>Изоляция воздействия.</w:t>
      </w:r>
      <w:r w:rsidRPr="00C37EF6">
        <w:t xml:space="preserve"> Сбои симулируются только в тестовом окружении; продакшен-сборки не содержат кода для искусственного создания ошибок.</w:t>
      </w:r>
    </w:p>
    <w:p w14:paraId="416E808D" w14:textId="77777777" w:rsidR="00C37EF6" w:rsidRPr="00C37EF6" w:rsidRDefault="00C37EF6" w:rsidP="00C37EF6">
      <w:pPr>
        <w:numPr>
          <w:ilvl w:val="0"/>
          <w:numId w:val="273"/>
        </w:numPr>
      </w:pPr>
      <w:r w:rsidRPr="00C37EF6">
        <w:rPr>
          <w:b/>
          <w:bCs/>
        </w:rPr>
        <w:lastRenderedPageBreak/>
        <w:t>Логирование для отладки.</w:t>
      </w:r>
      <w:r w:rsidRPr="00C37EF6">
        <w:t xml:space="preserve"> Все реакции на сбои подробно </w:t>
      </w:r>
      <w:proofErr w:type="spellStart"/>
      <w:r w:rsidRPr="00C37EF6">
        <w:t>логируются</w:t>
      </w:r>
      <w:proofErr w:type="spellEnd"/>
      <w:r w:rsidRPr="00C37EF6">
        <w:t xml:space="preserve"> с контекстом, достаточным для воспроизведения и анализа.</w:t>
      </w:r>
    </w:p>
    <w:p w14:paraId="474672F8" w14:textId="77777777" w:rsidR="00C37EF6" w:rsidRPr="00C37EF6" w:rsidRDefault="00C37EF6" w:rsidP="00C37EF6">
      <w:pPr>
        <w:numPr>
          <w:ilvl w:val="0"/>
          <w:numId w:val="273"/>
        </w:numPr>
      </w:pPr>
      <w:r w:rsidRPr="00C37EF6">
        <w:rPr>
          <w:b/>
          <w:bCs/>
        </w:rPr>
        <w:t>Постепенное усложнение.</w:t>
      </w:r>
      <w:r w:rsidRPr="00C37EF6">
        <w:t xml:space="preserve"> Тесты начинаются с простых сценариев и постепенно добавляют комбинации сбоев для проверки устойчивости к каскадным ошибкам.</w:t>
      </w:r>
    </w:p>
    <w:p w14:paraId="74B57473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15.4 Тестирование производительности: Бенчмарки и метрики</w:t>
      </w:r>
    </w:p>
    <w:p w14:paraId="7041503E" w14:textId="77777777" w:rsidR="00C37EF6" w:rsidRPr="00C37EF6" w:rsidRDefault="00C37EF6" w:rsidP="00C37EF6">
      <w:r w:rsidRPr="00C37EF6">
        <w:t>Производительность измеряется не только скоростью, но и предсказуемостью отклика. Все метрики фиксируются для эталонных конфигураций и отслеживаются при каждом изменении кода.</w:t>
      </w:r>
    </w:p>
    <w:p w14:paraId="14B04D17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15.4.1 Эталонные конфигурации для тестирования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2470"/>
        <w:gridCol w:w="1690"/>
        <w:gridCol w:w="1998"/>
        <w:gridCol w:w="1428"/>
      </w:tblGrid>
      <w:tr w:rsidR="00C37EF6" w:rsidRPr="00C37EF6" w14:paraId="1D0AAB35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A8A3ADB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400B2AF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Процессор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9D3B639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A026998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999D198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Коллекция</w:t>
            </w:r>
          </w:p>
        </w:tc>
      </w:tr>
      <w:tr w:rsidR="00C37EF6" w:rsidRPr="00C37EF6" w14:paraId="5D9A13CB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56D4D0" w14:textId="77777777" w:rsidR="00C37EF6" w:rsidRPr="00C37EF6" w:rsidRDefault="00C37EF6" w:rsidP="00C37EF6">
            <w:r w:rsidRPr="00C37EF6">
              <w:t>Минимальная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2F111E" w14:textId="77777777" w:rsidR="00C37EF6" w:rsidRPr="00C37EF6" w:rsidRDefault="00C37EF6" w:rsidP="00C37EF6">
            <w:r w:rsidRPr="00C37EF6">
              <w:t>Двухъядерный, два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3B098C4" w14:textId="77777777" w:rsidR="00C37EF6" w:rsidRPr="00C37EF6" w:rsidRDefault="00C37EF6" w:rsidP="00C37EF6">
            <w:r w:rsidRPr="00C37EF6">
              <w:t>Четыре гигабайта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E1947B" w14:textId="77777777" w:rsidR="00C37EF6" w:rsidRPr="00C37EF6" w:rsidRDefault="00C37EF6" w:rsidP="00C37EF6">
            <w:r w:rsidRPr="00C37EF6">
              <w:t>Жёсткий диск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10A277F" w14:textId="77777777" w:rsidR="00C37EF6" w:rsidRPr="00C37EF6" w:rsidRDefault="00C37EF6" w:rsidP="00C37EF6">
            <w:r w:rsidRPr="00C37EF6">
              <w:t>Одна тысяча файлов</w:t>
            </w:r>
          </w:p>
        </w:tc>
      </w:tr>
      <w:tr w:rsidR="00C37EF6" w:rsidRPr="00C37EF6" w14:paraId="30ABBACB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F638B8" w14:textId="77777777" w:rsidR="00C37EF6" w:rsidRPr="00C37EF6" w:rsidRDefault="00C37EF6" w:rsidP="00C37EF6">
            <w:r w:rsidRPr="00C37EF6">
              <w:t>Рекомендуемая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EAF336" w14:textId="77777777" w:rsidR="00C37EF6" w:rsidRPr="00C37EF6" w:rsidRDefault="00C37EF6" w:rsidP="00C37EF6">
            <w:r w:rsidRPr="00C37EF6">
              <w:t>Четырёхъядерный, два целых пять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A814EF0" w14:textId="77777777" w:rsidR="00C37EF6" w:rsidRPr="00C37EF6" w:rsidRDefault="00C37EF6" w:rsidP="00C37EF6">
            <w:r w:rsidRPr="00C37EF6">
              <w:t>Шестнадцать гигабайт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DBE0B60" w14:textId="77777777" w:rsidR="00C37EF6" w:rsidRPr="00C37EF6" w:rsidRDefault="00C37EF6" w:rsidP="00C37EF6">
            <w:r w:rsidRPr="00C37EF6">
              <w:t>Твердотельный 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EC758F0" w14:textId="77777777" w:rsidR="00C37EF6" w:rsidRPr="00C37EF6" w:rsidRDefault="00C37EF6" w:rsidP="00C37EF6">
            <w:r w:rsidRPr="00C37EF6">
              <w:t>Десять тысяч файлов</w:t>
            </w:r>
          </w:p>
        </w:tc>
      </w:tr>
      <w:tr w:rsidR="00C37EF6" w:rsidRPr="00C37EF6" w14:paraId="2B2BBC95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729BBC9" w14:textId="77777777" w:rsidR="00C37EF6" w:rsidRPr="00C37EF6" w:rsidRDefault="00C37EF6" w:rsidP="00C37EF6">
            <w:r w:rsidRPr="00C37EF6">
              <w:t>Продвинутая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715F725" w14:textId="77777777" w:rsidR="00C37EF6" w:rsidRPr="00C37EF6" w:rsidRDefault="00C37EF6" w:rsidP="00C37EF6">
            <w:r w:rsidRPr="00C37EF6">
              <w:t>Восьмиядерный, три гигагерца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0B71A37" w14:textId="77777777" w:rsidR="00C37EF6" w:rsidRPr="00C37EF6" w:rsidRDefault="00C37EF6" w:rsidP="00C37EF6">
            <w:r w:rsidRPr="00C37EF6">
              <w:t>Тридцать два гигабайта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B75664D" w14:textId="77777777" w:rsidR="00C37EF6" w:rsidRPr="00C37EF6" w:rsidRDefault="00C37EF6" w:rsidP="00C37EF6">
            <w:r w:rsidRPr="00C37EF6">
              <w:t>Быстрый твердотельный накопитель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1E28C43" w14:textId="77777777" w:rsidR="00C37EF6" w:rsidRPr="00C37EF6" w:rsidRDefault="00C37EF6" w:rsidP="00C37EF6">
            <w:r w:rsidRPr="00C37EF6">
              <w:t>Сто тысяч файлов</w:t>
            </w:r>
          </w:p>
        </w:tc>
      </w:tr>
    </w:tbl>
    <w:p w14:paraId="47EE7C97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15.4.2 Ключевые метрики производительности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1818"/>
        <w:gridCol w:w="1920"/>
        <w:gridCol w:w="3273"/>
      </w:tblGrid>
      <w:tr w:rsidR="00C37EF6" w:rsidRPr="00C37EF6" w14:paraId="5B402553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32E8C3E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BC6E2C4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Целевое 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7F6548B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Максимально допустимое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30161C15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Условия измерения</w:t>
            </w:r>
          </w:p>
        </w:tc>
      </w:tr>
      <w:tr w:rsidR="00C37EF6" w:rsidRPr="00C37EF6" w14:paraId="4A7EE4C5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6E4B6DF" w14:textId="77777777" w:rsidR="00C37EF6" w:rsidRPr="00C37EF6" w:rsidRDefault="00C37EF6" w:rsidP="00C37EF6">
            <w:r w:rsidRPr="00C37EF6">
              <w:t>Холодный запуск приложения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F485B0F" w14:textId="77777777" w:rsidR="00C37EF6" w:rsidRPr="00C37EF6" w:rsidRDefault="00C37EF6" w:rsidP="00C37EF6">
            <w:r w:rsidRPr="00C37EF6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DA2452" w14:textId="77777777" w:rsidR="00C37EF6" w:rsidRPr="00C37EF6" w:rsidRDefault="00C37EF6" w:rsidP="00C37EF6">
            <w:r w:rsidRPr="00C37EF6">
              <w:t>Три секунды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CB01769" w14:textId="77777777" w:rsidR="00C37EF6" w:rsidRPr="00C37EF6" w:rsidRDefault="00C37EF6" w:rsidP="00C37EF6">
            <w:r w:rsidRPr="00C37EF6">
              <w:t>С учётом инициализации базы данных</w:t>
            </w:r>
          </w:p>
        </w:tc>
      </w:tr>
      <w:tr w:rsidR="00C37EF6" w:rsidRPr="00C37EF6" w14:paraId="3DBEC0AA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1B3A4E" w14:textId="77777777" w:rsidR="00C37EF6" w:rsidRPr="00C37EF6" w:rsidRDefault="00C37EF6" w:rsidP="00C37EF6">
            <w:r w:rsidRPr="00C37EF6">
              <w:t>Загрузка галереи (первый кадр)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98628F" w14:textId="77777777" w:rsidR="00C37EF6" w:rsidRPr="00C37EF6" w:rsidRDefault="00C37EF6" w:rsidP="00C37EF6">
            <w:r w:rsidRPr="00C37EF6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D09BF79" w14:textId="77777777" w:rsidR="00C37EF6" w:rsidRPr="00C37EF6" w:rsidRDefault="00C37EF6" w:rsidP="00C37EF6">
            <w:r w:rsidRPr="00C37EF6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A035ACA" w14:textId="77777777" w:rsidR="00C37EF6" w:rsidRPr="00C37EF6" w:rsidRDefault="00C37EF6" w:rsidP="00C37EF6">
            <w:r w:rsidRPr="00C37EF6">
              <w:t>Десять тысяч файлов, виртуализированный список</w:t>
            </w:r>
          </w:p>
        </w:tc>
      </w:tr>
      <w:tr w:rsidR="00C37EF6" w:rsidRPr="00C37EF6" w14:paraId="561FC073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F205F5" w14:textId="77777777" w:rsidR="00C37EF6" w:rsidRPr="00C37EF6" w:rsidRDefault="00C37EF6" w:rsidP="00C37EF6">
            <w:r w:rsidRPr="00C37EF6">
              <w:t>Применение фильтра поиска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4DB7DCB" w14:textId="77777777" w:rsidR="00C37EF6" w:rsidRPr="00C37EF6" w:rsidRDefault="00C37EF6" w:rsidP="00C37EF6">
            <w:r w:rsidRPr="00C37EF6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3759CE6" w14:textId="77777777" w:rsidR="00C37EF6" w:rsidRPr="00C37EF6" w:rsidRDefault="00C37EF6" w:rsidP="00C37EF6">
            <w:r w:rsidRPr="00C37EF6">
              <w:t>Четыреста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21120B0" w14:textId="77777777" w:rsidR="00C37EF6" w:rsidRPr="00C37EF6" w:rsidRDefault="00C37EF6" w:rsidP="00C37EF6">
            <w:r w:rsidRPr="00C37EF6">
              <w:t xml:space="preserve">С </w:t>
            </w:r>
            <w:proofErr w:type="spellStart"/>
            <w:r w:rsidRPr="00C37EF6">
              <w:t>дебаунсом</w:t>
            </w:r>
            <w:proofErr w:type="spellEnd"/>
            <w:r w:rsidRPr="00C37EF6">
              <w:t xml:space="preserve"> ввода, индексированные поля</w:t>
            </w:r>
          </w:p>
        </w:tc>
      </w:tr>
      <w:tr w:rsidR="00C37EF6" w:rsidRPr="00C37EF6" w14:paraId="72045FDB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26E4AE" w14:textId="77777777" w:rsidR="00C37EF6" w:rsidRPr="00C37EF6" w:rsidRDefault="00C37EF6" w:rsidP="00C37EF6">
            <w:r w:rsidRPr="00C37EF6">
              <w:t>Переключение режима сетки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E1FA614" w14:textId="77777777" w:rsidR="00C37EF6" w:rsidRPr="00C37EF6" w:rsidRDefault="00C37EF6" w:rsidP="00C37EF6">
            <w:r w:rsidRPr="00C37EF6">
              <w:t>Сто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330FF3" w14:textId="77777777" w:rsidR="00C37EF6" w:rsidRPr="00C37EF6" w:rsidRDefault="00C37EF6" w:rsidP="00C37EF6">
            <w:r w:rsidRPr="00C37EF6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4F7D071" w14:textId="77777777" w:rsidR="00C37EF6" w:rsidRPr="00C37EF6" w:rsidRDefault="00C37EF6" w:rsidP="00C37EF6">
            <w:r w:rsidRPr="00C37EF6">
              <w:t>Без потери позиции прокрутки</w:t>
            </w:r>
          </w:p>
        </w:tc>
      </w:tr>
      <w:tr w:rsidR="00C37EF6" w:rsidRPr="00C37EF6" w14:paraId="3C144E96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DE4879" w14:textId="77777777" w:rsidR="00C37EF6" w:rsidRPr="00C37EF6" w:rsidRDefault="00C37EF6" w:rsidP="00C37EF6">
            <w:r w:rsidRPr="00C37EF6">
              <w:lastRenderedPageBreak/>
              <w:t>Открытие полноэкранного просмотра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8F23CB" w14:textId="77777777" w:rsidR="00C37EF6" w:rsidRPr="00C37EF6" w:rsidRDefault="00C37EF6" w:rsidP="00C37EF6">
            <w:r w:rsidRPr="00C37EF6">
              <w:t>Двести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5D1AC9" w14:textId="77777777" w:rsidR="00C37EF6" w:rsidRPr="00C37EF6" w:rsidRDefault="00C37EF6" w:rsidP="00C37EF6">
            <w:r w:rsidRPr="00C37EF6">
              <w:t>Пятьсот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AD9440C" w14:textId="77777777" w:rsidR="00C37EF6" w:rsidRPr="00C37EF6" w:rsidRDefault="00C37EF6" w:rsidP="00C37EF6">
            <w:r w:rsidRPr="00C37EF6">
              <w:t xml:space="preserve">С </w:t>
            </w:r>
            <w:proofErr w:type="spellStart"/>
            <w:r w:rsidRPr="00C37EF6">
              <w:t>предзагрузкой</w:t>
            </w:r>
            <w:proofErr w:type="spellEnd"/>
            <w:r w:rsidRPr="00C37EF6">
              <w:t xml:space="preserve"> превью следующего элемента</w:t>
            </w:r>
          </w:p>
        </w:tc>
      </w:tr>
      <w:tr w:rsidR="00C37EF6" w:rsidRPr="00C37EF6" w14:paraId="36BD3B81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179C3E" w14:textId="77777777" w:rsidR="00C37EF6" w:rsidRPr="00C37EF6" w:rsidRDefault="00C37EF6" w:rsidP="00C37EF6">
            <w:r w:rsidRPr="00C37EF6">
              <w:t>Добавление тега к блоку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D1E8DE" w14:textId="77777777" w:rsidR="00C37EF6" w:rsidRPr="00C37EF6" w:rsidRDefault="00C37EF6" w:rsidP="00C37EF6">
            <w:r w:rsidRPr="00C37EF6">
              <w:t>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DF4752" w14:textId="77777777" w:rsidR="00C37EF6" w:rsidRPr="00C37EF6" w:rsidRDefault="00C37EF6" w:rsidP="00C37EF6">
            <w:r w:rsidRPr="00C37EF6">
              <w:t>Сто пятьдесят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1BFD0E3" w14:textId="77777777" w:rsidR="00C37EF6" w:rsidRPr="00C37EF6" w:rsidRDefault="00C37EF6" w:rsidP="00C37EF6">
            <w:r w:rsidRPr="00C37EF6">
              <w:t>С реактивным обновлением всех затронутых представлений</w:t>
            </w:r>
          </w:p>
        </w:tc>
      </w:tr>
      <w:tr w:rsidR="00C37EF6" w:rsidRPr="00C37EF6" w14:paraId="247236C5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4A08FB2" w14:textId="77777777" w:rsidR="00C37EF6" w:rsidRPr="00C37EF6" w:rsidRDefault="00C37EF6" w:rsidP="00C37EF6">
            <w:proofErr w:type="spellStart"/>
            <w:r w:rsidRPr="00C37EF6">
              <w:t>Автосохранение</w:t>
            </w:r>
            <w:proofErr w:type="spellEnd"/>
            <w:r w:rsidRPr="00C37EF6">
              <w:t xml:space="preserve"> заметки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EB5633F" w14:textId="77777777" w:rsidR="00C37EF6" w:rsidRPr="00C37EF6" w:rsidRDefault="00C37EF6" w:rsidP="00C37EF6">
            <w:r w:rsidRPr="00C37EF6">
              <w:t>Триста миллисекунд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FAD61F2" w14:textId="77777777" w:rsidR="00C37EF6" w:rsidRPr="00C37EF6" w:rsidRDefault="00C37EF6" w:rsidP="00C37EF6">
            <w:r w:rsidRPr="00C37EF6">
              <w:t>Одна секунда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99356B4" w14:textId="77777777" w:rsidR="00C37EF6" w:rsidRPr="00C37EF6" w:rsidRDefault="00C37EF6" w:rsidP="00C37EF6">
            <w:r w:rsidRPr="00C37EF6">
              <w:t>В фоновом потоке, без блокировки интерфейса</w:t>
            </w:r>
          </w:p>
        </w:tc>
      </w:tr>
    </w:tbl>
    <w:p w14:paraId="4CABF550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15.4.3 Метрики плавности интерфейса</w:t>
      </w:r>
    </w:p>
    <w:p w14:paraId="7BEEDE6B" w14:textId="77777777" w:rsidR="00C37EF6" w:rsidRPr="00C37EF6" w:rsidRDefault="00C37EF6" w:rsidP="00C37EF6">
      <w:pPr>
        <w:numPr>
          <w:ilvl w:val="0"/>
          <w:numId w:val="274"/>
        </w:numPr>
      </w:pPr>
      <w:r w:rsidRPr="00C37EF6">
        <w:t>Частота кадров при анимациях: шестьдесят кадров в секунду стабильно, не ниже сорока пяти кадров в секунду в пиковых нагрузках.</w:t>
      </w:r>
    </w:p>
    <w:p w14:paraId="15D79F57" w14:textId="77777777" w:rsidR="00C37EF6" w:rsidRPr="00C37EF6" w:rsidRDefault="00C37EF6" w:rsidP="00C37EF6">
      <w:pPr>
        <w:numPr>
          <w:ilvl w:val="0"/>
          <w:numId w:val="274"/>
        </w:numPr>
      </w:pPr>
      <w:r w:rsidRPr="00C37EF6">
        <w:t>Время отрисовки одного кадра: не более шестнадцати миллисекунд.</w:t>
      </w:r>
    </w:p>
    <w:p w14:paraId="0C0898D0" w14:textId="77777777" w:rsidR="00C37EF6" w:rsidRPr="00C37EF6" w:rsidRDefault="00C37EF6" w:rsidP="00C37EF6">
      <w:pPr>
        <w:numPr>
          <w:ilvl w:val="0"/>
          <w:numId w:val="274"/>
        </w:numPr>
      </w:pPr>
      <w:r w:rsidRPr="00C37EF6">
        <w:t>Задержка между вводом пользователя и визуальной реакцией: не более ста миллисекунд.</w:t>
      </w:r>
    </w:p>
    <w:p w14:paraId="40DB0CA0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15.4.4 Стратегия мониторинга производительности</w:t>
      </w:r>
    </w:p>
    <w:p w14:paraId="2E801E48" w14:textId="77777777" w:rsidR="00C37EF6" w:rsidRPr="00C37EF6" w:rsidRDefault="00C37EF6" w:rsidP="00C37EF6">
      <w:pPr>
        <w:numPr>
          <w:ilvl w:val="0"/>
          <w:numId w:val="275"/>
        </w:numPr>
      </w:pPr>
      <w:r w:rsidRPr="00C37EF6">
        <w:rPr>
          <w:b/>
          <w:bCs/>
        </w:rPr>
        <w:t>Автоматические бенчмарки в конвейере сборки.</w:t>
      </w:r>
      <w:r w:rsidRPr="00C37EF6">
        <w:t xml:space="preserve"> Критические метрики проверяются при каждом изменении кода; регрессия более десяти процентов блокирует слияние.</w:t>
      </w:r>
    </w:p>
    <w:p w14:paraId="041686ED" w14:textId="77777777" w:rsidR="00C37EF6" w:rsidRPr="00C37EF6" w:rsidRDefault="00C37EF6" w:rsidP="00C37EF6">
      <w:pPr>
        <w:numPr>
          <w:ilvl w:val="0"/>
          <w:numId w:val="275"/>
        </w:numPr>
      </w:pPr>
      <w:r w:rsidRPr="00C37EF6">
        <w:rPr>
          <w:b/>
          <w:bCs/>
        </w:rPr>
        <w:t>Профилирование в режиме разработки.</w:t>
      </w:r>
      <w:r w:rsidRPr="00C37EF6">
        <w:t xml:space="preserve"> Инструменты профилирования доступны в отладочной сборке без влияния на производительность </w:t>
      </w:r>
      <w:proofErr w:type="spellStart"/>
      <w:r w:rsidRPr="00C37EF6">
        <w:t>релизной</w:t>
      </w:r>
      <w:proofErr w:type="spellEnd"/>
      <w:r w:rsidRPr="00C37EF6">
        <w:t xml:space="preserve"> версии.</w:t>
      </w:r>
    </w:p>
    <w:p w14:paraId="6F42F29C" w14:textId="77777777" w:rsidR="00C37EF6" w:rsidRPr="00C37EF6" w:rsidRDefault="00C37EF6" w:rsidP="00C37EF6">
      <w:pPr>
        <w:numPr>
          <w:ilvl w:val="0"/>
          <w:numId w:val="275"/>
        </w:numPr>
      </w:pPr>
      <w:r w:rsidRPr="00C37EF6">
        <w:rPr>
          <w:b/>
          <w:bCs/>
        </w:rPr>
        <w:t>Анонимная телеметрия в продакшене (с согласия).</w:t>
      </w:r>
      <w:r w:rsidRPr="00C37EF6">
        <w:t xml:space="preserve"> Пользователи могут разрешить сбор агрегированных метрик производительности для выявления проблем на реальных конфигурациях.</w:t>
      </w:r>
    </w:p>
    <w:p w14:paraId="76623392" w14:textId="77777777" w:rsidR="00C37EF6" w:rsidRPr="00C37EF6" w:rsidRDefault="00C37EF6" w:rsidP="00C37EF6">
      <w:pPr>
        <w:numPr>
          <w:ilvl w:val="0"/>
          <w:numId w:val="275"/>
        </w:numPr>
      </w:pPr>
      <w:r w:rsidRPr="00C37EF6">
        <w:rPr>
          <w:b/>
          <w:bCs/>
        </w:rPr>
        <w:t>Регулярное нагрузочное тестирование.</w:t>
      </w:r>
      <w:r w:rsidRPr="00C37EF6">
        <w:t xml:space="preserve"> Еженедельный прогон сценариев с увеличенной нагрузкой для выявления деградации со временем.</w:t>
      </w:r>
    </w:p>
    <w:p w14:paraId="30614D45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15.5 Тестирование доступности: Инклюзивность как стандарт</w:t>
      </w:r>
    </w:p>
    <w:p w14:paraId="1FDE12D4" w14:textId="77777777" w:rsidR="00C37EF6" w:rsidRPr="00C37EF6" w:rsidRDefault="00C37EF6" w:rsidP="00C37EF6">
      <w:r w:rsidRPr="00C37EF6">
        <w:t>Доступность не является дополнительной функцией — это базовое требование ко всем интерфейсным компонентам. Каждый элемент приложения проверяется на соответствие стандартам инклюзивного дизайна.</w:t>
      </w:r>
    </w:p>
    <w:p w14:paraId="258522CA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15.5.1 Обязательные проверки доступности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3242"/>
        <w:gridCol w:w="3643"/>
      </w:tblGrid>
      <w:tr w:rsidR="00C37EF6" w:rsidRPr="00C37EF6" w14:paraId="4D76A1AD" w14:textId="77777777" w:rsidTr="00C37EF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F9455B4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lastRenderedPageBreak/>
              <w:t>Требование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8A8CEAD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Метод проверки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F0DBF73" w14:textId="77777777" w:rsidR="00C37EF6" w:rsidRPr="00C37EF6" w:rsidRDefault="00C37EF6" w:rsidP="00C37EF6">
            <w:pPr>
              <w:rPr>
                <w:b/>
                <w:bCs/>
              </w:rPr>
            </w:pPr>
            <w:r w:rsidRPr="00C37EF6">
              <w:rPr>
                <w:b/>
                <w:bCs/>
              </w:rPr>
              <w:t>Критерий успеха</w:t>
            </w:r>
          </w:p>
        </w:tc>
      </w:tr>
      <w:tr w:rsidR="00C37EF6" w:rsidRPr="00C37EF6" w14:paraId="6EEDB01A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255046" w14:textId="77777777" w:rsidR="00C37EF6" w:rsidRPr="00C37EF6" w:rsidRDefault="00C37EF6" w:rsidP="00C37EF6">
            <w:r w:rsidRPr="00C37EF6">
              <w:t>Семантическая разметка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8572E2" w14:textId="77777777" w:rsidR="00C37EF6" w:rsidRPr="00C37EF6" w:rsidRDefault="00C37EF6" w:rsidP="00C37EF6">
            <w:r w:rsidRPr="00C37EF6">
              <w:t>Автоматический обход дерева виджетов, проверка наличия описательных меток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7951FB2" w14:textId="77777777" w:rsidR="00C37EF6" w:rsidRPr="00C37EF6" w:rsidRDefault="00C37EF6" w:rsidP="00C37EF6">
            <w:r w:rsidRPr="00C37EF6">
              <w:t>Сто процентов интерактивных элементов имеют семантические метки, понятные вспомогательным технологиям</w:t>
            </w:r>
          </w:p>
        </w:tc>
      </w:tr>
      <w:tr w:rsidR="00C37EF6" w:rsidRPr="00C37EF6" w14:paraId="0C71EFD2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F89B761" w14:textId="77777777" w:rsidR="00C37EF6" w:rsidRPr="00C37EF6" w:rsidRDefault="00C37EF6" w:rsidP="00C37EF6">
            <w:r w:rsidRPr="00C37EF6">
              <w:t>Навигация с клавиатуры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14CC74C" w14:textId="77777777" w:rsidR="00C37EF6" w:rsidRPr="00C37EF6" w:rsidRDefault="00C37EF6" w:rsidP="00C37EF6">
            <w:r w:rsidRPr="00C37EF6">
              <w:t>Ручное тестирование с отключённой мышью, автоматические тесты эмуляции нажатий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9869E42" w14:textId="77777777" w:rsidR="00C37EF6" w:rsidRPr="00C37EF6" w:rsidRDefault="00C37EF6" w:rsidP="00C37EF6">
            <w:r w:rsidRPr="00C37EF6">
              <w:t>Все действия доступны через комбинации клавиш; фокус перемещается логически и визуально выделяется</w:t>
            </w:r>
          </w:p>
        </w:tc>
      </w:tr>
      <w:tr w:rsidR="00C37EF6" w:rsidRPr="00C37EF6" w14:paraId="3884C93F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09F45A" w14:textId="77777777" w:rsidR="00C37EF6" w:rsidRPr="00C37EF6" w:rsidRDefault="00C37EF6" w:rsidP="00C37EF6">
            <w:r w:rsidRPr="00C37EF6">
              <w:t>Контрастность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AEFE8DA" w14:textId="77777777" w:rsidR="00C37EF6" w:rsidRPr="00C37EF6" w:rsidRDefault="00C37EF6" w:rsidP="00C37EF6">
            <w:r w:rsidRPr="00C37EF6">
              <w:t>Автоматическая проверка цветовых пар через алгоритм расчёта относительной яркости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0C4C9F7" w14:textId="77777777" w:rsidR="00C37EF6" w:rsidRPr="00C37EF6" w:rsidRDefault="00C37EF6" w:rsidP="00C37EF6">
            <w:r w:rsidRPr="00C37EF6">
              <w:t>Обычный текст: контраст не менее четырёх целых пяти десятых к одному; крупный текст: не менее трёх к одному</w:t>
            </w:r>
          </w:p>
        </w:tc>
      </w:tr>
      <w:tr w:rsidR="00C37EF6" w:rsidRPr="00C37EF6" w14:paraId="46DDAB2C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29386C" w14:textId="77777777" w:rsidR="00C37EF6" w:rsidRPr="00C37EF6" w:rsidRDefault="00C37EF6" w:rsidP="00C37EF6">
            <w:r w:rsidRPr="00C37EF6">
              <w:t>Масштабирование интерфейса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666C77" w14:textId="77777777" w:rsidR="00C37EF6" w:rsidRPr="00C37EF6" w:rsidRDefault="00C37EF6" w:rsidP="00C37EF6">
            <w:r w:rsidRPr="00C37EF6">
              <w:t>Ручное тестирование при масштабе текста двести процентов, проверка на разных плотностях пикселей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D5BD3EA" w14:textId="77777777" w:rsidR="00C37EF6" w:rsidRPr="00C37EF6" w:rsidRDefault="00C37EF6" w:rsidP="00C37EF6">
            <w:r w:rsidRPr="00C37EF6">
              <w:t>Интерфейс не нарушает вёрстку, все элементы остаются доступными и читаемыми</w:t>
            </w:r>
          </w:p>
        </w:tc>
      </w:tr>
      <w:tr w:rsidR="00C37EF6" w:rsidRPr="00C37EF6" w14:paraId="642F5AC8" w14:textId="77777777" w:rsidTr="00C37EF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0FC97DE" w14:textId="77777777" w:rsidR="00C37EF6" w:rsidRPr="00C37EF6" w:rsidRDefault="00C37EF6" w:rsidP="00C37EF6">
            <w:r w:rsidRPr="00C37EF6">
              <w:t>Поддержка вспомогательных технологий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55AF42B" w14:textId="77777777" w:rsidR="00C37EF6" w:rsidRPr="00C37EF6" w:rsidRDefault="00C37EF6" w:rsidP="00C37EF6">
            <w:r w:rsidRPr="00C37EF6">
              <w:t xml:space="preserve">Ручное тестирование с включённым </w:t>
            </w:r>
            <w:proofErr w:type="spellStart"/>
            <w:r w:rsidRPr="00C37EF6">
              <w:t>скринридером</w:t>
            </w:r>
            <w:proofErr w:type="spellEnd"/>
            <w:r w:rsidRPr="00C37EF6">
              <w:t>, проверка озвучивания динамических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D55EB43" w14:textId="77777777" w:rsidR="00C37EF6" w:rsidRPr="00C37EF6" w:rsidRDefault="00C37EF6" w:rsidP="00C37EF6">
            <w:r w:rsidRPr="00C37EF6">
              <w:t>Все состояния интерфейса анонсируются своевременно; динамические обновления передаются через живые регионы</w:t>
            </w:r>
          </w:p>
        </w:tc>
      </w:tr>
    </w:tbl>
    <w:p w14:paraId="07BA84CC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15.5.2 Процесс интеграции проверок доступности</w:t>
      </w:r>
    </w:p>
    <w:p w14:paraId="19854D4B" w14:textId="77777777" w:rsidR="00C37EF6" w:rsidRPr="00C37EF6" w:rsidRDefault="00C37EF6" w:rsidP="00C37EF6">
      <w:pPr>
        <w:numPr>
          <w:ilvl w:val="0"/>
          <w:numId w:val="276"/>
        </w:numPr>
      </w:pPr>
      <w:r w:rsidRPr="00C37EF6">
        <w:rPr>
          <w:b/>
          <w:bCs/>
        </w:rPr>
        <w:t>Линтер на этапе коммита.</w:t>
      </w:r>
      <w:r w:rsidRPr="00C37EF6">
        <w:t xml:space="preserve"> Статический анализ кода проверяет наличие семантических меток и корректность использования компонентов доступности.</w:t>
      </w:r>
    </w:p>
    <w:p w14:paraId="29F2FF27" w14:textId="77777777" w:rsidR="00C37EF6" w:rsidRPr="00C37EF6" w:rsidRDefault="00C37EF6" w:rsidP="00C37EF6">
      <w:pPr>
        <w:numPr>
          <w:ilvl w:val="0"/>
          <w:numId w:val="276"/>
        </w:numPr>
      </w:pPr>
      <w:r w:rsidRPr="00C37EF6">
        <w:rPr>
          <w:b/>
          <w:bCs/>
        </w:rPr>
        <w:t>Автоматические тесты в конвейере.</w:t>
      </w:r>
      <w:r w:rsidRPr="00C37EF6">
        <w:t xml:space="preserve"> Запускаются проверки контрастности, навигации с клавиатуры и базовой семантики.</w:t>
      </w:r>
    </w:p>
    <w:p w14:paraId="6A334AE4" w14:textId="77777777" w:rsidR="00C37EF6" w:rsidRPr="00C37EF6" w:rsidRDefault="00C37EF6" w:rsidP="00C37EF6">
      <w:pPr>
        <w:numPr>
          <w:ilvl w:val="0"/>
          <w:numId w:val="276"/>
        </w:numPr>
      </w:pPr>
      <w:r w:rsidRPr="00C37EF6">
        <w:rPr>
          <w:b/>
          <w:bCs/>
        </w:rPr>
        <w:t>Ручное тестирование перед релизом.</w:t>
      </w:r>
      <w:r w:rsidRPr="00C37EF6">
        <w:t xml:space="preserve"> Ключевые сценарии проходятся с использованием </w:t>
      </w:r>
      <w:proofErr w:type="spellStart"/>
      <w:r w:rsidRPr="00C37EF6">
        <w:t>скринридера</w:t>
      </w:r>
      <w:proofErr w:type="spellEnd"/>
      <w:r w:rsidRPr="00C37EF6">
        <w:t xml:space="preserve"> и только клавиатуры.</w:t>
      </w:r>
    </w:p>
    <w:p w14:paraId="4CCCF0DB" w14:textId="77777777" w:rsidR="00C37EF6" w:rsidRPr="00C37EF6" w:rsidRDefault="00C37EF6" w:rsidP="00C37EF6">
      <w:pPr>
        <w:numPr>
          <w:ilvl w:val="0"/>
          <w:numId w:val="276"/>
        </w:numPr>
      </w:pPr>
      <w:r w:rsidRPr="00C37EF6">
        <w:rPr>
          <w:b/>
          <w:bCs/>
        </w:rPr>
        <w:t>Обратная связь от пользователей.</w:t>
      </w:r>
      <w:r w:rsidRPr="00C37EF6">
        <w:t xml:space="preserve"> В приложении предусмотрена форма для сообщений о проблемах доступности; такие обращения обрабатываются с высоким приоритетом.</w:t>
      </w:r>
    </w:p>
    <w:p w14:paraId="6D40EE34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15.6 Управление тестовыми данными и окружением</w:t>
      </w:r>
    </w:p>
    <w:p w14:paraId="6EFF2943" w14:textId="77777777" w:rsidR="00C37EF6" w:rsidRPr="00C37EF6" w:rsidRDefault="00C37EF6" w:rsidP="00C37EF6">
      <w:r w:rsidRPr="00C37EF6">
        <w:t>Эффективное тестирование требует изолированного окружения и реалистичных, но безопасных тестовых данных.</w:t>
      </w:r>
    </w:p>
    <w:p w14:paraId="4DDEF097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lastRenderedPageBreak/>
        <w:t>15.6.1 Стратегия управления тестовыми данными</w:t>
      </w:r>
    </w:p>
    <w:p w14:paraId="7CC0B76E" w14:textId="77777777" w:rsidR="00C37EF6" w:rsidRPr="00C37EF6" w:rsidRDefault="00C37EF6" w:rsidP="00C37EF6">
      <w:pPr>
        <w:numPr>
          <w:ilvl w:val="0"/>
          <w:numId w:val="277"/>
        </w:numPr>
      </w:pPr>
      <w:proofErr w:type="spellStart"/>
      <w:r w:rsidRPr="00C37EF6">
        <w:rPr>
          <w:b/>
          <w:bCs/>
        </w:rPr>
        <w:t>Фикстуры</w:t>
      </w:r>
      <w:proofErr w:type="spellEnd"/>
      <w:r w:rsidRPr="00C37EF6">
        <w:rPr>
          <w:b/>
          <w:bCs/>
        </w:rPr>
        <w:t xml:space="preserve"> для быстрых тестов.</w:t>
      </w:r>
      <w:r w:rsidRPr="00C37EF6">
        <w:t xml:space="preserve"> Небольшие наборы данных для модульных и виджет-тестов; хранятся в репозитории.</w:t>
      </w:r>
    </w:p>
    <w:p w14:paraId="0849EA5B" w14:textId="77777777" w:rsidR="00C37EF6" w:rsidRPr="00C37EF6" w:rsidRDefault="00C37EF6" w:rsidP="00C37EF6">
      <w:pPr>
        <w:numPr>
          <w:ilvl w:val="0"/>
          <w:numId w:val="277"/>
        </w:numPr>
      </w:pPr>
      <w:r w:rsidRPr="00C37EF6">
        <w:rPr>
          <w:b/>
          <w:bCs/>
        </w:rPr>
        <w:t>Генерация данных для интеграционных тестов.</w:t>
      </w:r>
      <w:r w:rsidRPr="00C37EF6">
        <w:t xml:space="preserve"> Скрипты создают реалистичные коллекции с заданными параметрами.</w:t>
      </w:r>
    </w:p>
    <w:p w14:paraId="16B04E0C" w14:textId="77777777" w:rsidR="00C37EF6" w:rsidRPr="00C37EF6" w:rsidRDefault="00C37EF6" w:rsidP="00C37EF6">
      <w:pPr>
        <w:numPr>
          <w:ilvl w:val="0"/>
          <w:numId w:val="277"/>
        </w:numPr>
      </w:pPr>
      <w:r w:rsidRPr="00C37EF6">
        <w:rPr>
          <w:b/>
          <w:bCs/>
        </w:rPr>
        <w:t>Анонимизация реальных данных.</w:t>
      </w:r>
      <w:r w:rsidRPr="00C37EF6">
        <w:t xml:space="preserve"> При необходимости использования реальных коллекций все персональные данные удаляются или заменяются псевдонимами.</w:t>
      </w:r>
    </w:p>
    <w:p w14:paraId="04AEE38D" w14:textId="77777777" w:rsidR="00C37EF6" w:rsidRPr="00C37EF6" w:rsidRDefault="00C37EF6" w:rsidP="00C37EF6">
      <w:pPr>
        <w:numPr>
          <w:ilvl w:val="0"/>
          <w:numId w:val="277"/>
        </w:numPr>
      </w:pPr>
      <w:r w:rsidRPr="00C37EF6">
        <w:rPr>
          <w:b/>
          <w:bCs/>
        </w:rPr>
        <w:t>Изоляция тестового окружения.</w:t>
      </w:r>
      <w:r w:rsidRPr="00C37EF6">
        <w:t xml:space="preserve"> Каждый тестовый прогон использует временные директории и изолированную базу данных; после завершения окружение очищается.</w:t>
      </w:r>
    </w:p>
    <w:p w14:paraId="445C4CBF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15.6.2 Конфигурация тестового окружения</w:t>
      </w:r>
    </w:p>
    <w:p w14:paraId="23F921E4" w14:textId="77777777" w:rsidR="00C37EF6" w:rsidRPr="00C37EF6" w:rsidRDefault="00C37EF6" w:rsidP="00C37EF6">
      <w:pPr>
        <w:numPr>
          <w:ilvl w:val="0"/>
          <w:numId w:val="278"/>
        </w:numPr>
      </w:pPr>
      <w:r w:rsidRPr="00C37EF6">
        <w:rPr>
          <w:b/>
          <w:bCs/>
        </w:rPr>
        <w:t>Переопределение зависимостей.</w:t>
      </w:r>
      <w:r w:rsidRPr="00C37EF6">
        <w:t xml:space="preserve"> В тестовом режиме внешние сервисы заменяются </w:t>
      </w:r>
      <w:proofErr w:type="spellStart"/>
      <w:r w:rsidRPr="00C37EF6">
        <w:t>моками</w:t>
      </w:r>
      <w:proofErr w:type="spellEnd"/>
      <w:r w:rsidRPr="00C37EF6">
        <w:t xml:space="preserve"> или тестовыми реализациями.</w:t>
      </w:r>
    </w:p>
    <w:p w14:paraId="2795EDE3" w14:textId="77777777" w:rsidR="00C37EF6" w:rsidRPr="00C37EF6" w:rsidRDefault="00C37EF6" w:rsidP="00C37EF6">
      <w:pPr>
        <w:numPr>
          <w:ilvl w:val="0"/>
          <w:numId w:val="278"/>
        </w:numPr>
      </w:pPr>
      <w:r w:rsidRPr="00C37EF6">
        <w:rPr>
          <w:b/>
          <w:bCs/>
        </w:rPr>
        <w:t>Параметризация конфигурации.</w:t>
      </w:r>
      <w:r w:rsidRPr="00C37EF6">
        <w:t xml:space="preserve"> Настройки приложения передаются как параметры, что позволяет тестировать разные сценарии без изменения кода.</w:t>
      </w:r>
    </w:p>
    <w:p w14:paraId="3DD3F0EF" w14:textId="77777777" w:rsidR="00C37EF6" w:rsidRPr="00C37EF6" w:rsidRDefault="00C37EF6" w:rsidP="00C37EF6">
      <w:pPr>
        <w:numPr>
          <w:ilvl w:val="0"/>
          <w:numId w:val="278"/>
        </w:numPr>
      </w:pPr>
      <w:r w:rsidRPr="00C37EF6">
        <w:rPr>
          <w:b/>
          <w:bCs/>
        </w:rPr>
        <w:t>Логирование для отладки.</w:t>
      </w:r>
      <w:r w:rsidRPr="00C37EF6">
        <w:t xml:space="preserve"> В тестовом режиме включается подробное логирование; логи сохраняются для анализа неудачных прогонов.</w:t>
      </w:r>
    </w:p>
    <w:p w14:paraId="06CEE801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15.7 Непрерывная интеграция и контроль качества</w:t>
      </w:r>
    </w:p>
    <w:p w14:paraId="4AA72669" w14:textId="77777777" w:rsidR="00C37EF6" w:rsidRPr="00C37EF6" w:rsidRDefault="00C37EF6" w:rsidP="00C37EF6">
      <w:r w:rsidRPr="00C37EF6">
        <w:t>Процессы сборки, тестирования и развёртывания автоматизированы для обеспечения скорости и надёжности доставки изменений.</w:t>
      </w:r>
    </w:p>
    <w:p w14:paraId="09795EE4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15.7.1 Конвейер непрерывной интеграции</w:t>
      </w:r>
    </w:p>
    <w:p w14:paraId="103A1504" w14:textId="77777777" w:rsidR="00C37EF6" w:rsidRPr="00C37EF6" w:rsidRDefault="00C37EF6" w:rsidP="00C37EF6">
      <w:pPr>
        <w:numPr>
          <w:ilvl w:val="0"/>
          <w:numId w:val="279"/>
        </w:numPr>
      </w:pPr>
      <w:r w:rsidRPr="00C37EF6">
        <w:rPr>
          <w:b/>
          <w:bCs/>
        </w:rPr>
        <w:t>Триггеры.</w:t>
      </w:r>
      <w:r w:rsidRPr="00C37EF6">
        <w:t xml:space="preserve"> Сборка запускается при каждом коммите в основную ветку и при создании запроса на слияние.</w:t>
      </w:r>
    </w:p>
    <w:p w14:paraId="1F44F92C" w14:textId="77777777" w:rsidR="00C37EF6" w:rsidRPr="00C37EF6" w:rsidRDefault="00C37EF6" w:rsidP="00C37EF6">
      <w:pPr>
        <w:numPr>
          <w:ilvl w:val="0"/>
          <w:numId w:val="279"/>
        </w:numPr>
      </w:pPr>
      <w:r w:rsidRPr="00C37EF6">
        <w:rPr>
          <w:b/>
          <w:bCs/>
        </w:rPr>
        <w:t>Этапы конвейера:</w:t>
      </w:r>
    </w:p>
    <w:p w14:paraId="3417C1BC" w14:textId="77777777" w:rsidR="00C37EF6" w:rsidRPr="00C37EF6" w:rsidRDefault="00C37EF6" w:rsidP="00C37EF6">
      <w:pPr>
        <w:numPr>
          <w:ilvl w:val="1"/>
          <w:numId w:val="279"/>
        </w:numPr>
      </w:pPr>
      <w:r w:rsidRPr="00C37EF6">
        <w:t>Установка зависимостей и кэширование артефактов.</w:t>
      </w:r>
    </w:p>
    <w:p w14:paraId="0E701E58" w14:textId="77777777" w:rsidR="00C37EF6" w:rsidRPr="00C37EF6" w:rsidRDefault="00C37EF6" w:rsidP="00C37EF6">
      <w:pPr>
        <w:numPr>
          <w:ilvl w:val="1"/>
          <w:numId w:val="279"/>
        </w:numPr>
      </w:pPr>
      <w:r w:rsidRPr="00C37EF6">
        <w:t>Статический анализ кода и проверка форматирования.</w:t>
      </w:r>
    </w:p>
    <w:p w14:paraId="7E48CFA9" w14:textId="77777777" w:rsidR="00C37EF6" w:rsidRPr="00C37EF6" w:rsidRDefault="00C37EF6" w:rsidP="00C37EF6">
      <w:pPr>
        <w:numPr>
          <w:ilvl w:val="1"/>
          <w:numId w:val="279"/>
        </w:numPr>
      </w:pPr>
      <w:r w:rsidRPr="00C37EF6">
        <w:t>Запуск модульных и виджет-тестов с расчётом покрытия.</w:t>
      </w:r>
    </w:p>
    <w:p w14:paraId="4A53815A" w14:textId="77777777" w:rsidR="00C37EF6" w:rsidRPr="00C37EF6" w:rsidRDefault="00C37EF6" w:rsidP="00C37EF6">
      <w:pPr>
        <w:numPr>
          <w:ilvl w:val="1"/>
          <w:numId w:val="279"/>
        </w:numPr>
      </w:pPr>
      <w:r w:rsidRPr="00C37EF6">
        <w:t>Сборка артефактов для разных конфигураций.</w:t>
      </w:r>
    </w:p>
    <w:p w14:paraId="00963663" w14:textId="77777777" w:rsidR="00C37EF6" w:rsidRPr="00C37EF6" w:rsidRDefault="00C37EF6" w:rsidP="00C37EF6">
      <w:pPr>
        <w:numPr>
          <w:ilvl w:val="1"/>
          <w:numId w:val="279"/>
        </w:numPr>
      </w:pPr>
      <w:r w:rsidRPr="00C37EF6">
        <w:t>Запуск интеграционных тестов на собранных артефактах.</w:t>
      </w:r>
    </w:p>
    <w:p w14:paraId="1DB11B88" w14:textId="77777777" w:rsidR="00C37EF6" w:rsidRPr="00C37EF6" w:rsidRDefault="00C37EF6" w:rsidP="00C37EF6">
      <w:pPr>
        <w:numPr>
          <w:ilvl w:val="1"/>
          <w:numId w:val="279"/>
        </w:numPr>
      </w:pPr>
      <w:r w:rsidRPr="00C37EF6">
        <w:t>Проверка лицензий зависимостей и соответствия правовым требованиям.</w:t>
      </w:r>
    </w:p>
    <w:p w14:paraId="2E79E04A" w14:textId="77777777" w:rsidR="00C37EF6" w:rsidRPr="00C37EF6" w:rsidRDefault="00C37EF6" w:rsidP="00C37EF6">
      <w:pPr>
        <w:numPr>
          <w:ilvl w:val="0"/>
          <w:numId w:val="279"/>
        </w:numPr>
      </w:pPr>
      <w:r w:rsidRPr="00C37EF6">
        <w:rPr>
          <w:b/>
          <w:bCs/>
        </w:rPr>
        <w:lastRenderedPageBreak/>
        <w:t>Артефакты.</w:t>
      </w:r>
      <w:r w:rsidRPr="00C37EF6">
        <w:t xml:space="preserve"> Успешно собранные версии сохраняются с метаданными для последующего развёртывания.</w:t>
      </w:r>
    </w:p>
    <w:p w14:paraId="149E387C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15.7.2 Критерии принятия изменений</w:t>
      </w:r>
    </w:p>
    <w:p w14:paraId="14E9B4B8" w14:textId="77777777" w:rsidR="00C37EF6" w:rsidRPr="00C37EF6" w:rsidRDefault="00C37EF6" w:rsidP="00C37EF6">
      <w:pPr>
        <w:numPr>
          <w:ilvl w:val="0"/>
          <w:numId w:val="280"/>
        </w:numPr>
      </w:pPr>
      <w:r w:rsidRPr="00C37EF6">
        <w:t>Все автоматические проверки пройдены без ошибок.</w:t>
      </w:r>
    </w:p>
    <w:p w14:paraId="64C6B37F" w14:textId="77777777" w:rsidR="00C37EF6" w:rsidRPr="00C37EF6" w:rsidRDefault="00C37EF6" w:rsidP="00C37EF6">
      <w:pPr>
        <w:numPr>
          <w:ilvl w:val="0"/>
          <w:numId w:val="280"/>
        </w:numPr>
      </w:pPr>
      <w:r w:rsidRPr="00C37EF6">
        <w:t>Покрытие тестами не снизилось; новые функции покрыты соответствующими тестами.</w:t>
      </w:r>
    </w:p>
    <w:p w14:paraId="35E0FD9F" w14:textId="77777777" w:rsidR="00C37EF6" w:rsidRPr="00C37EF6" w:rsidRDefault="00C37EF6" w:rsidP="00C37EF6">
      <w:pPr>
        <w:numPr>
          <w:ilvl w:val="0"/>
          <w:numId w:val="280"/>
        </w:numPr>
      </w:pPr>
      <w:r w:rsidRPr="00C37EF6">
        <w:t>Изменения соответствуют архитектурным принципам и не вводят избыточных зависимостей.</w:t>
      </w:r>
    </w:p>
    <w:p w14:paraId="136E7CE7" w14:textId="77777777" w:rsidR="00C37EF6" w:rsidRPr="00C37EF6" w:rsidRDefault="00C37EF6" w:rsidP="00C37EF6">
      <w:pPr>
        <w:numPr>
          <w:ilvl w:val="0"/>
          <w:numId w:val="280"/>
        </w:numPr>
      </w:pPr>
      <w:r w:rsidRPr="00C37EF6">
        <w:t>Документация обновлена, если изменения затрагивают публичные интерфейсы или пользовательский опыт.</w:t>
      </w:r>
    </w:p>
    <w:p w14:paraId="10BA6FFB" w14:textId="77777777" w:rsidR="00C37EF6" w:rsidRPr="00C37EF6" w:rsidRDefault="00C37EF6" w:rsidP="00C37EF6">
      <w:pPr>
        <w:rPr>
          <w:b/>
          <w:bCs/>
        </w:rPr>
      </w:pPr>
      <w:r w:rsidRPr="00C37EF6">
        <w:rPr>
          <w:b/>
          <w:bCs/>
        </w:rPr>
        <w:t>15.8 Жёсткие правила генерации кода (Тестирование и качество)</w:t>
      </w:r>
    </w:p>
    <w:p w14:paraId="5B669D4A" w14:textId="77777777" w:rsidR="00C37EF6" w:rsidRPr="00C37EF6" w:rsidRDefault="00C37EF6" w:rsidP="00C37EF6">
      <w:r w:rsidRPr="00C37EF6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0AAD0710" w14:textId="77777777" w:rsidR="00C37EF6" w:rsidRPr="00C37EF6" w:rsidRDefault="00C37EF6" w:rsidP="00C37EF6">
      <w:pPr>
        <w:numPr>
          <w:ilvl w:val="0"/>
          <w:numId w:val="281"/>
        </w:numPr>
      </w:pPr>
      <w:r w:rsidRPr="00C37EF6">
        <w:rPr>
          <w:b/>
          <w:bCs/>
        </w:rPr>
        <w:t>Тесты как часть определения готовности.</w:t>
      </w:r>
      <w:r w:rsidRPr="00C37EF6">
        <w:t xml:space="preserve"> Функция не считается завершённой, пока не покрыта соответствующими тестами. Отсутствие тестов блокирует слияние кода.</w:t>
      </w:r>
    </w:p>
    <w:p w14:paraId="2AF4A8DC" w14:textId="77777777" w:rsidR="00C37EF6" w:rsidRPr="00C37EF6" w:rsidRDefault="00C37EF6" w:rsidP="00C37EF6">
      <w:pPr>
        <w:numPr>
          <w:ilvl w:val="0"/>
          <w:numId w:val="281"/>
        </w:numPr>
      </w:pPr>
      <w:r w:rsidRPr="00C37EF6">
        <w:rPr>
          <w:b/>
          <w:bCs/>
        </w:rPr>
        <w:t>Изоляция тестового окружения.</w:t>
      </w:r>
      <w:r w:rsidRPr="00C37EF6">
        <w:t xml:space="preserve"> Все тесты должны выполняться в изолированном окружении; доступ к реальной файловой системе, сети или базе данных в тестах запрещён.</w:t>
      </w:r>
    </w:p>
    <w:p w14:paraId="06FED4AB" w14:textId="77777777" w:rsidR="00C37EF6" w:rsidRPr="00C37EF6" w:rsidRDefault="00C37EF6" w:rsidP="00C37EF6">
      <w:pPr>
        <w:numPr>
          <w:ilvl w:val="0"/>
          <w:numId w:val="281"/>
        </w:numPr>
      </w:pPr>
      <w:r w:rsidRPr="00C37EF6">
        <w:rPr>
          <w:b/>
          <w:bCs/>
        </w:rPr>
        <w:t>Детерминированность тестов.</w:t>
      </w:r>
      <w:r w:rsidRPr="00C37EF6">
        <w:t xml:space="preserve"> Тесты не должны зависеть от порядка выполнения, времени выполнения или внешних состояний; каждый тест должен давать одинаковый результат при повторном запуске.</w:t>
      </w:r>
    </w:p>
    <w:p w14:paraId="7931684D" w14:textId="77777777" w:rsidR="00C37EF6" w:rsidRPr="00C37EF6" w:rsidRDefault="00C37EF6" w:rsidP="00C37EF6">
      <w:pPr>
        <w:numPr>
          <w:ilvl w:val="0"/>
          <w:numId w:val="281"/>
        </w:numPr>
      </w:pPr>
      <w:r w:rsidRPr="00C37EF6">
        <w:rPr>
          <w:b/>
          <w:bCs/>
        </w:rPr>
        <w:t>Автоматизация рутинных проверок.</w:t>
      </w:r>
      <w:r w:rsidRPr="00C37EF6">
        <w:t xml:space="preserve"> Все повторяющиеся проверки выполняются автоматически в конвейере; ручные проверки допускаются только для сложных сценариев.</w:t>
      </w:r>
    </w:p>
    <w:p w14:paraId="777B5D69" w14:textId="77777777" w:rsidR="00C37EF6" w:rsidRPr="00C37EF6" w:rsidRDefault="00C37EF6" w:rsidP="00C37EF6">
      <w:pPr>
        <w:numPr>
          <w:ilvl w:val="0"/>
          <w:numId w:val="281"/>
        </w:numPr>
      </w:pPr>
      <w:r w:rsidRPr="00C37EF6">
        <w:rPr>
          <w:b/>
          <w:bCs/>
        </w:rPr>
        <w:t>Регрессионная защита.</w:t>
      </w:r>
      <w:r w:rsidRPr="00C37EF6">
        <w:t xml:space="preserve"> Каждое исправление ошибки сопровождается тестом, гарантирующим, что проблема не вернётся. Тесты на регрессию не удаляются без явного обоснования.</w:t>
      </w:r>
    </w:p>
    <w:p w14:paraId="52BB86B2" w14:textId="77777777" w:rsidR="00C37EF6" w:rsidRPr="00C37EF6" w:rsidRDefault="00C37EF6" w:rsidP="00C37EF6">
      <w:pPr>
        <w:numPr>
          <w:ilvl w:val="0"/>
          <w:numId w:val="281"/>
        </w:numPr>
      </w:pPr>
      <w:r w:rsidRPr="00C37EF6">
        <w:rPr>
          <w:b/>
          <w:bCs/>
        </w:rPr>
        <w:t>Производительность как требование.</w:t>
      </w:r>
      <w:r w:rsidRPr="00C37EF6">
        <w:t xml:space="preserve"> Новые функции не должны ухудшать целевые метрики производительности; регрессия более десяти процентов требует оптимизации или пересмотра реализации.</w:t>
      </w:r>
    </w:p>
    <w:p w14:paraId="7F2B36BF" w14:textId="77777777" w:rsidR="00C37EF6" w:rsidRPr="00C37EF6" w:rsidRDefault="00C37EF6" w:rsidP="00C37EF6">
      <w:pPr>
        <w:numPr>
          <w:ilvl w:val="0"/>
          <w:numId w:val="281"/>
        </w:numPr>
      </w:pPr>
      <w:r w:rsidRPr="00C37EF6">
        <w:rPr>
          <w:b/>
          <w:bCs/>
        </w:rPr>
        <w:t>Доступность как стандарт.</w:t>
      </w:r>
      <w:r w:rsidRPr="00C37EF6">
        <w:t xml:space="preserve"> Все новые интерфейсные компоненты должны проходить проверки доступности; отсутствие поддержки вспомогательных технологий блокирует интеграцию кода.</w:t>
      </w:r>
    </w:p>
    <w:p w14:paraId="37E046A8" w14:textId="77777777" w:rsidR="00C37EF6" w:rsidRPr="00C37EF6" w:rsidRDefault="00C37EF6" w:rsidP="00C37EF6">
      <w:pPr>
        <w:numPr>
          <w:ilvl w:val="0"/>
          <w:numId w:val="281"/>
        </w:numPr>
      </w:pPr>
      <w:r w:rsidRPr="00C37EF6">
        <w:rPr>
          <w:b/>
          <w:bCs/>
        </w:rPr>
        <w:lastRenderedPageBreak/>
        <w:t>Документирование сложных сценариев.</w:t>
      </w:r>
      <w:r w:rsidRPr="00C37EF6">
        <w:t xml:space="preserve"> Тесты, проверяющие сложную логику или сценарии восстановления, должны сопровождаться комментариями, объясняющими проверяемое поведение и ожидаемый результат.</w:t>
      </w:r>
    </w:p>
    <w:p w14:paraId="5AE24BF0" w14:textId="77777777" w:rsidR="00C37EF6" w:rsidRDefault="00C37EF6"/>
    <w:p w14:paraId="06D10E04" w14:textId="77777777" w:rsidR="00107055" w:rsidRDefault="00107055"/>
    <w:p w14:paraId="5AEBBF2D" w14:textId="77777777" w:rsidR="00107055" w:rsidRPr="00107055" w:rsidRDefault="00107055" w:rsidP="00107055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📘</w:t>
      </w:r>
      <w:r w:rsidRPr="00107055">
        <w:rPr>
          <w:b/>
          <w:bCs/>
        </w:rPr>
        <w:t xml:space="preserve"> РАЗДЕЛ 16: ДЕПЛОЙ, ДИСТРИБУЦИЯ И СИСТЕМА ОБНОВЛЕНИЙ</w:t>
      </w:r>
    </w:p>
    <w:p w14:paraId="2111FF3C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16.1 Философия дистрибуции: «Обновляться незаметно, работать надёжно»</w:t>
      </w:r>
    </w:p>
    <w:p w14:paraId="4A796B20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16.1.1 Основной принцип</w:t>
      </w:r>
    </w:p>
    <w:p w14:paraId="2F0F8BA9" w14:textId="77777777" w:rsidR="00107055" w:rsidRPr="00107055" w:rsidRDefault="00107055" w:rsidP="00107055">
      <w:r w:rsidRPr="00107055">
        <w:t>«Пользователь не должен думать о том, как установить или обновить приложение — это должно происходить само»</w:t>
      </w:r>
    </w:p>
    <w:p w14:paraId="026D8E7E" w14:textId="77777777" w:rsidR="00107055" w:rsidRPr="00107055" w:rsidRDefault="00107055" w:rsidP="00107055">
      <w:r w:rsidRPr="00107055">
        <w:t>Система дистрибуции приложения строится на трёх фундаментальных принципах:</w:t>
      </w:r>
    </w:p>
    <w:p w14:paraId="40001ED0" w14:textId="77777777" w:rsidR="00107055" w:rsidRPr="00107055" w:rsidRDefault="00107055" w:rsidP="00107055">
      <w:pPr>
        <w:numPr>
          <w:ilvl w:val="0"/>
          <w:numId w:val="282"/>
        </w:numPr>
      </w:pPr>
      <w:r w:rsidRPr="00107055">
        <w:rPr>
          <w:b/>
          <w:bCs/>
        </w:rPr>
        <w:t>Автоматизация</w:t>
      </w:r>
      <w:r w:rsidRPr="00107055">
        <w:t>: обновления скачиваются и устанавливаются в фоновом режиме без прерывания работы пользователя.</w:t>
      </w:r>
    </w:p>
    <w:p w14:paraId="5FAADD64" w14:textId="77777777" w:rsidR="00107055" w:rsidRPr="00107055" w:rsidRDefault="00107055" w:rsidP="00107055">
      <w:pPr>
        <w:numPr>
          <w:ilvl w:val="0"/>
          <w:numId w:val="282"/>
        </w:numPr>
      </w:pPr>
      <w:r w:rsidRPr="00107055">
        <w:rPr>
          <w:b/>
          <w:bCs/>
        </w:rPr>
        <w:t>Безопасность</w:t>
      </w:r>
      <w:r w:rsidRPr="00107055">
        <w:t>: каждая сборка проходит проверку целостности и цифровой подписи перед установкой.</w:t>
      </w:r>
    </w:p>
    <w:p w14:paraId="38FC2F47" w14:textId="77777777" w:rsidR="00107055" w:rsidRPr="00107055" w:rsidRDefault="00107055" w:rsidP="00107055">
      <w:pPr>
        <w:numPr>
          <w:ilvl w:val="0"/>
          <w:numId w:val="282"/>
        </w:numPr>
      </w:pPr>
      <w:r w:rsidRPr="00107055">
        <w:rPr>
          <w:b/>
          <w:bCs/>
        </w:rPr>
        <w:t>Обратимость</w:t>
      </w:r>
      <w:r w:rsidRPr="00107055">
        <w:t>: всегда существует возможность отката к предыдущей стабильной версии при возникновении критических ошибок.</w:t>
      </w:r>
    </w:p>
    <w:p w14:paraId="3DAE8A7D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16.1.2 Ключевые метрики успешного деплоя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2"/>
        <w:gridCol w:w="3068"/>
        <w:gridCol w:w="3562"/>
      </w:tblGrid>
      <w:tr w:rsidR="00107055" w:rsidRPr="00107055" w14:paraId="2DC77492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C03B320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4FBCB08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2AA8EE37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Способ измерения</w:t>
            </w:r>
          </w:p>
        </w:tc>
      </w:tr>
      <w:tr w:rsidR="00107055" w:rsidRPr="00107055" w14:paraId="63D311CA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7CFCE8B" w14:textId="77777777" w:rsidR="00107055" w:rsidRPr="00107055" w:rsidRDefault="00107055" w:rsidP="00107055">
            <w:r w:rsidRPr="00107055">
              <w:t>Время установки с нуля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338B9A" w14:textId="77777777" w:rsidR="00107055" w:rsidRPr="00107055" w:rsidRDefault="00107055" w:rsidP="00107055">
            <w:r w:rsidRPr="00107055">
              <w:t>Менее трёх минут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67F7C60" w14:textId="77777777" w:rsidR="00107055" w:rsidRPr="00107055" w:rsidRDefault="00107055" w:rsidP="00107055">
            <w:r w:rsidRPr="00107055">
              <w:t>Замер от начала скачивания до первого успешного запуска</w:t>
            </w:r>
          </w:p>
        </w:tc>
      </w:tr>
      <w:tr w:rsidR="00107055" w:rsidRPr="00107055" w14:paraId="41EBA3A0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5E64F3" w14:textId="77777777" w:rsidR="00107055" w:rsidRPr="00107055" w:rsidRDefault="00107055" w:rsidP="00107055">
            <w:r w:rsidRPr="00107055">
              <w:t>Размер установщика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538DB4" w14:textId="77777777" w:rsidR="00107055" w:rsidRPr="00107055" w:rsidRDefault="00107055" w:rsidP="00107055">
            <w:r w:rsidRPr="00107055">
              <w:t>Менее ста пятидесяти мегабайт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B6FFA8B" w14:textId="77777777" w:rsidR="00107055" w:rsidRPr="00107055" w:rsidRDefault="00107055" w:rsidP="00107055">
            <w:r w:rsidRPr="00107055">
              <w:t>Размер финального артефакта сборки</w:t>
            </w:r>
          </w:p>
        </w:tc>
      </w:tr>
      <w:tr w:rsidR="00107055" w:rsidRPr="00107055" w14:paraId="307F8E1D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F11828" w14:textId="77777777" w:rsidR="00107055" w:rsidRPr="00107055" w:rsidRDefault="00107055" w:rsidP="00107055">
            <w:r w:rsidRPr="00107055">
              <w:t>Процент успешных обновлений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3860A4" w14:textId="77777777" w:rsidR="00107055" w:rsidRPr="00107055" w:rsidRDefault="00107055" w:rsidP="00107055">
            <w:r w:rsidRPr="00107055">
              <w:t>Более девяноста девяти процентов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8E05090" w14:textId="77777777" w:rsidR="00107055" w:rsidRPr="00107055" w:rsidRDefault="00107055" w:rsidP="00107055">
            <w:r w:rsidRPr="00107055">
              <w:t>Статистика системы авто-обновления</w:t>
            </w:r>
          </w:p>
        </w:tc>
      </w:tr>
      <w:tr w:rsidR="00107055" w:rsidRPr="00107055" w14:paraId="085F2F23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7BB44C" w14:textId="77777777" w:rsidR="00107055" w:rsidRPr="00107055" w:rsidRDefault="00107055" w:rsidP="00107055">
            <w:r w:rsidRPr="00107055">
              <w:t>Время отката при ошибке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C07F35" w14:textId="77777777" w:rsidR="00107055" w:rsidRPr="00107055" w:rsidRDefault="00107055" w:rsidP="00107055">
            <w:r w:rsidRPr="00107055">
              <w:t>Менее тридцати секунд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FDCE58C" w14:textId="77777777" w:rsidR="00107055" w:rsidRPr="00107055" w:rsidRDefault="00107055" w:rsidP="00107055">
            <w:r w:rsidRPr="00107055">
              <w:t>Замер восстановления предыдущей версии</w:t>
            </w:r>
          </w:p>
        </w:tc>
      </w:tr>
      <w:tr w:rsidR="00107055" w:rsidRPr="00107055" w14:paraId="5A8435E3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6A00E2F" w14:textId="77777777" w:rsidR="00107055" w:rsidRPr="00107055" w:rsidRDefault="00107055" w:rsidP="00107055">
            <w:r w:rsidRPr="00107055">
              <w:t>Доля пользователей на актуальной версии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54CEAF5" w14:textId="77777777" w:rsidR="00107055" w:rsidRPr="00107055" w:rsidRDefault="00107055" w:rsidP="00107055">
            <w:r w:rsidRPr="00107055">
              <w:t>Более девяноста процентов через семь дней после релиза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2DE7039" w14:textId="77777777" w:rsidR="00107055" w:rsidRPr="00107055" w:rsidRDefault="00107055" w:rsidP="00107055">
            <w:r w:rsidRPr="00107055">
              <w:t>Аналитика распространения версий</w:t>
            </w:r>
          </w:p>
        </w:tc>
      </w:tr>
    </w:tbl>
    <w:p w14:paraId="1D1436FC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16.2 Архитектура системы обновлений</w:t>
      </w:r>
    </w:p>
    <w:p w14:paraId="2B8E1C24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16.2.1 Компоненты авто-</w:t>
      </w:r>
      <w:proofErr w:type="spellStart"/>
      <w:r w:rsidRPr="00107055">
        <w:rPr>
          <w:b/>
          <w:bCs/>
        </w:rPr>
        <w:t>апдейтера</w:t>
      </w:r>
      <w:proofErr w:type="spellEnd"/>
    </w:p>
    <w:p w14:paraId="05DA6C92" w14:textId="77777777" w:rsidR="00107055" w:rsidRPr="00107055" w:rsidRDefault="00107055" w:rsidP="00107055">
      <w:r w:rsidRPr="00107055">
        <w:lastRenderedPageBreak/>
        <w:t>Система обновлений состоит из четырёх взаимосвязанных компонентов, каждый из которых выполняет строго определённую функцию:</w:t>
      </w:r>
    </w:p>
    <w:p w14:paraId="2783C833" w14:textId="77777777" w:rsidR="00107055" w:rsidRPr="00107055" w:rsidRDefault="00107055" w:rsidP="00107055">
      <w:r w:rsidRPr="00107055">
        <w:rPr>
          <w:b/>
          <w:bCs/>
        </w:rPr>
        <w:t>Компонент один: Проверка обновлений</w:t>
      </w:r>
    </w:p>
    <w:p w14:paraId="05A417FC" w14:textId="77777777" w:rsidR="00107055" w:rsidRPr="00107055" w:rsidRDefault="00107055" w:rsidP="00107055">
      <w:pPr>
        <w:numPr>
          <w:ilvl w:val="0"/>
          <w:numId w:val="283"/>
        </w:numPr>
      </w:pPr>
      <w:r w:rsidRPr="00107055">
        <w:t>Запускается при старте приложения и периодически в фоновом режиме (интервал: двадцать четыре часа).</w:t>
      </w:r>
    </w:p>
    <w:p w14:paraId="0338CEA8" w14:textId="77777777" w:rsidR="00107055" w:rsidRPr="00107055" w:rsidRDefault="00107055" w:rsidP="00107055">
      <w:pPr>
        <w:numPr>
          <w:ilvl w:val="0"/>
          <w:numId w:val="283"/>
        </w:numPr>
      </w:pPr>
      <w:r w:rsidRPr="00107055">
        <w:t>Запрашивает манифест последней версии с сервера распространения.</w:t>
      </w:r>
    </w:p>
    <w:p w14:paraId="355CA7AC" w14:textId="77777777" w:rsidR="00107055" w:rsidRPr="00107055" w:rsidRDefault="00107055" w:rsidP="00107055">
      <w:pPr>
        <w:numPr>
          <w:ilvl w:val="0"/>
          <w:numId w:val="283"/>
        </w:numPr>
      </w:pPr>
      <w:r w:rsidRPr="00107055">
        <w:t xml:space="preserve">Сравнивает текущую версию приложения с доступной, учитывая канал распространения (стабильный, бета, </w:t>
      </w:r>
      <w:proofErr w:type="spellStart"/>
      <w:r w:rsidRPr="00107055">
        <w:t>разработческий</w:t>
      </w:r>
      <w:proofErr w:type="spellEnd"/>
      <w:r w:rsidRPr="00107055">
        <w:t>).</w:t>
      </w:r>
    </w:p>
    <w:p w14:paraId="3E994482" w14:textId="77777777" w:rsidR="00107055" w:rsidRPr="00107055" w:rsidRDefault="00107055" w:rsidP="00107055">
      <w:pPr>
        <w:numPr>
          <w:ilvl w:val="0"/>
          <w:numId w:val="283"/>
        </w:numPr>
      </w:pPr>
      <w:r w:rsidRPr="00107055">
        <w:t xml:space="preserve">Учитывает пользовательские настройки: отключение </w:t>
      </w:r>
      <w:proofErr w:type="gramStart"/>
      <w:r w:rsidRPr="00107055">
        <w:t>авто-проверки</w:t>
      </w:r>
      <w:proofErr w:type="gramEnd"/>
      <w:r w:rsidRPr="00107055">
        <w:t>, выбор канала обновлений.</w:t>
      </w:r>
    </w:p>
    <w:p w14:paraId="18E60399" w14:textId="77777777" w:rsidR="00107055" w:rsidRPr="00107055" w:rsidRDefault="00107055" w:rsidP="00107055">
      <w:r w:rsidRPr="00107055">
        <w:rPr>
          <w:b/>
          <w:bCs/>
        </w:rPr>
        <w:t>Компонент два: Менеджер загрузки</w:t>
      </w:r>
    </w:p>
    <w:p w14:paraId="4B24CC4A" w14:textId="77777777" w:rsidR="00107055" w:rsidRPr="00107055" w:rsidRDefault="00107055" w:rsidP="00107055">
      <w:pPr>
        <w:numPr>
          <w:ilvl w:val="0"/>
          <w:numId w:val="284"/>
        </w:numPr>
      </w:pPr>
      <w:r w:rsidRPr="00107055">
        <w:t>Скачивает установщик новой версии во временную директорию.</w:t>
      </w:r>
    </w:p>
    <w:p w14:paraId="5DBE0634" w14:textId="77777777" w:rsidR="00107055" w:rsidRPr="00107055" w:rsidRDefault="00107055" w:rsidP="00107055">
      <w:pPr>
        <w:numPr>
          <w:ilvl w:val="0"/>
          <w:numId w:val="284"/>
        </w:numPr>
      </w:pPr>
      <w:r w:rsidRPr="00107055">
        <w:t>Проверяет целостность файла через сравнение контрольной суммы (алгоритм хеширования: эс-эйч-а-двести пятьдесят шесть).</w:t>
      </w:r>
    </w:p>
    <w:p w14:paraId="5E00D221" w14:textId="77777777" w:rsidR="00107055" w:rsidRPr="00107055" w:rsidRDefault="00107055" w:rsidP="00107055">
      <w:pPr>
        <w:numPr>
          <w:ilvl w:val="0"/>
          <w:numId w:val="284"/>
        </w:numPr>
      </w:pPr>
      <w:r w:rsidRPr="00107055">
        <w:t>Проверяет цифровую подпись установщика для подтверждения подлинности.</w:t>
      </w:r>
    </w:p>
    <w:p w14:paraId="608A22A3" w14:textId="77777777" w:rsidR="00107055" w:rsidRPr="00107055" w:rsidRDefault="00107055" w:rsidP="00107055">
      <w:pPr>
        <w:numPr>
          <w:ilvl w:val="0"/>
          <w:numId w:val="284"/>
        </w:numPr>
      </w:pPr>
      <w:r w:rsidRPr="00107055">
        <w:t>Не блокирует работу основного приложения: загрузка происходит в фоновом потоке с возможностью паузы и возобновления.</w:t>
      </w:r>
    </w:p>
    <w:p w14:paraId="2E5FC193" w14:textId="77777777" w:rsidR="00107055" w:rsidRPr="00107055" w:rsidRDefault="00107055" w:rsidP="00107055">
      <w:r w:rsidRPr="00107055">
        <w:rPr>
          <w:b/>
          <w:bCs/>
        </w:rPr>
        <w:t>Компонент три: Оркестратор установки</w:t>
      </w:r>
    </w:p>
    <w:p w14:paraId="2A91EFA2" w14:textId="77777777" w:rsidR="00107055" w:rsidRPr="00107055" w:rsidRDefault="00107055" w:rsidP="00107055">
      <w:pPr>
        <w:numPr>
          <w:ilvl w:val="0"/>
          <w:numId w:val="285"/>
        </w:numPr>
      </w:pPr>
      <w:r w:rsidRPr="00107055">
        <w:t>Активируется при следующем запуске приложения или по явному запросу пользователя.</w:t>
      </w:r>
    </w:p>
    <w:p w14:paraId="3BA2DB6A" w14:textId="77777777" w:rsidR="00107055" w:rsidRPr="00107055" w:rsidRDefault="00107055" w:rsidP="00107055">
      <w:pPr>
        <w:numPr>
          <w:ilvl w:val="0"/>
          <w:numId w:val="285"/>
        </w:numPr>
      </w:pPr>
      <w:r w:rsidRPr="00107055">
        <w:t>Корректно завершает работу текущей версии приложения.</w:t>
      </w:r>
    </w:p>
    <w:p w14:paraId="71C848DF" w14:textId="77777777" w:rsidR="00107055" w:rsidRPr="00107055" w:rsidRDefault="00107055" w:rsidP="00107055">
      <w:pPr>
        <w:numPr>
          <w:ilvl w:val="0"/>
          <w:numId w:val="285"/>
        </w:numPr>
      </w:pPr>
      <w:r w:rsidRPr="00107055">
        <w:t>Запускает установщик с параметрами тихой установки (без дополнительных диалогов).</w:t>
      </w:r>
    </w:p>
    <w:p w14:paraId="2BA08B46" w14:textId="77777777" w:rsidR="00107055" w:rsidRPr="00107055" w:rsidRDefault="00107055" w:rsidP="00107055">
      <w:pPr>
        <w:numPr>
          <w:ilvl w:val="0"/>
          <w:numId w:val="285"/>
        </w:numPr>
      </w:pPr>
      <w:r w:rsidRPr="00107055">
        <w:t>Сохраняет пользовательские настройки и данные для переноса в новую версию.</w:t>
      </w:r>
    </w:p>
    <w:p w14:paraId="490BC470" w14:textId="77777777" w:rsidR="00107055" w:rsidRPr="00107055" w:rsidRDefault="00107055" w:rsidP="00107055">
      <w:r w:rsidRPr="00107055">
        <w:rPr>
          <w:b/>
          <w:bCs/>
        </w:rPr>
        <w:t>Компонент четыре: Страж отката</w:t>
      </w:r>
    </w:p>
    <w:p w14:paraId="637BC584" w14:textId="77777777" w:rsidR="00107055" w:rsidRPr="00107055" w:rsidRDefault="00107055" w:rsidP="00107055">
      <w:pPr>
        <w:numPr>
          <w:ilvl w:val="0"/>
          <w:numId w:val="286"/>
        </w:numPr>
      </w:pPr>
      <w:r w:rsidRPr="00107055">
        <w:t>Сохраняет предыдущую версию приложения в течение семи дней после успешного обновления.</w:t>
      </w:r>
    </w:p>
    <w:p w14:paraId="1E554813" w14:textId="77777777" w:rsidR="00107055" w:rsidRPr="00107055" w:rsidRDefault="00107055" w:rsidP="00107055">
      <w:pPr>
        <w:numPr>
          <w:ilvl w:val="0"/>
          <w:numId w:val="286"/>
        </w:numPr>
      </w:pPr>
      <w:r w:rsidRPr="00107055">
        <w:t>Автоматически обнаруживает критические ошибки при первом запуске новой версии.</w:t>
      </w:r>
    </w:p>
    <w:p w14:paraId="48BAC2B0" w14:textId="77777777" w:rsidR="00107055" w:rsidRPr="00107055" w:rsidRDefault="00107055" w:rsidP="00107055">
      <w:pPr>
        <w:numPr>
          <w:ilvl w:val="0"/>
          <w:numId w:val="286"/>
        </w:numPr>
      </w:pPr>
      <w:r w:rsidRPr="00107055">
        <w:t>Выполняет откат к предыдущей стабильной версии при обнаружении проблем.</w:t>
      </w:r>
    </w:p>
    <w:p w14:paraId="3FCBC636" w14:textId="77777777" w:rsidR="00107055" w:rsidRPr="00107055" w:rsidRDefault="00107055" w:rsidP="00107055">
      <w:pPr>
        <w:numPr>
          <w:ilvl w:val="0"/>
          <w:numId w:val="286"/>
        </w:numPr>
      </w:pPr>
      <w:proofErr w:type="spellStart"/>
      <w:r w:rsidRPr="00107055">
        <w:t>Логирует</w:t>
      </w:r>
      <w:proofErr w:type="spellEnd"/>
      <w:r w:rsidRPr="00107055">
        <w:t xml:space="preserve"> детали ошибки для последующего анализа разработчиками.</w:t>
      </w:r>
    </w:p>
    <w:p w14:paraId="077FCB28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16.2.2 Формат манифеста обновлений</w:t>
      </w:r>
    </w:p>
    <w:p w14:paraId="4CA16039" w14:textId="77777777" w:rsidR="00107055" w:rsidRPr="00107055" w:rsidRDefault="00107055" w:rsidP="00107055">
      <w:r w:rsidRPr="00107055">
        <w:lastRenderedPageBreak/>
        <w:t>Манифест обновлений — это структурированный документ, содержащий метаданные о новой версии приложения. Он распространяется в формате, совместимом с машиночитаемой обработкой.</w:t>
      </w:r>
    </w:p>
    <w:p w14:paraId="65F5485E" w14:textId="77777777" w:rsidR="00107055" w:rsidRPr="00107055" w:rsidRDefault="00107055" w:rsidP="00107055">
      <w:r w:rsidRPr="00107055">
        <w:rPr>
          <w:b/>
          <w:bCs/>
        </w:rPr>
        <w:t>Обязательные поля манифеста:</w:t>
      </w:r>
    </w:p>
    <w:p w14:paraId="0DE619F0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 xml:space="preserve">Идентификатор версии в формате </w:t>
      </w:r>
      <w:proofErr w:type="spellStart"/>
      <w:proofErr w:type="gramStart"/>
      <w:r w:rsidRPr="00107055">
        <w:t>мажор.минор</w:t>
      </w:r>
      <w:proofErr w:type="gramEnd"/>
      <w:r w:rsidRPr="00107055">
        <w:t>.патч</w:t>
      </w:r>
      <w:proofErr w:type="spellEnd"/>
      <w:r w:rsidRPr="00107055">
        <w:t>.</w:t>
      </w:r>
    </w:p>
    <w:p w14:paraId="4F7DD338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>Номер сборки для внутреннего отслеживания.</w:t>
      </w:r>
    </w:p>
    <w:p w14:paraId="291CECAD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>Дата и время публикации релиза.</w:t>
      </w:r>
    </w:p>
    <w:p w14:paraId="55B080D0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 xml:space="preserve">Канал распространения: стабильный, бета, </w:t>
      </w:r>
      <w:proofErr w:type="spellStart"/>
      <w:r w:rsidRPr="00107055">
        <w:t>разработческий</w:t>
      </w:r>
      <w:proofErr w:type="spellEnd"/>
      <w:r w:rsidRPr="00107055">
        <w:t>.</w:t>
      </w:r>
    </w:p>
    <w:p w14:paraId="6F4A8ED7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 xml:space="preserve">Ссылка </w:t>
      </w:r>
      <w:proofErr w:type="gramStart"/>
      <w:r w:rsidRPr="00107055">
        <w:t>на установщик</w:t>
      </w:r>
      <w:proofErr w:type="gramEnd"/>
      <w:r w:rsidRPr="00107055">
        <w:t xml:space="preserve"> для целевой платформы.</w:t>
      </w:r>
    </w:p>
    <w:p w14:paraId="1A56C1CC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>Контрольная сумма установщика для проверки целостности.</w:t>
      </w:r>
    </w:p>
    <w:p w14:paraId="0D5573F9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>Размер установщика в байтах для предварительной оценки времени загрузки.</w:t>
      </w:r>
    </w:p>
    <w:p w14:paraId="224EC82A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>Цифровая подпись манифеста для подтверждения подлинности.</w:t>
      </w:r>
    </w:p>
    <w:p w14:paraId="4361A948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 xml:space="preserve">Список изменений в </w:t>
      </w:r>
      <w:proofErr w:type="spellStart"/>
      <w:r w:rsidRPr="00107055">
        <w:t>человекочитаемом</w:t>
      </w:r>
      <w:proofErr w:type="spellEnd"/>
      <w:r w:rsidRPr="00107055">
        <w:t xml:space="preserve"> формате.</w:t>
      </w:r>
    </w:p>
    <w:p w14:paraId="14A80793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>Минимальная версия операционной системы для совместимости.</w:t>
      </w:r>
    </w:p>
    <w:p w14:paraId="0D3752C5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>Флаг наличия критических изменений, требующих внимания пользователя.</w:t>
      </w:r>
    </w:p>
    <w:p w14:paraId="1E6F042B" w14:textId="77777777" w:rsidR="00107055" w:rsidRPr="00107055" w:rsidRDefault="00107055" w:rsidP="00107055">
      <w:pPr>
        <w:numPr>
          <w:ilvl w:val="0"/>
          <w:numId w:val="287"/>
        </w:numPr>
      </w:pPr>
      <w:r w:rsidRPr="00107055">
        <w:t>Информация для отката: ссылка на предыдущую версию и её контрольная сумма.</w:t>
      </w:r>
    </w:p>
    <w:p w14:paraId="23FFACBB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16.2.3 Проверка целостности и подлинности</w:t>
      </w:r>
    </w:p>
    <w:p w14:paraId="229243DF" w14:textId="77777777" w:rsidR="00107055" w:rsidRPr="00107055" w:rsidRDefault="00107055" w:rsidP="00107055">
      <w:r w:rsidRPr="00107055">
        <w:t>Процесс валидации обновлений включает два обязательных этапа:</w:t>
      </w:r>
    </w:p>
    <w:p w14:paraId="604295DB" w14:textId="77777777" w:rsidR="00107055" w:rsidRPr="00107055" w:rsidRDefault="00107055" w:rsidP="00107055">
      <w:r w:rsidRPr="00107055">
        <w:rPr>
          <w:b/>
          <w:bCs/>
        </w:rPr>
        <w:t>Этап один: Проверка контрольной суммы</w:t>
      </w:r>
    </w:p>
    <w:p w14:paraId="757BD636" w14:textId="77777777" w:rsidR="00107055" w:rsidRPr="00107055" w:rsidRDefault="00107055" w:rsidP="00107055">
      <w:pPr>
        <w:numPr>
          <w:ilvl w:val="0"/>
          <w:numId w:val="288"/>
        </w:numPr>
      </w:pPr>
      <w:r w:rsidRPr="00107055">
        <w:t>После завершения загрузки вычисляется контрольная сумма полученного файла.</w:t>
      </w:r>
    </w:p>
    <w:p w14:paraId="2AD5C5C9" w14:textId="77777777" w:rsidR="00107055" w:rsidRPr="00107055" w:rsidRDefault="00107055" w:rsidP="00107055">
      <w:pPr>
        <w:numPr>
          <w:ilvl w:val="0"/>
          <w:numId w:val="288"/>
        </w:numPr>
      </w:pPr>
      <w:r w:rsidRPr="00107055">
        <w:t>Вычисленное значение сравнивается с ожидаемым значением из манифеста.</w:t>
      </w:r>
    </w:p>
    <w:p w14:paraId="661186B6" w14:textId="77777777" w:rsidR="00107055" w:rsidRPr="00107055" w:rsidRDefault="00107055" w:rsidP="00107055">
      <w:pPr>
        <w:numPr>
          <w:ilvl w:val="0"/>
          <w:numId w:val="288"/>
        </w:numPr>
      </w:pPr>
      <w:r w:rsidRPr="00107055">
        <w:t>При несовпадении загрузка считается повреждённой, файл удаляется, пользователь получает уведомление с предложением повторить загрузку.</w:t>
      </w:r>
    </w:p>
    <w:p w14:paraId="4969D406" w14:textId="77777777" w:rsidR="00107055" w:rsidRPr="00107055" w:rsidRDefault="00107055" w:rsidP="00107055">
      <w:r w:rsidRPr="00107055">
        <w:rPr>
          <w:b/>
          <w:bCs/>
        </w:rPr>
        <w:t>Этап два: Проверка цифровой подписи</w:t>
      </w:r>
    </w:p>
    <w:p w14:paraId="7BF7D732" w14:textId="77777777" w:rsidR="00107055" w:rsidRPr="00107055" w:rsidRDefault="00107055" w:rsidP="00107055">
      <w:pPr>
        <w:numPr>
          <w:ilvl w:val="0"/>
          <w:numId w:val="289"/>
        </w:numPr>
      </w:pPr>
      <w:r w:rsidRPr="00107055">
        <w:t>Цифровая подпись установщика проверяется с использованием открытого ключа разработчика.</w:t>
      </w:r>
    </w:p>
    <w:p w14:paraId="6E07A461" w14:textId="77777777" w:rsidR="00107055" w:rsidRPr="00107055" w:rsidRDefault="00107055" w:rsidP="00107055">
      <w:pPr>
        <w:numPr>
          <w:ilvl w:val="0"/>
          <w:numId w:val="289"/>
        </w:numPr>
      </w:pPr>
      <w:r w:rsidRPr="00107055">
        <w:t>Проверка подтверждает, что установщик не был изменён после подписания и создан доверенным источником.</w:t>
      </w:r>
    </w:p>
    <w:p w14:paraId="363A09F6" w14:textId="77777777" w:rsidR="00107055" w:rsidRPr="00107055" w:rsidRDefault="00107055" w:rsidP="00107055">
      <w:pPr>
        <w:numPr>
          <w:ilvl w:val="0"/>
          <w:numId w:val="289"/>
        </w:numPr>
      </w:pPr>
      <w:r w:rsidRPr="00107055">
        <w:t>При неудачной проверке установка блокируется, пользователь получает предупреждение о потенциальной угрозе безопасности.</w:t>
      </w:r>
    </w:p>
    <w:p w14:paraId="6B9CEB6C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lastRenderedPageBreak/>
        <w:t>16.3 Каналы распространения</w:t>
      </w:r>
    </w:p>
    <w:p w14:paraId="7E006BE4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16.3.1 Таблица каналов и их характеристик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1899"/>
        <w:gridCol w:w="1592"/>
        <w:gridCol w:w="2055"/>
        <w:gridCol w:w="1966"/>
      </w:tblGrid>
      <w:tr w:rsidR="00107055" w:rsidRPr="00107055" w14:paraId="2427975D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1380C20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Канал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E362309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DEACA0A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Частота обновлений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355BD32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Уровень стабильности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B47FFA7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Способ получения</w:t>
            </w:r>
          </w:p>
        </w:tc>
      </w:tr>
      <w:tr w:rsidR="00107055" w:rsidRPr="00107055" w14:paraId="218D68E0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E6A1A1" w14:textId="77777777" w:rsidR="00107055" w:rsidRPr="00107055" w:rsidRDefault="00107055" w:rsidP="00107055">
            <w:r w:rsidRPr="00107055">
              <w:t>Стабильный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D364F9" w14:textId="77777777" w:rsidR="00107055" w:rsidRPr="00107055" w:rsidRDefault="00107055" w:rsidP="00107055">
            <w:r w:rsidRPr="00107055">
              <w:t>Все пользователи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FD562DF" w14:textId="77777777" w:rsidR="00107055" w:rsidRPr="00107055" w:rsidRDefault="00107055" w:rsidP="00107055">
            <w:r w:rsidRPr="00107055">
              <w:t>Раз в две-четыре недели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3EEA9D" w14:textId="77777777" w:rsidR="00107055" w:rsidRPr="00107055" w:rsidRDefault="00107055" w:rsidP="00107055">
            <w:r w:rsidRPr="00107055">
              <w:t>Максимальный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0BB6E90" w14:textId="77777777" w:rsidR="00107055" w:rsidRPr="00107055" w:rsidRDefault="00107055" w:rsidP="00107055">
            <w:r w:rsidRPr="00107055">
              <w:t>Авто-обновление, официальный сайт</w:t>
            </w:r>
          </w:p>
        </w:tc>
      </w:tr>
      <w:tr w:rsidR="00107055" w:rsidRPr="00107055" w14:paraId="3A5FC9C9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FD15B1" w14:textId="77777777" w:rsidR="00107055" w:rsidRPr="00107055" w:rsidRDefault="00107055" w:rsidP="00107055">
            <w:r w:rsidRPr="00107055">
              <w:t>Бета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36099C" w14:textId="77777777" w:rsidR="00107055" w:rsidRPr="00107055" w:rsidRDefault="00107055" w:rsidP="00107055">
            <w:r w:rsidRPr="00107055">
              <w:t>Тестировщики, энтузиасты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1B6523" w14:textId="77777777" w:rsidR="00107055" w:rsidRPr="00107055" w:rsidRDefault="00107055" w:rsidP="00107055">
            <w:r w:rsidRPr="00107055">
              <w:t>Раз в неделю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A03C3C9" w14:textId="77777777" w:rsidR="00107055" w:rsidRPr="00107055" w:rsidRDefault="00107055" w:rsidP="00107055">
            <w:r w:rsidRPr="00107055">
              <w:t>Высокий (пройдено базовое тестирование)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D7AC838" w14:textId="77777777" w:rsidR="00107055" w:rsidRPr="00107055" w:rsidRDefault="00107055" w:rsidP="00107055">
            <w:r w:rsidRPr="00107055">
              <w:t>Ручное переключение в настройках</w:t>
            </w:r>
          </w:p>
        </w:tc>
      </w:tr>
      <w:tr w:rsidR="00107055" w:rsidRPr="00107055" w14:paraId="1CE9384C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7CCFBC4" w14:textId="77777777" w:rsidR="00107055" w:rsidRPr="00107055" w:rsidRDefault="00107055" w:rsidP="00107055">
            <w:proofErr w:type="spellStart"/>
            <w:r w:rsidRPr="00107055">
              <w:t>Разработческий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DE33637" w14:textId="77777777" w:rsidR="00107055" w:rsidRPr="00107055" w:rsidRDefault="00107055" w:rsidP="00107055">
            <w:r w:rsidRPr="00107055">
              <w:t>Разработчики, контрибьюторы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0A3B5AB" w14:textId="77777777" w:rsidR="00107055" w:rsidRPr="00107055" w:rsidRDefault="00107055" w:rsidP="00107055">
            <w:r w:rsidRPr="00107055">
              <w:t>При каждом изменении кода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37D4B38" w14:textId="77777777" w:rsidR="00107055" w:rsidRPr="00107055" w:rsidRDefault="00107055" w:rsidP="00107055">
            <w:r w:rsidRPr="00107055">
              <w:t>Низкий (может содержать нестабильные функции)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8BB84FB" w14:textId="77777777" w:rsidR="00107055" w:rsidRPr="00107055" w:rsidRDefault="00107055" w:rsidP="00107055">
            <w:r w:rsidRPr="00107055">
              <w:t>Сборка из системы непрерывной интеграции</w:t>
            </w:r>
          </w:p>
        </w:tc>
      </w:tr>
    </w:tbl>
    <w:p w14:paraId="3A218E68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16.3.2 Переключение каналов в настройках</w:t>
      </w:r>
    </w:p>
    <w:p w14:paraId="3460FA9B" w14:textId="77777777" w:rsidR="00107055" w:rsidRPr="00107055" w:rsidRDefault="00107055" w:rsidP="00107055">
      <w:r w:rsidRPr="00107055">
        <w:t>Пользователь может выбрать предпочтительный канал обновлений в настройках приложения. Интерфейс предоставляет чёткое описание характеристик каждого канала и предупреждения о возможных рисках.</w:t>
      </w:r>
    </w:p>
    <w:p w14:paraId="077AE973" w14:textId="77777777" w:rsidR="00107055" w:rsidRPr="00107055" w:rsidRDefault="00107055" w:rsidP="00107055">
      <w:r w:rsidRPr="00107055">
        <w:rPr>
          <w:b/>
          <w:bCs/>
        </w:rPr>
        <w:t>Логика применения выбора канала:</w:t>
      </w:r>
    </w:p>
    <w:p w14:paraId="115A8BCA" w14:textId="77777777" w:rsidR="00107055" w:rsidRPr="00107055" w:rsidRDefault="00107055" w:rsidP="00107055">
      <w:pPr>
        <w:numPr>
          <w:ilvl w:val="0"/>
          <w:numId w:val="290"/>
        </w:numPr>
      </w:pPr>
      <w:r w:rsidRPr="00107055">
        <w:t>При смене канала выполняется немедленная проверка наличия обновлений для нового канала.</w:t>
      </w:r>
    </w:p>
    <w:p w14:paraId="59B181E6" w14:textId="77777777" w:rsidR="00107055" w:rsidRPr="00107055" w:rsidRDefault="00107055" w:rsidP="00107055">
      <w:pPr>
        <w:numPr>
          <w:ilvl w:val="0"/>
          <w:numId w:val="290"/>
        </w:numPr>
      </w:pPr>
      <w:r w:rsidRPr="00107055">
        <w:t>При переходе на менее стабильный канал отображается предупреждение о возможных ошибках и нестабильной работе.</w:t>
      </w:r>
    </w:p>
    <w:p w14:paraId="09D13345" w14:textId="77777777" w:rsidR="00107055" w:rsidRPr="00107055" w:rsidRDefault="00107055" w:rsidP="00107055">
      <w:pPr>
        <w:numPr>
          <w:ilvl w:val="0"/>
          <w:numId w:val="290"/>
        </w:numPr>
      </w:pPr>
      <w:r w:rsidRPr="00107055">
        <w:t>При переходе на более стабильный канал, если текущая версия новее доступной в целевом канале, пользователю предлагается откатиться к совместимой версии.</w:t>
      </w:r>
    </w:p>
    <w:p w14:paraId="39A881F5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16.3.3 Ручная загрузка и портативная версия</w:t>
      </w:r>
    </w:p>
    <w:p w14:paraId="108E6E12" w14:textId="77777777" w:rsidR="00107055" w:rsidRPr="00107055" w:rsidRDefault="00107055" w:rsidP="00107055">
      <w:r w:rsidRPr="00107055">
        <w:t>Для пользователей, предпочитающих полный контроль над процессом установки, предоставляются альтернативные варианты распространения:</w:t>
      </w:r>
    </w:p>
    <w:p w14:paraId="432168C1" w14:textId="77777777" w:rsidR="00107055" w:rsidRPr="00107055" w:rsidRDefault="00107055" w:rsidP="00107055">
      <w:r w:rsidRPr="00107055">
        <w:rPr>
          <w:b/>
          <w:bCs/>
        </w:rPr>
        <w:t>Вариант один: Установщик</w:t>
      </w:r>
    </w:p>
    <w:p w14:paraId="73BC8123" w14:textId="77777777" w:rsidR="00107055" w:rsidRPr="00107055" w:rsidRDefault="00107055" w:rsidP="00107055">
      <w:pPr>
        <w:numPr>
          <w:ilvl w:val="0"/>
          <w:numId w:val="291"/>
        </w:numPr>
      </w:pPr>
      <w:r w:rsidRPr="00107055">
        <w:t>Стандартный формат для операционной системы.</w:t>
      </w:r>
    </w:p>
    <w:p w14:paraId="21B3116E" w14:textId="77777777" w:rsidR="00107055" w:rsidRPr="00107055" w:rsidRDefault="00107055" w:rsidP="00107055">
      <w:pPr>
        <w:numPr>
          <w:ilvl w:val="0"/>
          <w:numId w:val="291"/>
        </w:numPr>
      </w:pPr>
      <w:r w:rsidRPr="00107055">
        <w:t>Автоматическая регистрация в системе управления программами.</w:t>
      </w:r>
    </w:p>
    <w:p w14:paraId="6DB06A39" w14:textId="77777777" w:rsidR="00107055" w:rsidRPr="00107055" w:rsidRDefault="00107055" w:rsidP="00107055">
      <w:pPr>
        <w:numPr>
          <w:ilvl w:val="0"/>
          <w:numId w:val="291"/>
        </w:numPr>
      </w:pPr>
      <w:r w:rsidRPr="00107055">
        <w:lastRenderedPageBreak/>
        <w:t>Создание ярлыков в стандартных расположениях.</w:t>
      </w:r>
    </w:p>
    <w:p w14:paraId="23E7EE91" w14:textId="77777777" w:rsidR="00107055" w:rsidRPr="00107055" w:rsidRDefault="00107055" w:rsidP="00107055">
      <w:pPr>
        <w:numPr>
          <w:ilvl w:val="0"/>
          <w:numId w:val="291"/>
        </w:numPr>
      </w:pPr>
      <w:r w:rsidRPr="00107055">
        <w:t>Включённая по умолчанию система авто-обновлений.</w:t>
      </w:r>
    </w:p>
    <w:p w14:paraId="13B7ECD9" w14:textId="77777777" w:rsidR="00107055" w:rsidRPr="00107055" w:rsidRDefault="00107055" w:rsidP="00107055">
      <w:r w:rsidRPr="00107055">
        <w:rPr>
          <w:b/>
          <w:bCs/>
        </w:rPr>
        <w:t>Вариант два: Портативная версия</w:t>
      </w:r>
    </w:p>
    <w:p w14:paraId="1205EED7" w14:textId="77777777" w:rsidR="00107055" w:rsidRPr="00107055" w:rsidRDefault="00107055" w:rsidP="00107055">
      <w:pPr>
        <w:numPr>
          <w:ilvl w:val="0"/>
          <w:numId w:val="292"/>
        </w:numPr>
      </w:pPr>
      <w:r w:rsidRPr="00107055">
        <w:t>Не требует установки, запускается напрямую из распакованной директории.</w:t>
      </w:r>
    </w:p>
    <w:p w14:paraId="08A875D1" w14:textId="77777777" w:rsidR="00107055" w:rsidRPr="00107055" w:rsidRDefault="00107055" w:rsidP="00107055">
      <w:pPr>
        <w:numPr>
          <w:ilvl w:val="0"/>
          <w:numId w:val="292"/>
        </w:numPr>
      </w:pPr>
      <w:r w:rsidRPr="00107055">
        <w:t>Все пользовательские данные хранятся в поддиректории рядом с исполняемым файлом.</w:t>
      </w:r>
    </w:p>
    <w:p w14:paraId="41BC7FE2" w14:textId="77777777" w:rsidR="00107055" w:rsidRPr="00107055" w:rsidRDefault="00107055" w:rsidP="00107055">
      <w:pPr>
        <w:numPr>
          <w:ilvl w:val="0"/>
          <w:numId w:val="292"/>
        </w:numPr>
      </w:pPr>
      <w:r w:rsidRPr="00107055">
        <w:t>Система авто-обновлений отключена по умолчанию, но может быть включена вручную.</w:t>
      </w:r>
    </w:p>
    <w:p w14:paraId="7782DA57" w14:textId="77777777" w:rsidR="00107055" w:rsidRPr="00107055" w:rsidRDefault="00107055" w:rsidP="00107055">
      <w:pPr>
        <w:numPr>
          <w:ilvl w:val="0"/>
          <w:numId w:val="292"/>
        </w:numPr>
      </w:pPr>
      <w:r w:rsidRPr="00107055">
        <w:t>Идеально для использования со съёмных носителей или в средах с ограниченными правами.</w:t>
      </w:r>
    </w:p>
    <w:p w14:paraId="71FF2241" w14:textId="77777777" w:rsidR="00107055" w:rsidRPr="00107055" w:rsidRDefault="00107055" w:rsidP="00107055">
      <w:r w:rsidRPr="00107055">
        <w:rPr>
          <w:b/>
          <w:bCs/>
        </w:rPr>
        <w:t>Вариант три: Исходный код</w:t>
      </w:r>
    </w:p>
    <w:p w14:paraId="63D2121F" w14:textId="77777777" w:rsidR="00107055" w:rsidRPr="00107055" w:rsidRDefault="00107055" w:rsidP="00107055">
      <w:pPr>
        <w:numPr>
          <w:ilvl w:val="0"/>
          <w:numId w:val="293"/>
        </w:numPr>
      </w:pPr>
      <w:r w:rsidRPr="00107055">
        <w:t>Предназначен для разработчиков и технических пользователей.</w:t>
      </w:r>
    </w:p>
    <w:p w14:paraId="0D0E0881" w14:textId="77777777" w:rsidR="00107055" w:rsidRPr="00107055" w:rsidRDefault="00107055" w:rsidP="00107055">
      <w:pPr>
        <w:numPr>
          <w:ilvl w:val="0"/>
          <w:numId w:val="293"/>
        </w:numPr>
      </w:pPr>
      <w:r w:rsidRPr="00107055">
        <w:t>Требует наличия среды разработки и зависимостей.</w:t>
      </w:r>
    </w:p>
    <w:p w14:paraId="6E68FD26" w14:textId="77777777" w:rsidR="00107055" w:rsidRPr="00107055" w:rsidRDefault="00107055" w:rsidP="00107055">
      <w:pPr>
        <w:numPr>
          <w:ilvl w:val="0"/>
          <w:numId w:val="293"/>
        </w:numPr>
      </w:pPr>
      <w:r w:rsidRPr="00107055">
        <w:t>Сопровождается инструкцией по сборке и запуску.</w:t>
      </w:r>
    </w:p>
    <w:p w14:paraId="4CC4952A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16.4 Процесс установки и первого запуска</w:t>
      </w:r>
    </w:p>
    <w:p w14:paraId="2C9B3790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16.4.1 Шаги установщика</w:t>
      </w:r>
    </w:p>
    <w:p w14:paraId="59AF57D8" w14:textId="77777777" w:rsidR="00107055" w:rsidRPr="00107055" w:rsidRDefault="00107055" w:rsidP="00107055">
      <w:r w:rsidRPr="00107055">
        <w:t>Процесс установки следует стандартному для платформы сценарию с дополнительными проверками, специфичными для приложения:</w:t>
      </w:r>
    </w:p>
    <w:p w14:paraId="36C9CCB7" w14:textId="77777777" w:rsidR="00107055" w:rsidRPr="00107055" w:rsidRDefault="00107055" w:rsidP="00107055">
      <w:pPr>
        <w:numPr>
          <w:ilvl w:val="0"/>
          <w:numId w:val="294"/>
        </w:numPr>
      </w:pPr>
      <w:r w:rsidRPr="00107055">
        <w:rPr>
          <w:b/>
          <w:bCs/>
        </w:rPr>
        <w:t>Проверка системных требований</w:t>
      </w:r>
    </w:p>
    <w:p w14:paraId="76BF5AC0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Верификация версии операционной системы.</w:t>
      </w:r>
    </w:p>
    <w:p w14:paraId="26096286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Проверка наличия необходимых компонентов среды выполнения.</w:t>
      </w:r>
    </w:p>
    <w:p w14:paraId="51158260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Оценка доступного дискового пространства.</w:t>
      </w:r>
    </w:p>
    <w:p w14:paraId="41377298" w14:textId="77777777" w:rsidR="00107055" w:rsidRPr="00107055" w:rsidRDefault="00107055" w:rsidP="00107055">
      <w:pPr>
        <w:numPr>
          <w:ilvl w:val="0"/>
          <w:numId w:val="294"/>
        </w:numPr>
      </w:pPr>
      <w:r w:rsidRPr="00107055">
        <w:rPr>
          <w:b/>
          <w:bCs/>
        </w:rPr>
        <w:t>Выбор режима установки</w:t>
      </w:r>
    </w:p>
    <w:p w14:paraId="07340345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Установка для всех пользователей (требует повышенных прав).</w:t>
      </w:r>
    </w:p>
    <w:p w14:paraId="716E1D91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Установка только для текущего пользователя (без дополнительных прав).</w:t>
      </w:r>
    </w:p>
    <w:p w14:paraId="28714A06" w14:textId="77777777" w:rsidR="00107055" w:rsidRPr="00107055" w:rsidRDefault="00107055" w:rsidP="00107055">
      <w:pPr>
        <w:numPr>
          <w:ilvl w:val="0"/>
          <w:numId w:val="294"/>
        </w:numPr>
      </w:pPr>
      <w:r w:rsidRPr="00107055">
        <w:rPr>
          <w:b/>
          <w:bCs/>
        </w:rPr>
        <w:t>Выбор компонентов</w:t>
      </w:r>
    </w:p>
    <w:p w14:paraId="1D3195E2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Основное приложение (обязательный компонент).</w:t>
      </w:r>
    </w:p>
    <w:p w14:paraId="124FC071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Ярлыки для быстрого доступа.</w:t>
      </w:r>
    </w:p>
    <w:p w14:paraId="18967184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Ассоциация файлов для интеграции с системой.</w:t>
      </w:r>
    </w:p>
    <w:p w14:paraId="5E8D8CD9" w14:textId="77777777" w:rsidR="00107055" w:rsidRPr="00107055" w:rsidRDefault="00107055" w:rsidP="00107055">
      <w:pPr>
        <w:numPr>
          <w:ilvl w:val="0"/>
          <w:numId w:val="294"/>
        </w:numPr>
      </w:pPr>
      <w:r w:rsidRPr="00107055">
        <w:rPr>
          <w:b/>
          <w:bCs/>
        </w:rPr>
        <w:t>Выбор директории установки</w:t>
      </w:r>
    </w:p>
    <w:p w14:paraId="77614E00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lastRenderedPageBreak/>
        <w:t>Предложение стандартного расположения.</w:t>
      </w:r>
    </w:p>
    <w:p w14:paraId="6AFA48CA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Возможность выбора пользовательской директории.</w:t>
      </w:r>
    </w:p>
    <w:p w14:paraId="1EC751B7" w14:textId="77777777" w:rsidR="00107055" w:rsidRPr="00107055" w:rsidRDefault="00107055" w:rsidP="00107055">
      <w:pPr>
        <w:numPr>
          <w:ilvl w:val="0"/>
          <w:numId w:val="294"/>
        </w:numPr>
      </w:pPr>
      <w:r w:rsidRPr="00107055">
        <w:rPr>
          <w:b/>
          <w:bCs/>
        </w:rPr>
        <w:t>Процесс копирования файлов</w:t>
      </w:r>
    </w:p>
    <w:p w14:paraId="5F969559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Распаковка и размещение файлов приложения.</w:t>
      </w:r>
    </w:p>
    <w:p w14:paraId="2EEC5631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Регистрация необходимых записей в системном реестре.</w:t>
      </w:r>
    </w:p>
    <w:p w14:paraId="3BB36DFE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Создание точек восстановления для возможности отката.</w:t>
      </w:r>
    </w:p>
    <w:p w14:paraId="6D8F7B18" w14:textId="77777777" w:rsidR="00107055" w:rsidRPr="00107055" w:rsidRDefault="00107055" w:rsidP="00107055">
      <w:pPr>
        <w:numPr>
          <w:ilvl w:val="0"/>
          <w:numId w:val="294"/>
        </w:numPr>
      </w:pPr>
      <w:r w:rsidRPr="00107055">
        <w:rPr>
          <w:b/>
          <w:bCs/>
        </w:rPr>
        <w:t>Завершение установки</w:t>
      </w:r>
    </w:p>
    <w:p w14:paraId="34722F0C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Предложение запустить приложение немедленно.</w:t>
      </w:r>
    </w:p>
    <w:p w14:paraId="1B83A56B" w14:textId="77777777" w:rsidR="00107055" w:rsidRPr="00107055" w:rsidRDefault="00107055" w:rsidP="00107055">
      <w:pPr>
        <w:numPr>
          <w:ilvl w:val="1"/>
          <w:numId w:val="294"/>
        </w:numPr>
      </w:pPr>
      <w:r w:rsidRPr="00107055">
        <w:t>Настройка проверки обновлений при следующем запуске.</w:t>
      </w:r>
    </w:p>
    <w:p w14:paraId="246DCD58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16.4.2 Первый запуск: диагностика окружения</w:t>
      </w:r>
    </w:p>
    <w:p w14:paraId="236B69C9" w14:textId="77777777" w:rsidR="00107055" w:rsidRPr="00107055" w:rsidRDefault="00107055" w:rsidP="00107055">
      <w:r w:rsidRPr="00107055">
        <w:t>При первом запуске приложение выполняет комплексную проверку окружения для обеспечения оптимальной работы:</w:t>
      </w:r>
    </w:p>
    <w:p w14:paraId="6AC5FC10" w14:textId="77777777" w:rsidR="00107055" w:rsidRPr="00107055" w:rsidRDefault="00107055" w:rsidP="00107055">
      <w:r w:rsidRPr="00107055">
        <w:rPr>
          <w:b/>
          <w:bCs/>
        </w:rPr>
        <w:t>Проверка операционной системы</w:t>
      </w:r>
    </w:p>
    <w:p w14:paraId="4863ECEB" w14:textId="77777777" w:rsidR="00107055" w:rsidRPr="00107055" w:rsidRDefault="00107055" w:rsidP="00107055">
      <w:pPr>
        <w:numPr>
          <w:ilvl w:val="0"/>
          <w:numId w:val="295"/>
        </w:numPr>
      </w:pPr>
      <w:r w:rsidRPr="00107055">
        <w:t>Подтверждение совместимости версии операционной системы.</w:t>
      </w:r>
    </w:p>
    <w:p w14:paraId="3C84DDFF" w14:textId="77777777" w:rsidR="00107055" w:rsidRPr="00107055" w:rsidRDefault="00107055" w:rsidP="00107055">
      <w:pPr>
        <w:numPr>
          <w:ilvl w:val="0"/>
          <w:numId w:val="295"/>
        </w:numPr>
      </w:pPr>
      <w:r w:rsidRPr="00107055">
        <w:t>Проверка наличия необходимых обновлений безопасности.</w:t>
      </w:r>
    </w:p>
    <w:p w14:paraId="50454552" w14:textId="77777777" w:rsidR="00107055" w:rsidRPr="00107055" w:rsidRDefault="00107055" w:rsidP="00107055">
      <w:r w:rsidRPr="00107055">
        <w:rPr>
          <w:b/>
          <w:bCs/>
        </w:rPr>
        <w:t>Проверка прав доступа</w:t>
      </w:r>
    </w:p>
    <w:p w14:paraId="0C8131C9" w14:textId="77777777" w:rsidR="00107055" w:rsidRPr="00107055" w:rsidRDefault="00107055" w:rsidP="00107055">
      <w:pPr>
        <w:numPr>
          <w:ilvl w:val="0"/>
          <w:numId w:val="296"/>
        </w:numPr>
      </w:pPr>
      <w:r w:rsidRPr="00107055">
        <w:t>Тестирование возможности записи в директорию данных приложения.</w:t>
      </w:r>
    </w:p>
    <w:p w14:paraId="535F9B13" w14:textId="77777777" w:rsidR="00107055" w:rsidRPr="00107055" w:rsidRDefault="00107055" w:rsidP="00107055">
      <w:pPr>
        <w:numPr>
          <w:ilvl w:val="0"/>
          <w:numId w:val="296"/>
        </w:numPr>
      </w:pPr>
      <w:r w:rsidRPr="00107055">
        <w:t>Проверка доступа к системным ресурсам, необходимым для работы.</w:t>
      </w:r>
    </w:p>
    <w:p w14:paraId="15CD0471" w14:textId="77777777" w:rsidR="00107055" w:rsidRPr="00107055" w:rsidRDefault="00107055" w:rsidP="00107055">
      <w:r w:rsidRPr="00107055">
        <w:rPr>
          <w:b/>
          <w:bCs/>
        </w:rPr>
        <w:t>Проверка сетевой доступности</w:t>
      </w:r>
    </w:p>
    <w:p w14:paraId="75302309" w14:textId="77777777" w:rsidR="00107055" w:rsidRPr="00107055" w:rsidRDefault="00107055" w:rsidP="00107055">
      <w:pPr>
        <w:numPr>
          <w:ilvl w:val="0"/>
          <w:numId w:val="297"/>
        </w:numPr>
      </w:pPr>
      <w:r w:rsidRPr="00107055">
        <w:t>Определение наличия подключения к интернету для функций синхронизации.</w:t>
      </w:r>
    </w:p>
    <w:p w14:paraId="52BD151E" w14:textId="77777777" w:rsidR="00107055" w:rsidRPr="00107055" w:rsidRDefault="00107055" w:rsidP="00107055">
      <w:pPr>
        <w:numPr>
          <w:ilvl w:val="0"/>
          <w:numId w:val="297"/>
        </w:numPr>
      </w:pPr>
      <w:r w:rsidRPr="00107055">
        <w:t>Настройка работы в офлайн-режиме при отсутствии соединения.</w:t>
      </w:r>
    </w:p>
    <w:p w14:paraId="3ADFFBB0" w14:textId="77777777" w:rsidR="00107055" w:rsidRPr="00107055" w:rsidRDefault="00107055" w:rsidP="00107055">
      <w:r w:rsidRPr="00107055">
        <w:rPr>
          <w:b/>
          <w:bCs/>
        </w:rPr>
        <w:t>Проверка дискового пространства</w:t>
      </w:r>
    </w:p>
    <w:p w14:paraId="3DC755F8" w14:textId="77777777" w:rsidR="00107055" w:rsidRPr="00107055" w:rsidRDefault="00107055" w:rsidP="00107055">
      <w:pPr>
        <w:numPr>
          <w:ilvl w:val="0"/>
          <w:numId w:val="298"/>
        </w:numPr>
      </w:pPr>
      <w:r w:rsidRPr="00107055">
        <w:t>Оценка доступного места для кэша и временных файлов.</w:t>
      </w:r>
    </w:p>
    <w:p w14:paraId="2339EC6D" w14:textId="77777777" w:rsidR="00107055" w:rsidRPr="00107055" w:rsidRDefault="00107055" w:rsidP="00107055">
      <w:pPr>
        <w:numPr>
          <w:ilvl w:val="0"/>
          <w:numId w:val="298"/>
        </w:numPr>
      </w:pPr>
      <w:r w:rsidRPr="00107055">
        <w:t>Предупреждение пользователя при недостатке свободного пространства.</w:t>
      </w:r>
    </w:p>
    <w:p w14:paraId="002FE991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16.4.3 Обработка ошибок установки</w:t>
      </w:r>
    </w:p>
    <w:p w14:paraId="49201C98" w14:textId="77777777" w:rsidR="00107055" w:rsidRPr="00107055" w:rsidRDefault="00107055" w:rsidP="00107055">
      <w:r w:rsidRPr="00107055">
        <w:t>Система предусматривает чёткие сценарии реагирования на типовые ошибки установки: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2047"/>
        <w:gridCol w:w="2520"/>
        <w:gridCol w:w="2755"/>
      </w:tblGrid>
      <w:tr w:rsidR="00107055" w:rsidRPr="00107055" w14:paraId="1377D326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FF5C08B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lastRenderedPageBreak/>
              <w:t>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1E88E1B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Вероятная причина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1A07428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Автоматическое решение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394EDE9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Действие пользователя</w:t>
            </w:r>
          </w:p>
        </w:tc>
      </w:tr>
      <w:tr w:rsidR="00107055" w:rsidRPr="00107055" w14:paraId="576969C1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EC0190" w14:textId="77777777" w:rsidR="00107055" w:rsidRPr="00107055" w:rsidRDefault="00107055" w:rsidP="00107055">
            <w:r w:rsidRPr="00107055">
              <w:t>Отказ в доступе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704EA52" w14:textId="77777777" w:rsidR="00107055" w:rsidRPr="00107055" w:rsidRDefault="00107055" w:rsidP="00107055">
            <w:r w:rsidRPr="00107055">
              <w:t>Недостаточные права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9E331D" w14:textId="77777777" w:rsidR="00107055" w:rsidRPr="00107055" w:rsidRDefault="00107055" w:rsidP="00107055">
            <w:r w:rsidRPr="00107055">
              <w:t>Предложить установку для текущего пользователя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A1BCBE2" w14:textId="77777777" w:rsidR="00107055" w:rsidRPr="00107055" w:rsidRDefault="00107055" w:rsidP="00107055">
            <w:r w:rsidRPr="00107055">
              <w:t>Запустить установщик с повышенными правами</w:t>
            </w:r>
          </w:p>
        </w:tc>
      </w:tr>
      <w:tr w:rsidR="00107055" w:rsidRPr="00107055" w14:paraId="034D66C2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0AE3FD" w14:textId="77777777" w:rsidR="00107055" w:rsidRPr="00107055" w:rsidRDefault="00107055" w:rsidP="00107055">
            <w:r w:rsidRPr="00107055">
              <w:t>Недостаточно места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D91056" w14:textId="77777777" w:rsidR="00107055" w:rsidRPr="00107055" w:rsidRDefault="00107055" w:rsidP="00107055">
            <w:r w:rsidRPr="00107055">
              <w:t>Переполнение целевого диска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054B2A0" w14:textId="77777777" w:rsidR="00107055" w:rsidRPr="00107055" w:rsidRDefault="00107055" w:rsidP="00107055">
            <w:r w:rsidRPr="00107055">
              <w:t>Предложить альтернативную директорию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C556696" w14:textId="77777777" w:rsidR="00107055" w:rsidRPr="00107055" w:rsidRDefault="00107055" w:rsidP="00107055">
            <w:r w:rsidRPr="00107055">
              <w:t>Освободить дисковое пространство</w:t>
            </w:r>
          </w:p>
        </w:tc>
      </w:tr>
      <w:tr w:rsidR="00107055" w:rsidRPr="00107055" w14:paraId="11A06F7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6BCF4E" w14:textId="77777777" w:rsidR="00107055" w:rsidRPr="00107055" w:rsidRDefault="00107055" w:rsidP="00107055">
            <w:r w:rsidRPr="00107055">
              <w:t>Повреждение установщика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1FCD156" w14:textId="77777777" w:rsidR="00107055" w:rsidRPr="00107055" w:rsidRDefault="00107055" w:rsidP="00107055">
            <w:r w:rsidRPr="00107055">
              <w:t>Ошибка загрузки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F78D3C" w14:textId="77777777" w:rsidR="00107055" w:rsidRPr="00107055" w:rsidRDefault="00107055" w:rsidP="00107055">
            <w:r w:rsidRPr="00107055">
              <w:t>Предложить повторную загрузку с проверкой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5F20B17" w14:textId="77777777" w:rsidR="00107055" w:rsidRPr="00107055" w:rsidRDefault="00107055" w:rsidP="00107055">
            <w:r w:rsidRPr="00107055">
              <w:t>Скачать установщик заново с официального источника</w:t>
            </w:r>
          </w:p>
        </w:tc>
      </w:tr>
      <w:tr w:rsidR="00107055" w:rsidRPr="00107055" w14:paraId="154CC91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E0D03E" w14:textId="77777777" w:rsidR="00107055" w:rsidRPr="00107055" w:rsidRDefault="00107055" w:rsidP="00107055">
            <w:r w:rsidRPr="00107055">
              <w:t>Устаревшая операционная 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A1B437" w14:textId="77777777" w:rsidR="00107055" w:rsidRPr="00107055" w:rsidRDefault="00107055" w:rsidP="00107055">
            <w:r w:rsidRPr="00107055">
              <w:t>Несоответствие требованиям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8B65B6" w14:textId="77777777" w:rsidR="00107055" w:rsidRPr="00107055" w:rsidRDefault="00107055" w:rsidP="00107055">
            <w:r w:rsidRPr="00107055">
              <w:t>Показать инструкцию по обновлению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9C9FF1D" w14:textId="77777777" w:rsidR="00107055" w:rsidRPr="00107055" w:rsidRDefault="00107055" w:rsidP="00107055">
            <w:r w:rsidRPr="00107055">
              <w:t>Обновить операционную систему или использовать портативную версию</w:t>
            </w:r>
          </w:p>
        </w:tc>
      </w:tr>
      <w:tr w:rsidR="00107055" w:rsidRPr="00107055" w14:paraId="07ED223A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DCB2AC2" w14:textId="77777777" w:rsidR="00107055" w:rsidRPr="00107055" w:rsidRDefault="00107055" w:rsidP="00107055">
            <w:r w:rsidRPr="00107055">
              <w:t>Блокировка антивирусом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6341F2E" w14:textId="77777777" w:rsidR="00107055" w:rsidRPr="00107055" w:rsidRDefault="00107055" w:rsidP="00107055">
            <w:r w:rsidRPr="00107055">
              <w:t>Ложное срабатывание защиты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89D053A" w14:textId="77777777" w:rsidR="00107055" w:rsidRPr="00107055" w:rsidRDefault="00107055" w:rsidP="00107055">
            <w:r w:rsidRPr="00107055">
              <w:t>Предложить добавить в исключения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ADE2990" w14:textId="77777777" w:rsidR="00107055" w:rsidRPr="00107055" w:rsidRDefault="00107055" w:rsidP="00107055">
            <w:r w:rsidRPr="00107055">
              <w:t>Временно отключить защиту или добавить в доверенные</w:t>
            </w:r>
          </w:p>
        </w:tc>
      </w:tr>
    </w:tbl>
    <w:p w14:paraId="2F46C54A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16.5 Механизм авто-обновления</w:t>
      </w:r>
    </w:p>
    <w:p w14:paraId="490B86E4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16.5.1 Жизненный цикл обновления</w:t>
      </w:r>
    </w:p>
    <w:p w14:paraId="5A42BEF4" w14:textId="77777777" w:rsidR="00107055" w:rsidRPr="00107055" w:rsidRDefault="00107055" w:rsidP="00107055">
      <w:r w:rsidRPr="00107055">
        <w:t>Процесс обновления следует детерминированному сценарию, обеспечивающему предсказуемость и надёжность:</w:t>
      </w:r>
    </w:p>
    <w:p w14:paraId="4DA48695" w14:textId="77777777" w:rsidR="00107055" w:rsidRPr="00107055" w:rsidRDefault="00107055" w:rsidP="00107055">
      <w:pPr>
        <w:numPr>
          <w:ilvl w:val="0"/>
          <w:numId w:val="299"/>
        </w:numPr>
      </w:pPr>
      <w:r w:rsidRPr="00107055">
        <w:rPr>
          <w:b/>
          <w:bCs/>
        </w:rPr>
        <w:t>Инициация проверки</w:t>
      </w:r>
    </w:p>
    <w:p w14:paraId="3BCBEA34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Приложение запрашивает информацию о доступных обновлениях.</w:t>
      </w:r>
    </w:p>
    <w:p w14:paraId="18E4B232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Сервер возвращает манифест с метаданными последней версии.</w:t>
      </w:r>
    </w:p>
    <w:p w14:paraId="1894F1D2" w14:textId="77777777" w:rsidR="00107055" w:rsidRPr="00107055" w:rsidRDefault="00107055" w:rsidP="00107055">
      <w:pPr>
        <w:numPr>
          <w:ilvl w:val="0"/>
          <w:numId w:val="299"/>
        </w:numPr>
      </w:pPr>
      <w:r w:rsidRPr="00107055">
        <w:rPr>
          <w:b/>
          <w:bCs/>
        </w:rPr>
        <w:t>Анализ и уведомление</w:t>
      </w:r>
    </w:p>
    <w:p w14:paraId="250DCDF9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Приложение сравнивает версии и определяет необходимость обновления.</w:t>
      </w:r>
    </w:p>
    <w:p w14:paraId="1DA38447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Пользователь получает ненавязчивое уведомление о доступном обновлении.</w:t>
      </w:r>
    </w:p>
    <w:p w14:paraId="251661D3" w14:textId="77777777" w:rsidR="00107055" w:rsidRPr="00107055" w:rsidRDefault="00107055" w:rsidP="00107055">
      <w:pPr>
        <w:numPr>
          <w:ilvl w:val="0"/>
          <w:numId w:val="299"/>
        </w:numPr>
      </w:pPr>
      <w:r w:rsidRPr="00107055">
        <w:rPr>
          <w:b/>
          <w:bCs/>
        </w:rPr>
        <w:t>Загрузка в фоне</w:t>
      </w:r>
    </w:p>
    <w:p w14:paraId="66B3A0CF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При согласии пользователя начинается фоновая загрузка установщика.</w:t>
      </w:r>
    </w:p>
    <w:p w14:paraId="142D1824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Прогресс загрузки отображается в строке состояния без прерывания работы.</w:t>
      </w:r>
    </w:p>
    <w:p w14:paraId="2103E8FC" w14:textId="77777777" w:rsidR="00107055" w:rsidRPr="00107055" w:rsidRDefault="00107055" w:rsidP="00107055">
      <w:pPr>
        <w:numPr>
          <w:ilvl w:val="0"/>
          <w:numId w:val="299"/>
        </w:numPr>
      </w:pPr>
      <w:r w:rsidRPr="00107055">
        <w:rPr>
          <w:b/>
          <w:bCs/>
        </w:rPr>
        <w:lastRenderedPageBreak/>
        <w:t>Валидация и подготовка</w:t>
      </w:r>
    </w:p>
    <w:p w14:paraId="2E0DBF19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После завершения загрузки выполняется проверка целостности и подлинности.</w:t>
      </w:r>
    </w:p>
    <w:p w14:paraId="6068FAB8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Установщик подготавливается к запуску при следующем старте приложения.</w:t>
      </w:r>
    </w:p>
    <w:p w14:paraId="3667607A" w14:textId="77777777" w:rsidR="00107055" w:rsidRPr="00107055" w:rsidRDefault="00107055" w:rsidP="00107055">
      <w:pPr>
        <w:numPr>
          <w:ilvl w:val="0"/>
          <w:numId w:val="299"/>
        </w:numPr>
      </w:pPr>
      <w:r w:rsidRPr="00107055">
        <w:rPr>
          <w:b/>
          <w:bCs/>
        </w:rPr>
        <w:t>Установка при перезапуске</w:t>
      </w:r>
    </w:p>
    <w:p w14:paraId="36ECF6EC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При следующем запуске приложение инициирует процесс установки.</w:t>
      </w:r>
    </w:p>
    <w:p w14:paraId="3BC983F7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Пользовательские данные и настройки сохраняются и переносятся в новую версию.</w:t>
      </w:r>
    </w:p>
    <w:p w14:paraId="3CD87877" w14:textId="77777777" w:rsidR="00107055" w:rsidRPr="00107055" w:rsidRDefault="00107055" w:rsidP="00107055">
      <w:pPr>
        <w:numPr>
          <w:ilvl w:val="0"/>
          <w:numId w:val="299"/>
        </w:numPr>
      </w:pPr>
      <w:r w:rsidRPr="00107055">
        <w:rPr>
          <w:b/>
          <w:bCs/>
        </w:rPr>
        <w:t>Завершение и отчёт</w:t>
      </w:r>
    </w:p>
    <w:p w14:paraId="57924FFC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После успешной установки приложение запускается в новой версии.</w:t>
      </w:r>
    </w:p>
    <w:p w14:paraId="23135FD3" w14:textId="77777777" w:rsidR="00107055" w:rsidRPr="00107055" w:rsidRDefault="00107055" w:rsidP="00107055">
      <w:pPr>
        <w:numPr>
          <w:ilvl w:val="1"/>
          <w:numId w:val="299"/>
        </w:numPr>
      </w:pPr>
      <w:r w:rsidRPr="00107055">
        <w:t>Пользователь получает краткий отчёт о завершённом обновлении.</w:t>
      </w:r>
    </w:p>
    <w:p w14:paraId="394FDCFF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16.5.2 Пользовательский интерфейс обновления</w:t>
      </w:r>
    </w:p>
    <w:p w14:paraId="47DDF715" w14:textId="77777777" w:rsidR="00107055" w:rsidRPr="00107055" w:rsidRDefault="00107055" w:rsidP="00107055">
      <w:r w:rsidRPr="00107055">
        <w:t>Интерфейс обновления разработан с фокусом на ясность и контроль пользователя:</w:t>
      </w:r>
    </w:p>
    <w:p w14:paraId="295CAF4E" w14:textId="77777777" w:rsidR="00107055" w:rsidRPr="00107055" w:rsidRDefault="00107055" w:rsidP="00107055">
      <w:r w:rsidRPr="00107055">
        <w:rPr>
          <w:b/>
          <w:bCs/>
        </w:rPr>
        <w:t>Диалог доступного обновления</w:t>
      </w:r>
    </w:p>
    <w:p w14:paraId="63BE1289" w14:textId="77777777" w:rsidR="00107055" w:rsidRPr="00107055" w:rsidRDefault="00107055" w:rsidP="00107055">
      <w:pPr>
        <w:numPr>
          <w:ilvl w:val="0"/>
          <w:numId w:val="300"/>
        </w:numPr>
      </w:pPr>
      <w:r w:rsidRPr="00107055">
        <w:t>Отображает номер текущей и доступной версии.</w:t>
      </w:r>
    </w:p>
    <w:p w14:paraId="0DD9EB63" w14:textId="77777777" w:rsidR="00107055" w:rsidRPr="00107055" w:rsidRDefault="00107055" w:rsidP="00107055">
      <w:pPr>
        <w:numPr>
          <w:ilvl w:val="0"/>
          <w:numId w:val="300"/>
        </w:numPr>
      </w:pPr>
      <w:r w:rsidRPr="00107055">
        <w:t>Предоставляет краткий список ключевых изменений.</w:t>
      </w:r>
    </w:p>
    <w:p w14:paraId="7C27F1BA" w14:textId="77777777" w:rsidR="00107055" w:rsidRPr="00107055" w:rsidRDefault="00107055" w:rsidP="00107055">
      <w:pPr>
        <w:numPr>
          <w:ilvl w:val="0"/>
          <w:numId w:val="300"/>
        </w:numPr>
      </w:pPr>
      <w:r w:rsidRPr="00107055">
        <w:t>Предлагает варианты действий: обновить сейчас, напомнить позже, пропустить версию.</w:t>
      </w:r>
    </w:p>
    <w:p w14:paraId="237178B0" w14:textId="77777777" w:rsidR="00107055" w:rsidRPr="00107055" w:rsidRDefault="00107055" w:rsidP="00107055">
      <w:r w:rsidRPr="00107055">
        <w:rPr>
          <w:b/>
          <w:bCs/>
        </w:rPr>
        <w:t>Индикатор прогресса</w:t>
      </w:r>
    </w:p>
    <w:p w14:paraId="532FC530" w14:textId="77777777" w:rsidR="00107055" w:rsidRPr="00107055" w:rsidRDefault="00107055" w:rsidP="00107055">
      <w:pPr>
        <w:numPr>
          <w:ilvl w:val="0"/>
          <w:numId w:val="301"/>
        </w:numPr>
      </w:pPr>
      <w:r w:rsidRPr="00107055">
        <w:t>Отображается в строке состояния при фоновой загрузке.</w:t>
      </w:r>
    </w:p>
    <w:p w14:paraId="6AACA6B0" w14:textId="77777777" w:rsidR="00107055" w:rsidRPr="00107055" w:rsidRDefault="00107055" w:rsidP="00107055">
      <w:pPr>
        <w:numPr>
          <w:ilvl w:val="0"/>
          <w:numId w:val="301"/>
        </w:numPr>
      </w:pPr>
      <w:r w:rsidRPr="00107055">
        <w:t>Показывает процент завершения и предполагаемое время.</w:t>
      </w:r>
    </w:p>
    <w:p w14:paraId="7C83AF7C" w14:textId="77777777" w:rsidR="00107055" w:rsidRPr="00107055" w:rsidRDefault="00107055" w:rsidP="00107055">
      <w:pPr>
        <w:numPr>
          <w:ilvl w:val="0"/>
          <w:numId w:val="301"/>
        </w:numPr>
      </w:pPr>
      <w:r w:rsidRPr="00107055">
        <w:t>Предоставляет возможность приостановить или отменить загрузку.</w:t>
      </w:r>
    </w:p>
    <w:p w14:paraId="62F02A6C" w14:textId="77777777" w:rsidR="00107055" w:rsidRPr="00107055" w:rsidRDefault="00107055" w:rsidP="00107055">
      <w:r w:rsidRPr="00107055">
        <w:rPr>
          <w:b/>
          <w:bCs/>
        </w:rPr>
        <w:t>Экран завершения обновления</w:t>
      </w:r>
    </w:p>
    <w:p w14:paraId="32984D2C" w14:textId="77777777" w:rsidR="00107055" w:rsidRPr="00107055" w:rsidRDefault="00107055" w:rsidP="00107055">
      <w:pPr>
        <w:numPr>
          <w:ilvl w:val="0"/>
          <w:numId w:val="302"/>
        </w:numPr>
      </w:pPr>
      <w:r w:rsidRPr="00107055">
        <w:t>Подтверждает успешную установку новой версии.</w:t>
      </w:r>
    </w:p>
    <w:p w14:paraId="17D565F5" w14:textId="77777777" w:rsidR="00107055" w:rsidRPr="00107055" w:rsidRDefault="00107055" w:rsidP="00107055">
      <w:pPr>
        <w:numPr>
          <w:ilvl w:val="0"/>
          <w:numId w:val="302"/>
        </w:numPr>
      </w:pPr>
      <w:r w:rsidRPr="00107055">
        <w:t>Предлагает ознакомиться с полным списком изменений.</w:t>
      </w:r>
    </w:p>
    <w:p w14:paraId="70B51ABA" w14:textId="77777777" w:rsidR="00107055" w:rsidRPr="00107055" w:rsidRDefault="00107055" w:rsidP="00107055">
      <w:pPr>
        <w:numPr>
          <w:ilvl w:val="0"/>
          <w:numId w:val="302"/>
        </w:numPr>
      </w:pPr>
      <w:r w:rsidRPr="00107055">
        <w:t>Предоставляет доступ к настройкам для управления будущими обновлениями.</w:t>
      </w:r>
    </w:p>
    <w:p w14:paraId="6ECF50A5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16.5.3 Управление пользовательскими предпочтениями</w:t>
      </w:r>
    </w:p>
    <w:p w14:paraId="2255CC8B" w14:textId="77777777" w:rsidR="00107055" w:rsidRPr="00107055" w:rsidRDefault="00107055" w:rsidP="00107055">
      <w:r w:rsidRPr="00107055">
        <w:t>Пользователь имеет полный контроль над процессом обновлений через настройки приложения:</w:t>
      </w:r>
    </w:p>
    <w:p w14:paraId="5094BB0D" w14:textId="77777777" w:rsidR="00107055" w:rsidRPr="00107055" w:rsidRDefault="00107055" w:rsidP="00107055">
      <w:r w:rsidRPr="00107055">
        <w:rPr>
          <w:b/>
          <w:bCs/>
        </w:rPr>
        <w:t>Настройка канала обновлений</w:t>
      </w:r>
    </w:p>
    <w:p w14:paraId="74D8B14B" w14:textId="77777777" w:rsidR="00107055" w:rsidRPr="00107055" w:rsidRDefault="00107055" w:rsidP="00107055">
      <w:pPr>
        <w:numPr>
          <w:ilvl w:val="0"/>
          <w:numId w:val="303"/>
        </w:numPr>
      </w:pPr>
      <w:r w:rsidRPr="00107055">
        <w:lastRenderedPageBreak/>
        <w:t xml:space="preserve">Выбор между стабильным, бета и </w:t>
      </w:r>
      <w:proofErr w:type="spellStart"/>
      <w:r w:rsidRPr="00107055">
        <w:t>разработческим</w:t>
      </w:r>
      <w:proofErr w:type="spellEnd"/>
      <w:r w:rsidRPr="00107055">
        <w:t xml:space="preserve"> каналами.</w:t>
      </w:r>
    </w:p>
    <w:p w14:paraId="381686B4" w14:textId="77777777" w:rsidR="00107055" w:rsidRPr="00107055" w:rsidRDefault="00107055" w:rsidP="00107055">
      <w:pPr>
        <w:numPr>
          <w:ilvl w:val="0"/>
          <w:numId w:val="303"/>
        </w:numPr>
      </w:pPr>
      <w:r w:rsidRPr="00107055">
        <w:t>Чёткое описание характеристик и рисков каждого канала.</w:t>
      </w:r>
    </w:p>
    <w:p w14:paraId="533A75FD" w14:textId="77777777" w:rsidR="00107055" w:rsidRPr="00107055" w:rsidRDefault="00107055" w:rsidP="00107055">
      <w:r w:rsidRPr="00107055">
        <w:rPr>
          <w:b/>
          <w:bCs/>
        </w:rPr>
        <w:t>Настройка частоты проверки</w:t>
      </w:r>
    </w:p>
    <w:p w14:paraId="04CD5982" w14:textId="77777777" w:rsidR="00107055" w:rsidRPr="00107055" w:rsidRDefault="00107055" w:rsidP="00107055">
      <w:pPr>
        <w:numPr>
          <w:ilvl w:val="0"/>
          <w:numId w:val="304"/>
        </w:numPr>
      </w:pPr>
      <w:r w:rsidRPr="00107055">
        <w:t>Варианты: при запуске, ежедневно, еженедельно, вручную.</w:t>
      </w:r>
    </w:p>
    <w:p w14:paraId="54EF8799" w14:textId="77777777" w:rsidR="00107055" w:rsidRPr="00107055" w:rsidRDefault="00107055" w:rsidP="00107055">
      <w:pPr>
        <w:numPr>
          <w:ilvl w:val="0"/>
          <w:numId w:val="304"/>
        </w:numPr>
      </w:pPr>
      <w:r w:rsidRPr="00107055">
        <w:t>Возможность полного отключения автоматической проверки.</w:t>
      </w:r>
    </w:p>
    <w:p w14:paraId="0431DB57" w14:textId="77777777" w:rsidR="00107055" w:rsidRPr="00107055" w:rsidRDefault="00107055" w:rsidP="00107055">
      <w:r w:rsidRPr="00107055">
        <w:rPr>
          <w:b/>
          <w:bCs/>
        </w:rPr>
        <w:t>Управление уведомлениями</w:t>
      </w:r>
    </w:p>
    <w:p w14:paraId="07B85B85" w14:textId="77777777" w:rsidR="00107055" w:rsidRPr="00107055" w:rsidRDefault="00107055" w:rsidP="00107055">
      <w:pPr>
        <w:numPr>
          <w:ilvl w:val="0"/>
          <w:numId w:val="305"/>
        </w:numPr>
      </w:pPr>
      <w:r w:rsidRPr="00107055">
        <w:t>Настройка типа уведомлений: полные, краткие, только критические.</w:t>
      </w:r>
    </w:p>
    <w:p w14:paraId="469BB8A9" w14:textId="77777777" w:rsidR="00107055" w:rsidRPr="00107055" w:rsidRDefault="00107055" w:rsidP="00107055">
      <w:pPr>
        <w:numPr>
          <w:ilvl w:val="0"/>
          <w:numId w:val="305"/>
        </w:numPr>
      </w:pPr>
      <w:r w:rsidRPr="00107055">
        <w:t>Возможность отключения звуковых и визуальных уведомлений.</w:t>
      </w:r>
    </w:p>
    <w:p w14:paraId="5F07FFD6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16.6 Сборка и подпись приложения</w:t>
      </w:r>
    </w:p>
    <w:p w14:paraId="50EEA9C8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16.6.1 Конвейер сборки</w:t>
      </w:r>
    </w:p>
    <w:p w14:paraId="6EF42CDA" w14:textId="77777777" w:rsidR="00107055" w:rsidRPr="00107055" w:rsidRDefault="00107055" w:rsidP="00107055">
      <w:r w:rsidRPr="00107055">
        <w:t>Процесс сборки приложения автоматизирован и включает следующие этапы:</w:t>
      </w:r>
    </w:p>
    <w:p w14:paraId="2869A72D" w14:textId="77777777" w:rsidR="00107055" w:rsidRPr="00107055" w:rsidRDefault="00107055" w:rsidP="00107055">
      <w:pPr>
        <w:numPr>
          <w:ilvl w:val="0"/>
          <w:numId w:val="306"/>
        </w:numPr>
      </w:pPr>
      <w:r w:rsidRPr="00107055">
        <w:rPr>
          <w:b/>
          <w:bCs/>
        </w:rPr>
        <w:t>Подготовка окружения</w:t>
      </w:r>
    </w:p>
    <w:p w14:paraId="783F261D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Настройка среды разработки с необходимыми зависимостями.</w:t>
      </w:r>
    </w:p>
    <w:p w14:paraId="29A60C4A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Проверка версий инструментов и библиотек.</w:t>
      </w:r>
    </w:p>
    <w:p w14:paraId="62324022" w14:textId="77777777" w:rsidR="00107055" w:rsidRPr="00107055" w:rsidRDefault="00107055" w:rsidP="00107055">
      <w:pPr>
        <w:numPr>
          <w:ilvl w:val="0"/>
          <w:numId w:val="306"/>
        </w:numPr>
      </w:pPr>
      <w:r w:rsidRPr="00107055">
        <w:rPr>
          <w:b/>
          <w:bCs/>
        </w:rPr>
        <w:t>Статический анализ кода</w:t>
      </w:r>
    </w:p>
    <w:p w14:paraId="3CD33C9B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Проверка соответствия стандартам кодирования.</w:t>
      </w:r>
    </w:p>
    <w:p w14:paraId="0EC8E180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Выявление потенциальных уязвимостей и ошибок.</w:t>
      </w:r>
    </w:p>
    <w:p w14:paraId="4B7FA126" w14:textId="77777777" w:rsidR="00107055" w:rsidRPr="00107055" w:rsidRDefault="00107055" w:rsidP="00107055">
      <w:pPr>
        <w:numPr>
          <w:ilvl w:val="0"/>
          <w:numId w:val="306"/>
        </w:numPr>
      </w:pPr>
      <w:r w:rsidRPr="00107055">
        <w:rPr>
          <w:b/>
          <w:bCs/>
        </w:rPr>
        <w:t>Запуск тестов</w:t>
      </w:r>
    </w:p>
    <w:p w14:paraId="7A560ABD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Выполнение модульных, интеграционных и пользовательских тестов.</w:t>
      </w:r>
    </w:p>
    <w:p w14:paraId="51E6EFFE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Генерация отчётов о покрытии кода и качестве.</w:t>
      </w:r>
    </w:p>
    <w:p w14:paraId="2391BC84" w14:textId="77777777" w:rsidR="00107055" w:rsidRPr="00107055" w:rsidRDefault="00107055" w:rsidP="00107055">
      <w:pPr>
        <w:numPr>
          <w:ilvl w:val="0"/>
          <w:numId w:val="306"/>
        </w:numPr>
      </w:pPr>
      <w:r w:rsidRPr="00107055">
        <w:rPr>
          <w:b/>
          <w:bCs/>
        </w:rPr>
        <w:t>Сборка артефактов</w:t>
      </w:r>
    </w:p>
    <w:p w14:paraId="28F9D43E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Компиляция приложения для целевой платформы.</w:t>
      </w:r>
    </w:p>
    <w:p w14:paraId="13502285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Оптимизация размера и производительности финальной сборки.</w:t>
      </w:r>
    </w:p>
    <w:p w14:paraId="0449138C" w14:textId="77777777" w:rsidR="00107055" w:rsidRPr="00107055" w:rsidRDefault="00107055" w:rsidP="00107055">
      <w:pPr>
        <w:numPr>
          <w:ilvl w:val="0"/>
          <w:numId w:val="306"/>
        </w:numPr>
      </w:pPr>
      <w:r w:rsidRPr="00107055">
        <w:rPr>
          <w:b/>
          <w:bCs/>
        </w:rPr>
        <w:t>Подпись и упаковка</w:t>
      </w:r>
    </w:p>
    <w:p w14:paraId="027FA36D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Цифровая подпись исполняемых файлов.</w:t>
      </w:r>
    </w:p>
    <w:p w14:paraId="75AD3D99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Создание установщика с необходимыми метаданными.</w:t>
      </w:r>
    </w:p>
    <w:p w14:paraId="12210ED9" w14:textId="77777777" w:rsidR="00107055" w:rsidRPr="00107055" w:rsidRDefault="00107055" w:rsidP="00107055">
      <w:pPr>
        <w:numPr>
          <w:ilvl w:val="0"/>
          <w:numId w:val="306"/>
        </w:numPr>
      </w:pPr>
      <w:r w:rsidRPr="00107055">
        <w:rPr>
          <w:b/>
          <w:bCs/>
        </w:rPr>
        <w:t>Публикация</w:t>
      </w:r>
    </w:p>
    <w:p w14:paraId="19435368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Загрузка артефактов в систему распространения.</w:t>
      </w:r>
    </w:p>
    <w:p w14:paraId="46E37594" w14:textId="77777777" w:rsidR="00107055" w:rsidRPr="00107055" w:rsidRDefault="00107055" w:rsidP="00107055">
      <w:pPr>
        <w:numPr>
          <w:ilvl w:val="1"/>
          <w:numId w:val="306"/>
        </w:numPr>
      </w:pPr>
      <w:r w:rsidRPr="00107055">
        <w:t>Генерация манифеста обновлений и уведомление пользователей.</w:t>
      </w:r>
    </w:p>
    <w:p w14:paraId="1F227C78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lastRenderedPageBreak/>
        <w:t>16.6.2 Оптимизация размера сборки</w:t>
      </w:r>
    </w:p>
    <w:p w14:paraId="090DC8EF" w14:textId="77777777" w:rsidR="00107055" w:rsidRPr="00107055" w:rsidRDefault="00107055" w:rsidP="00107055">
      <w:r w:rsidRPr="00107055">
        <w:t>Для обеспечения быстрой загрузки и установки применяются следующие методы оптимизации:</w:t>
      </w:r>
    </w:p>
    <w:p w14:paraId="70E23B48" w14:textId="77777777" w:rsidR="00107055" w:rsidRPr="00107055" w:rsidRDefault="00107055" w:rsidP="00107055">
      <w:r w:rsidRPr="00107055">
        <w:rPr>
          <w:b/>
          <w:bCs/>
        </w:rPr>
        <w:t>Удаление неиспользуемого кода</w:t>
      </w:r>
    </w:p>
    <w:p w14:paraId="32093DC8" w14:textId="77777777" w:rsidR="00107055" w:rsidRPr="00107055" w:rsidRDefault="00107055" w:rsidP="00107055">
      <w:pPr>
        <w:numPr>
          <w:ilvl w:val="0"/>
          <w:numId w:val="307"/>
        </w:numPr>
      </w:pPr>
      <w:r w:rsidRPr="00107055">
        <w:t>Анализ зависимостей и исключение неиспользуемых модулей.</w:t>
      </w:r>
    </w:p>
    <w:p w14:paraId="2793E89D" w14:textId="77777777" w:rsidR="00107055" w:rsidRPr="00107055" w:rsidRDefault="00107055" w:rsidP="00107055">
      <w:pPr>
        <w:numPr>
          <w:ilvl w:val="0"/>
          <w:numId w:val="307"/>
        </w:numPr>
      </w:pPr>
      <w:r w:rsidRPr="00107055">
        <w:t xml:space="preserve">Минимизация и </w:t>
      </w:r>
      <w:proofErr w:type="spellStart"/>
      <w:r w:rsidRPr="00107055">
        <w:t>обфускация</w:t>
      </w:r>
      <w:proofErr w:type="spellEnd"/>
      <w:r w:rsidRPr="00107055">
        <w:t xml:space="preserve"> кода для уменьшения размера.</w:t>
      </w:r>
    </w:p>
    <w:p w14:paraId="704FA965" w14:textId="77777777" w:rsidR="00107055" w:rsidRPr="00107055" w:rsidRDefault="00107055" w:rsidP="00107055">
      <w:r w:rsidRPr="00107055">
        <w:rPr>
          <w:b/>
          <w:bCs/>
        </w:rPr>
        <w:t>Сжатие ресурсов</w:t>
      </w:r>
    </w:p>
    <w:p w14:paraId="3B228A24" w14:textId="77777777" w:rsidR="00107055" w:rsidRPr="00107055" w:rsidRDefault="00107055" w:rsidP="00107055">
      <w:pPr>
        <w:numPr>
          <w:ilvl w:val="0"/>
          <w:numId w:val="308"/>
        </w:numPr>
      </w:pPr>
      <w:r w:rsidRPr="00107055">
        <w:t>Конвертация изображений в современные форматы с эффективным сжатием.</w:t>
      </w:r>
    </w:p>
    <w:p w14:paraId="371A6A0F" w14:textId="77777777" w:rsidR="00107055" w:rsidRPr="00107055" w:rsidRDefault="00107055" w:rsidP="00107055">
      <w:pPr>
        <w:numPr>
          <w:ilvl w:val="0"/>
          <w:numId w:val="308"/>
        </w:numPr>
      </w:pPr>
      <w:r w:rsidRPr="00107055">
        <w:t>Оптимизация шрифтов и других медиаресурсов.</w:t>
      </w:r>
    </w:p>
    <w:p w14:paraId="0B639945" w14:textId="77777777" w:rsidR="00107055" w:rsidRPr="00107055" w:rsidRDefault="00107055" w:rsidP="00107055">
      <w:r w:rsidRPr="00107055">
        <w:rPr>
          <w:b/>
          <w:bCs/>
        </w:rPr>
        <w:t>Разделение отладочной информации</w:t>
      </w:r>
    </w:p>
    <w:p w14:paraId="06FB9B0D" w14:textId="77777777" w:rsidR="00107055" w:rsidRPr="00107055" w:rsidRDefault="00107055" w:rsidP="00107055">
      <w:pPr>
        <w:numPr>
          <w:ilvl w:val="0"/>
          <w:numId w:val="309"/>
        </w:numPr>
      </w:pPr>
      <w:r w:rsidRPr="00107055">
        <w:t>Вынесение символов отладки в отдельные файлы.</w:t>
      </w:r>
    </w:p>
    <w:p w14:paraId="7D77F0ED" w14:textId="77777777" w:rsidR="00107055" w:rsidRPr="00107055" w:rsidRDefault="00107055" w:rsidP="00107055">
      <w:pPr>
        <w:numPr>
          <w:ilvl w:val="0"/>
          <w:numId w:val="309"/>
        </w:numPr>
      </w:pPr>
      <w:r w:rsidRPr="00107055">
        <w:t>Включение отладочной информации только в специальные сборки.</w:t>
      </w:r>
    </w:p>
    <w:p w14:paraId="7D629E91" w14:textId="77777777" w:rsidR="00107055" w:rsidRPr="00107055" w:rsidRDefault="00107055" w:rsidP="00107055">
      <w:r w:rsidRPr="00107055">
        <w:rPr>
          <w:b/>
          <w:bCs/>
        </w:rPr>
        <w:t>Управление локализациями</w:t>
      </w:r>
    </w:p>
    <w:p w14:paraId="4B6A2539" w14:textId="77777777" w:rsidR="00107055" w:rsidRPr="00107055" w:rsidRDefault="00107055" w:rsidP="00107055">
      <w:pPr>
        <w:numPr>
          <w:ilvl w:val="0"/>
          <w:numId w:val="310"/>
        </w:numPr>
      </w:pPr>
      <w:r w:rsidRPr="00107055">
        <w:t>Динамическая загрузка языковых пакетов по необходимости.</w:t>
      </w:r>
    </w:p>
    <w:p w14:paraId="4222E1FC" w14:textId="77777777" w:rsidR="00107055" w:rsidRPr="00107055" w:rsidRDefault="00107055" w:rsidP="00107055">
      <w:pPr>
        <w:numPr>
          <w:ilvl w:val="0"/>
          <w:numId w:val="310"/>
        </w:numPr>
      </w:pPr>
      <w:r w:rsidRPr="00107055">
        <w:t>Сжатие файлов локализации без потери читаемости.</w:t>
      </w:r>
    </w:p>
    <w:p w14:paraId="4F445810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16.6.3 Подпись кода</w:t>
      </w:r>
    </w:p>
    <w:p w14:paraId="0BF33DA6" w14:textId="77777777" w:rsidR="00107055" w:rsidRPr="00107055" w:rsidRDefault="00107055" w:rsidP="00107055">
      <w:r w:rsidRPr="00107055">
        <w:t>Цифровая подпись исполняемых файлов обеспечивает доверие пользователей и операционной системы:</w:t>
      </w:r>
    </w:p>
    <w:p w14:paraId="0D90C8FF" w14:textId="77777777" w:rsidR="00107055" w:rsidRPr="00107055" w:rsidRDefault="00107055" w:rsidP="00107055">
      <w:r w:rsidRPr="00107055">
        <w:rPr>
          <w:b/>
          <w:bCs/>
        </w:rPr>
        <w:t>Требования к подписи</w:t>
      </w:r>
    </w:p>
    <w:p w14:paraId="067BA140" w14:textId="77777777" w:rsidR="00107055" w:rsidRPr="00107055" w:rsidRDefault="00107055" w:rsidP="00107055">
      <w:pPr>
        <w:numPr>
          <w:ilvl w:val="0"/>
          <w:numId w:val="311"/>
        </w:numPr>
      </w:pPr>
      <w:r w:rsidRPr="00107055">
        <w:t>Использование сертификата от доверенного центра сертификации.</w:t>
      </w:r>
    </w:p>
    <w:p w14:paraId="4FE5DA15" w14:textId="77777777" w:rsidR="00107055" w:rsidRPr="00107055" w:rsidRDefault="00107055" w:rsidP="00107055">
      <w:pPr>
        <w:numPr>
          <w:ilvl w:val="0"/>
          <w:numId w:val="311"/>
        </w:numPr>
      </w:pPr>
      <w:r w:rsidRPr="00107055">
        <w:t>Хранение приватного ключа в защищённом хранилище.</w:t>
      </w:r>
    </w:p>
    <w:p w14:paraId="3FEC3C8F" w14:textId="77777777" w:rsidR="00107055" w:rsidRPr="00107055" w:rsidRDefault="00107055" w:rsidP="00107055">
      <w:pPr>
        <w:numPr>
          <w:ilvl w:val="0"/>
          <w:numId w:val="311"/>
        </w:numPr>
      </w:pPr>
      <w:r w:rsidRPr="00107055">
        <w:t>Регулярное обновление сертификата до истечения срока действия.</w:t>
      </w:r>
    </w:p>
    <w:p w14:paraId="64DC0720" w14:textId="77777777" w:rsidR="00107055" w:rsidRPr="00107055" w:rsidRDefault="00107055" w:rsidP="00107055">
      <w:r w:rsidRPr="00107055">
        <w:rPr>
          <w:b/>
          <w:bCs/>
        </w:rPr>
        <w:t>Процесс подписания</w:t>
      </w:r>
    </w:p>
    <w:p w14:paraId="680A33E9" w14:textId="77777777" w:rsidR="00107055" w:rsidRPr="00107055" w:rsidRDefault="00107055" w:rsidP="00107055">
      <w:pPr>
        <w:numPr>
          <w:ilvl w:val="0"/>
          <w:numId w:val="312"/>
        </w:numPr>
      </w:pPr>
      <w:r w:rsidRPr="00107055">
        <w:t>Подпись выполняется на изолированном сервере сборки.</w:t>
      </w:r>
    </w:p>
    <w:p w14:paraId="6A7650F3" w14:textId="77777777" w:rsidR="00107055" w:rsidRPr="00107055" w:rsidRDefault="00107055" w:rsidP="00107055">
      <w:pPr>
        <w:numPr>
          <w:ilvl w:val="0"/>
          <w:numId w:val="312"/>
        </w:numPr>
      </w:pPr>
      <w:r w:rsidRPr="00107055">
        <w:t>Приватный ключ никогда не покидает защищённое хранилище.</w:t>
      </w:r>
    </w:p>
    <w:p w14:paraId="580C7C47" w14:textId="77777777" w:rsidR="00107055" w:rsidRPr="00107055" w:rsidRDefault="00107055" w:rsidP="00107055">
      <w:pPr>
        <w:numPr>
          <w:ilvl w:val="0"/>
          <w:numId w:val="312"/>
        </w:numPr>
      </w:pPr>
      <w:r w:rsidRPr="00107055">
        <w:t>Каждая подпись сопровождается меткой времени для долгосрочной валидации.</w:t>
      </w:r>
    </w:p>
    <w:p w14:paraId="72088F40" w14:textId="77777777" w:rsidR="00107055" w:rsidRPr="00107055" w:rsidRDefault="00107055" w:rsidP="00107055">
      <w:r w:rsidRPr="00107055">
        <w:rPr>
          <w:b/>
          <w:bCs/>
        </w:rPr>
        <w:t>Проверка подписи пользователем</w:t>
      </w:r>
    </w:p>
    <w:p w14:paraId="4D6C73D3" w14:textId="77777777" w:rsidR="00107055" w:rsidRPr="00107055" w:rsidRDefault="00107055" w:rsidP="00107055">
      <w:pPr>
        <w:numPr>
          <w:ilvl w:val="0"/>
          <w:numId w:val="313"/>
        </w:numPr>
      </w:pPr>
      <w:r w:rsidRPr="00107055">
        <w:t>Операционная система автоматически проверяет подпись при установке.</w:t>
      </w:r>
    </w:p>
    <w:p w14:paraId="54A43CF1" w14:textId="77777777" w:rsidR="00107055" w:rsidRPr="00107055" w:rsidRDefault="00107055" w:rsidP="00107055">
      <w:pPr>
        <w:numPr>
          <w:ilvl w:val="0"/>
          <w:numId w:val="313"/>
        </w:numPr>
      </w:pPr>
      <w:r w:rsidRPr="00107055">
        <w:t>Приложение предоставляет интерфейс для ручной проверки подлинности.</w:t>
      </w:r>
    </w:p>
    <w:p w14:paraId="3BC2DAD8" w14:textId="77777777" w:rsidR="00107055" w:rsidRPr="00107055" w:rsidRDefault="00107055" w:rsidP="00107055">
      <w:pPr>
        <w:numPr>
          <w:ilvl w:val="0"/>
          <w:numId w:val="313"/>
        </w:numPr>
      </w:pPr>
      <w:r w:rsidRPr="00107055">
        <w:lastRenderedPageBreak/>
        <w:t>Пользователь может просмотреть информацию о сертификате и издателе.</w:t>
      </w:r>
    </w:p>
    <w:p w14:paraId="3D525C85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16.7 Мониторинг и аналитика релизов</w:t>
      </w:r>
    </w:p>
    <w:p w14:paraId="1BB4422B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16.7.1 Сбор метрик использования</w:t>
      </w:r>
    </w:p>
    <w:p w14:paraId="6D5B3C04" w14:textId="77777777" w:rsidR="00107055" w:rsidRPr="00107055" w:rsidRDefault="00107055" w:rsidP="00107055">
      <w:r w:rsidRPr="00107055">
        <w:t>Для улучшения качества продукта собирается анонимная статистика использования с явного согласия пользователя:</w:t>
      </w:r>
    </w:p>
    <w:p w14:paraId="601A61D5" w14:textId="77777777" w:rsidR="00107055" w:rsidRPr="00107055" w:rsidRDefault="00107055" w:rsidP="00107055">
      <w:r w:rsidRPr="00107055">
        <w:rPr>
          <w:b/>
          <w:bCs/>
        </w:rPr>
        <w:t>Собираемые метрики</w:t>
      </w:r>
    </w:p>
    <w:p w14:paraId="6F28164C" w14:textId="77777777" w:rsidR="00107055" w:rsidRPr="00107055" w:rsidRDefault="00107055" w:rsidP="00107055">
      <w:pPr>
        <w:numPr>
          <w:ilvl w:val="0"/>
          <w:numId w:val="314"/>
        </w:numPr>
      </w:pPr>
      <w:r w:rsidRPr="00107055">
        <w:t>Версия приложения и операционной системы.</w:t>
      </w:r>
    </w:p>
    <w:p w14:paraId="6FEC4D5B" w14:textId="77777777" w:rsidR="00107055" w:rsidRPr="00107055" w:rsidRDefault="00107055" w:rsidP="00107055">
      <w:pPr>
        <w:numPr>
          <w:ilvl w:val="0"/>
          <w:numId w:val="314"/>
        </w:numPr>
      </w:pPr>
      <w:r w:rsidRPr="00107055">
        <w:t>Канал распространения и метод установки.</w:t>
      </w:r>
    </w:p>
    <w:p w14:paraId="57607DB0" w14:textId="77777777" w:rsidR="00107055" w:rsidRPr="00107055" w:rsidRDefault="00107055" w:rsidP="00107055">
      <w:pPr>
        <w:numPr>
          <w:ilvl w:val="0"/>
          <w:numId w:val="314"/>
        </w:numPr>
      </w:pPr>
      <w:r w:rsidRPr="00107055">
        <w:t>Успешность запуска и завершения работы.</w:t>
      </w:r>
    </w:p>
    <w:p w14:paraId="2BC2BCDA" w14:textId="77777777" w:rsidR="00107055" w:rsidRPr="00107055" w:rsidRDefault="00107055" w:rsidP="00107055">
      <w:pPr>
        <w:numPr>
          <w:ilvl w:val="0"/>
          <w:numId w:val="314"/>
        </w:numPr>
      </w:pPr>
      <w:r w:rsidRPr="00107055">
        <w:t>Частота использования ключевых функций.</w:t>
      </w:r>
    </w:p>
    <w:p w14:paraId="68D3D0F5" w14:textId="77777777" w:rsidR="00107055" w:rsidRPr="00107055" w:rsidRDefault="00107055" w:rsidP="00107055">
      <w:pPr>
        <w:numPr>
          <w:ilvl w:val="0"/>
          <w:numId w:val="314"/>
        </w:numPr>
      </w:pPr>
      <w:r w:rsidRPr="00107055">
        <w:t>Время отклика интерфейса и производительность.</w:t>
      </w:r>
    </w:p>
    <w:p w14:paraId="21043813" w14:textId="77777777" w:rsidR="00107055" w:rsidRPr="00107055" w:rsidRDefault="00107055" w:rsidP="00107055">
      <w:r w:rsidRPr="00107055">
        <w:rPr>
          <w:b/>
          <w:bCs/>
        </w:rPr>
        <w:t>Не собираемые данные</w:t>
      </w:r>
    </w:p>
    <w:p w14:paraId="39E7E80D" w14:textId="77777777" w:rsidR="00107055" w:rsidRPr="00107055" w:rsidRDefault="00107055" w:rsidP="00107055">
      <w:pPr>
        <w:numPr>
          <w:ilvl w:val="0"/>
          <w:numId w:val="315"/>
        </w:numPr>
      </w:pPr>
      <w:r w:rsidRPr="00107055">
        <w:t>Пути к пользовательским файлам и медиа.</w:t>
      </w:r>
    </w:p>
    <w:p w14:paraId="10BE0894" w14:textId="77777777" w:rsidR="00107055" w:rsidRPr="00107055" w:rsidRDefault="00107055" w:rsidP="00107055">
      <w:pPr>
        <w:numPr>
          <w:ilvl w:val="0"/>
          <w:numId w:val="315"/>
        </w:numPr>
      </w:pPr>
      <w:r w:rsidRPr="00107055">
        <w:t>Содержимое заметок, тегов и персональной информации.</w:t>
      </w:r>
    </w:p>
    <w:p w14:paraId="655BBEAD" w14:textId="77777777" w:rsidR="00107055" w:rsidRPr="00107055" w:rsidRDefault="00107055" w:rsidP="00107055">
      <w:pPr>
        <w:numPr>
          <w:ilvl w:val="0"/>
          <w:numId w:val="315"/>
        </w:numPr>
      </w:pPr>
      <w:r w:rsidRPr="00107055">
        <w:t>Ключи доступа и учётные данные.</w:t>
      </w:r>
    </w:p>
    <w:p w14:paraId="0BAED36F" w14:textId="77777777" w:rsidR="00107055" w:rsidRPr="00107055" w:rsidRDefault="00107055" w:rsidP="00107055">
      <w:pPr>
        <w:numPr>
          <w:ilvl w:val="0"/>
          <w:numId w:val="315"/>
        </w:numPr>
      </w:pPr>
      <w:r w:rsidRPr="00107055">
        <w:t>Любые данные, позволяющие идентифицировать пользователя.</w:t>
      </w:r>
    </w:p>
    <w:p w14:paraId="4CF201F8" w14:textId="77777777" w:rsidR="00107055" w:rsidRPr="00107055" w:rsidRDefault="00107055" w:rsidP="00107055">
      <w:r w:rsidRPr="00107055">
        <w:rPr>
          <w:b/>
          <w:bCs/>
        </w:rPr>
        <w:t>Механизм согласия</w:t>
      </w:r>
    </w:p>
    <w:p w14:paraId="7B426D38" w14:textId="77777777" w:rsidR="00107055" w:rsidRPr="00107055" w:rsidRDefault="00107055" w:rsidP="00107055">
      <w:pPr>
        <w:numPr>
          <w:ilvl w:val="0"/>
          <w:numId w:val="316"/>
        </w:numPr>
      </w:pPr>
      <w:r w:rsidRPr="00107055">
        <w:t>При первом запуске пользователь явно соглашается на сбор аналитики.</w:t>
      </w:r>
    </w:p>
    <w:p w14:paraId="3E64ED49" w14:textId="77777777" w:rsidR="00107055" w:rsidRPr="00107055" w:rsidRDefault="00107055" w:rsidP="00107055">
      <w:pPr>
        <w:numPr>
          <w:ilvl w:val="0"/>
          <w:numId w:val="316"/>
        </w:numPr>
      </w:pPr>
      <w:r w:rsidRPr="00107055">
        <w:t>Настройки приватности позволяют в любой момент отозвать согласие.</w:t>
      </w:r>
    </w:p>
    <w:p w14:paraId="40EFF1BF" w14:textId="77777777" w:rsidR="00107055" w:rsidRPr="00107055" w:rsidRDefault="00107055" w:rsidP="00107055">
      <w:pPr>
        <w:numPr>
          <w:ilvl w:val="0"/>
          <w:numId w:val="316"/>
        </w:numPr>
      </w:pPr>
      <w:r w:rsidRPr="00107055">
        <w:t>Все собранные данные агрегируются и анонимизируются перед анализом.</w:t>
      </w:r>
    </w:p>
    <w:p w14:paraId="5019F943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 xml:space="preserve">16.7.2 </w:t>
      </w:r>
      <w:proofErr w:type="spellStart"/>
      <w:r w:rsidRPr="00107055">
        <w:rPr>
          <w:b/>
          <w:bCs/>
        </w:rPr>
        <w:t>Дашборд</w:t>
      </w:r>
      <w:proofErr w:type="spellEnd"/>
      <w:r w:rsidRPr="00107055">
        <w:rPr>
          <w:b/>
          <w:bCs/>
        </w:rPr>
        <w:t xml:space="preserve"> релизов для разработчика</w:t>
      </w:r>
    </w:p>
    <w:p w14:paraId="0F7C671E" w14:textId="77777777" w:rsidR="00107055" w:rsidRPr="00107055" w:rsidRDefault="00107055" w:rsidP="00107055">
      <w:r w:rsidRPr="00107055">
        <w:t>Система мониторинга предоставляет разработчикам инструменты для анализа распространения и качества релизов:</w:t>
      </w:r>
    </w:p>
    <w:p w14:paraId="328CB354" w14:textId="77777777" w:rsidR="00107055" w:rsidRPr="00107055" w:rsidRDefault="00107055" w:rsidP="00107055">
      <w:r w:rsidRPr="00107055">
        <w:rPr>
          <w:b/>
          <w:bCs/>
        </w:rPr>
        <w:t>Метрики распространения</w:t>
      </w:r>
    </w:p>
    <w:p w14:paraId="5AC877A7" w14:textId="77777777" w:rsidR="00107055" w:rsidRPr="00107055" w:rsidRDefault="00107055" w:rsidP="00107055">
      <w:pPr>
        <w:numPr>
          <w:ilvl w:val="0"/>
          <w:numId w:val="317"/>
        </w:numPr>
      </w:pPr>
      <w:r w:rsidRPr="00107055">
        <w:t>Процент пользователей на каждой версии приложения.</w:t>
      </w:r>
    </w:p>
    <w:p w14:paraId="57A32F36" w14:textId="77777777" w:rsidR="00107055" w:rsidRPr="00107055" w:rsidRDefault="00107055" w:rsidP="00107055">
      <w:pPr>
        <w:numPr>
          <w:ilvl w:val="0"/>
          <w:numId w:val="317"/>
        </w:numPr>
      </w:pPr>
      <w:r w:rsidRPr="00107055">
        <w:t>Географическое распределение установок.</w:t>
      </w:r>
    </w:p>
    <w:p w14:paraId="2A5719E3" w14:textId="77777777" w:rsidR="00107055" w:rsidRPr="00107055" w:rsidRDefault="00107055" w:rsidP="00107055">
      <w:pPr>
        <w:numPr>
          <w:ilvl w:val="0"/>
          <w:numId w:val="317"/>
        </w:numPr>
      </w:pPr>
      <w:r w:rsidRPr="00107055">
        <w:t>Динамика перехода на новые версии после релиза.</w:t>
      </w:r>
    </w:p>
    <w:p w14:paraId="6A88E930" w14:textId="77777777" w:rsidR="00107055" w:rsidRPr="00107055" w:rsidRDefault="00107055" w:rsidP="00107055">
      <w:r w:rsidRPr="00107055">
        <w:rPr>
          <w:b/>
          <w:bCs/>
        </w:rPr>
        <w:t>Метрики стабильности</w:t>
      </w:r>
    </w:p>
    <w:p w14:paraId="2166BA78" w14:textId="77777777" w:rsidR="00107055" w:rsidRPr="00107055" w:rsidRDefault="00107055" w:rsidP="00107055">
      <w:pPr>
        <w:numPr>
          <w:ilvl w:val="0"/>
          <w:numId w:val="318"/>
        </w:numPr>
      </w:pPr>
      <w:r w:rsidRPr="00107055">
        <w:t>Частота сбоев и критических ошибок по версиям.</w:t>
      </w:r>
    </w:p>
    <w:p w14:paraId="7D0C53E0" w14:textId="77777777" w:rsidR="00107055" w:rsidRPr="00107055" w:rsidRDefault="00107055" w:rsidP="00107055">
      <w:pPr>
        <w:numPr>
          <w:ilvl w:val="0"/>
          <w:numId w:val="318"/>
        </w:numPr>
      </w:pPr>
      <w:r w:rsidRPr="00107055">
        <w:t>Время восстановления после ошибок и успешность откатов.</w:t>
      </w:r>
    </w:p>
    <w:p w14:paraId="5CFAA0C0" w14:textId="77777777" w:rsidR="00107055" w:rsidRPr="00107055" w:rsidRDefault="00107055" w:rsidP="00107055">
      <w:pPr>
        <w:numPr>
          <w:ilvl w:val="0"/>
          <w:numId w:val="318"/>
        </w:numPr>
      </w:pPr>
      <w:r w:rsidRPr="00107055">
        <w:lastRenderedPageBreak/>
        <w:t>Корреляция между изменениями кода и стабильностью.</w:t>
      </w:r>
    </w:p>
    <w:p w14:paraId="15F5C0A4" w14:textId="77777777" w:rsidR="00107055" w:rsidRPr="00107055" w:rsidRDefault="00107055" w:rsidP="00107055">
      <w:r w:rsidRPr="00107055">
        <w:rPr>
          <w:b/>
          <w:bCs/>
        </w:rPr>
        <w:t>Метрики производительности</w:t>
      </w:r>
    </w:p>
    <w:p w14:paraId="0FEC13B8" w14:textId="77777777" w:rsidR="00107055" w:rsidRPr="00107055" w:rsidRDefault="00107055" w:rsidP="00107055">
      <w:pPr>
        <w:numPr>
          <w:ilvl w:val="0"/>
          <w:numId w:val="319"/>
        </w:numPr>
      </w:pPr>
      <w:r w:rsidRPr="00107055">
        <w:t>Среднее время запуска и отклика интерфейса.</w:t>
      </w:r>
    </w:p>
    <w:p w14:paraId="6EBD3FE6" w14:textId="77777777" w:rsidR="00107055" w:rsidRPr="00107055" w:rsidRDefault="00107055" w:rsidP="00107055">
      <w:pPr>
        <w:numPr>
          <w:ilvl w:val="0"/>
          <w:numId w:val="319"/>
        </w:numPr>
      </w:pPr>
      <w:r w:rsidRPr="00107055">
        <w:t>Потребление памяти и процессорного времени.</w:t>
      </w:r>
    </w:p>
    <w:p w14:paraId="6D495463" w14:textId="77777777" w:rsidR="00107055" w:rsidRPr="00107055" w:rsidRDefault="00107055" w:rsidP="00107055">
      <w:pPr>
        <w:numPr>
          <w:ilvl w:val="0"/>
          <w:numId w:val="319"/>
        </w:numPr>
      </w:pPr>
      <w:r w:rsidRPr="00107055">
        <w:t>Влияние размера коллекции на производительность.</w:t>
      </w:r>
    </w:p>
    <w:p w14:paraId="3137414B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16.7.3 Система оповещений</w:t>
      </w:r>
    </w:p>
    <w:p w14:paraId="2FD0A04E" w14:textId="77777777" w:rsidR="00107055" w:rsidRPr="00107055" w:rsidRDefault="00107055" w:rsidP="00107055">
      <w:r w:rsidRPr="00107055">
        <w:t>Автоматизированная система оповещает разработчиков о критических событиях:</w:t>
      </w:r>
    </w:p>
    <w:p w14:paraId="71A2A3CE" w14:textId="77777777" w:rsidR="00107055" w:rsidRPr="00107055" w:rsidRDefault="00107055" w:rsidP="00107055">
      <w:r w:rsidRPr="00107055">
        <w:rPr>
          <w:b/>
          <w:bCs/>
        </w:rPr>
        <w:t>Типы оповещений</w:t>
      </w:r>
    </w:p>
    <w:p w14:paraId="0772FD04" w14:textId="77777777" w:rsidR="00107055" w:rsidRPr="00107055" w:rsidRDefault="00107055" w:rsidP="00107055">
      <w:pPr>
        <w:numPr>
          <w:ilvl w:val="0"/>
          <w:numId w:val="320"/>
        </w:numPr>
      </w:pPr>
      <w:r w:rsidRPr="00107055">
        <w:t>Резкий рост частоты сбоев после релиза.</w:t>
      </w:r>
    </w:p>
    <w:p w14:paraId="61613A93" w14:textId="77777777" w:rsidR="00107055" w:rsidRPr="00107055" w:rsidRDefault="00107055" w:rsidP="00107055">
      <w:pPr>
        <w:numPr>
          <w:ilvl w:val="0"/>
          <w:numId w:val="320"/>
        </w:numPr>
      </w:pPr>
      <w:r w:rsidRPr="00107055">
        <w:t>Падение процента успешных обновлений ниже порогового значения.</w:t>
      </w:r>
    </w:p>
    <w:p w14:paraId="6A10F51D" w14:textId="77777777" w:rsidR="00107055" w:rsidRPr="00107055" w:rsidRDefault="00107055" w:rsidP="00107055">
      <w:pPr>
        <w:numPr>
          <w:ilvl w:val="0"/>
          <w:numId w:val="320"/>
        </w:numPr>
      </w:pPr>
      <w:r w:rsidRPr="00107055">
        <w:t>Обнаружение уязвимостей безопасности в зависимостях.</w:t>
      </w:r>
    </w:p>
    <w:p w14:paraId="27983FF7" w14:textId="77777777" w:rsidR="00107055" w:rsidRPr="00107055" w:rsidRDefault="00107055" w:rsidP="00107055">
      <w:pPr>
        <w:numPr>
          <w:ilvl w:val="0"/>
          <w:numId w:val="320"/>
        </w:numPr>
      </w:pPr>
      <w:r w:rsidRPr="00107055">
        <w:t>Аномалии в метриках производительности.</w:t>
      </w:r>
    </w:p>
    <w:p w14:paraId="16DAA5D3" w14:textId="77777777" w:rsidR="00107055" w:rsidRPr="00107055" w:rsidRDefault="00107055" w:rsidP="00107055">
      <w:r w:rsidRPr="00107055">
        <w:rPr>
          <w:b/>
          <w:bCs/>
        </w:rPr>
        <w:t>Каналы доставки</w:t>
      </w:r>
    </w:p>
    <w:p w14:paraId="5D1840E1" w14:textId="77777777" w:rsidR="00107055" w:rsidRPr="00107055" w:rsidRDefault="00107055" w:rsidP="00107055">
      <w:pPr>
        <w:numPr>
          <w:ilvl w:val="0"/>
          <w:numId w:val="321"/>
        </w:numPr>
      </w:pPr>
      <w:r w:rsidRPr="00107055">
        <w:t>Уведомления в системе управления задачами.</w:t>
      </w:r>
    </w:p>
    <w:p w14:paraId="067DDE8B" w14:textId="77777777" w:rsidR="00107055" w:rsidRPr="00107055" w:rsidRDefault="00107055" w:rsidP="00107055">
      <w:pPr>
        <w:numPr>
          <w:ilvl w:val="0"/>
          <w:numId w:val="321"/>
        </w:numPr>
      </w:pPr>
      <w:r w:rsidRPr="00107055">
        <w:t>Сообщения в каналы командной коммуникации.</w:t>
      </w:r>
    </w:p>
    <w:p w14:paraId="25CF3611" w14:textId="77777777" w:rsidR="00107055" w:rsidRPr="00107055" w:rsidRDefault="00107055" w:rsidP="00107055">
      <w:pPr>
        <w:numPr>
          <w:ilvl w:val="0"/>
          <w:numId w:val="321"/>
        </w:numPr>
      </w:pPr>
      <w:r w:rsidRPr="00107055">
        <w:t>Электронные письма для критических инцидентов.</w:t>
      </w:r>
    </w:p>
    <w:p w14:paraId="1959ED2A" w14:textId="77777777" w:rsidR="00107055" w:rsidRPr="00107055" w:rsidRDefault="00107055" w:rsidP="00107055">
      <w:r w:rsidRPr="00107055">
        <w:rPr>
          <w:b/>
          <w:bCs/>
        </w:rPr>
        <w:t>Процесс реагирования</w:t>
      </w:r>
    </w:p>
    <w:p w14:paraId="29EC2692" w14:textId="77777777" w:rsidR="00107055" w:rsidRPr="00107055" w:rsidRDefault="00107055" w:rsidP="00107055">
      <w:pPr>
        <w:numPr>
          <w:ilvl w:val="0"/>
          <w:numId w:val="322"/>
        </w:numPr>
      </w:pPr>
      <w:r w:rsidRPr="00107055">
        <w:t>Автоматическая классификация инцидентов по уровню критичности.</w:t>
      </w:r>
    </w:p>
    <w:p w14:paraId="63907F5C" w14:textId="77777777" w:rsidR="00107055" w:rsidRPr="00107055" w:rsidRDefault="00107055" w:rsidP="00107055">
      <w:pPr>
        <w:numPr>
          <w:ilvl w:val="0"/>
          <w:numId w:val="322"/>
        </w:numPr>
      </w:pPr>
      <w:r w:rsidRPr="00107055">
        <w:t>Назначение ответственных и установка сроков устранения.</w:t>
      </w:r>
    </w:p>
    <w:p w14:paraId="3972E1D6" w14:textId="77777777" w:rsidR="00107055" w:rsidRPr="00107055" w:rsidRDefault="00107055" w:rsidP="00107055">
      <w:pPr>
        <w:numPr>
          <w:ilvl w:val="0"/>
          <w:numId w:val="322"/>
        </w:numPr>
      </w:pPr>
      <w:r w:rsidRPr="00107055">
        <w:t>Отслеживание прогресса и документирование принятых мер.</w:t>
      </w:r>
    </w:p>
    <w:p w14:paraId="074E9A6C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16.8 Чек-лист реализации</w:t>
      </w:r>
    </w:p>
    <w:p w14:paraId="6D86E63E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Этап один: Базовая инфраструктура</w:t>
      </w:r>
    </w:p>
    <w:p w14:paraId="6B3BBD86" w14:textId="77777777" w:rsidR="00107055" w:rsidRPr="00107055" w:rsidRDefault="00107055" w:rsidP="00107055">
      <w:pPr>
        <w:numPr>
          <w:ilvl w:val="0"/>
          <w:numId w:val="323"/>
        </w:numPr>
      </w:pPr>
      <w:r w:rsidRPr="00107055">
        <w:t>Настроить автоматизированную систему сборки с проверкой кода и тестов.</w:t>
      </w:r>
    </w:p>
    <w:p w14:paraId="6DE2B82F" w14:textId="77777777" w:rsidR="00107055" w:rsidRPr="00107055" w:rsidRDefault="00107055" w:rsidP="00107055">
      <w:pPr>
        <w:numPr>
          <w:ilvl w:val="0"/>
          <w:numId w:val="323"/>
        </w:numPr>
      </w:pPr>
      <w:r w:rsidRPr="00107055">
        <w:t>Реализовать механизм проверки и загрузки обновлений с валидацией целостности.</w:t>
      </w:r>
    </w:p>
    <w:p w14:paraId="2DC0E2AE" w14:textId="77777777" w:rsidR="00107055" w:rsidRPr="00107055" w:rsidRDefault="00107055" w:rsidP="00107055">
      <w:pPr>
        <w:numPr>
          <w:ilvl w:val="0"/>
          <w:numId w:val="323"/>
        </w:numPr>
      </w:pPr>
      <w:r w:rsidRPr="00107055">
        <w:t>Создать пользовательский интерфейс для управления обновлениями в настройках.</w:t>
      </w:r>
    </w:p>
    <w:p w14:paraId="5BC4ED93" w14:textId="77777777" w:rsidR="00107055" w:rsidRPr="00107055" w:rsidRDefault="00107055" w:rsidP="00107055">
      <w:pPr>
        <w:numPr>
          <w:ilvl w:val="0"/>
          <w:numId w:val="323"/>
        </w:numPr>
      </w:pPr>
      <w:r w:rsidRPr="00107055">
        <w:t>Настроить процесс цифровой подписи сборок с защищённым хранением ключей.</w:t>
      </w:r>
    </w:p>
    <w:p w14:paraId="2CDAFB5E" w14:textId="77777777" w:rsidR="00107055" w:rsidRPr="00107055" w:rsidRDefault="00107055" w:rsidP="00107055">
      <w:pPr>
        <w:numPr>
          <w:ilvl w:val="0"/>
          <w:numId w:val="323"/>
        </w:numPr>
      </w:pPr>
      <w:r w:rsidRPr="00107055">
        <w:t>Реализовать механизм отката к предыдущей версии при критических ошибках.</w:t>
      </w:r>
    </w:p>
    <w:p w14:paraId="67EA0C41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lastRenderedPageBreak/>
        <w:t>Этап два: Безопасность и надёжность</w:t>
      </w:r>
    </w:p>
    <w:p w14:paraId="18E501EB" w14:textId="77777777" w:rsidR="00107055" w:rsidRPr="00107055" w:rsidRDefault="00107055" w:rsidP="00107055">
      <w:pPr>
        <w:numPr>
          <w:ilvl w:val="0"/>
          <w:numId w:val="324"/>
        </w:numPr>
      </w:pPr>
      <w:r w:rsidRPr="00107055">
        <w:t>Внедрить проверку цифровой подписи установщиков перед установкой.</w:t>
      </w:r>
    </w:p>
    <w:p w14:paraId="248741DB" w14:textId="77777777" w:rsidR="00107055" w:rsidRPr="00107055" w:rsidRDefault="00107055" w:rsidP="00107055">
      <w:pPr>
        <w:numPr>
          <w:ilvl w:val="0"/>
          <w:numId w:val="324"/>
        </w:numPr>
      </w:pPr>
      <w:r w:rsidRPr="00107055">
        <w:t>Реализовать диагностику окружения при первом запуске с понятными сообщениями об ошибках.</w:t>
      </w:r>
    </w:p>
    <w:p w14:paraId="73F62BD9" w14:textId="77777777" w:rsidR="00107055" w:rsidRPr="00107055" w:rsidRDefault="00107055" w:rsidP="00107055">
      <w:pPr>
        <w:numPr>
          <w:ilvl w:val="0"/>
          <w:numId w:val="324"/>
        </w:numPr>
      </w:pPr>
      <w:r w:rsidRPr="00107055">
        <w:t>Настроить сбор анонимной аналитики с механизмом явного согласия пользователя.</w:t>
      </w:r>
    </w:p>
    <w:p w14:paraId="45FD1400" w14:textId="77777777" w:rsidR="00107055" w:rsidRPr="00107055" w:rsidRDefault="00107055" w:rsidP="00107055">
      <w:pPr>
        <w:numPr>
          <w:ilvl w:val="0"/>
          <w:numId w:val="324"/>
        </w:numPr>
      </w:pPr>
      <w:r w:rsidRPr="00107055">
        <w:t>Добавить логирование процесса установки с возможностью экспорта для отладки.</w:t>
      </w:r>
    </w:p>
    <w:p w14:paraId="18F51AB2" w14:textId="77777777" w:rsidR="00107055" w:rsidRPr="00107055" w:rsidRDefault="00107055" w:rsidP="00107055">
      <w:pPr>
        <w:numPr>
          <w:ilvl w:val="0"/>
          <w:numId w:val="324"/>
        </w:numPr>
      </w:pPr>
      <w:r w:rsidRPr="00107055">
        <w:t>Протестировать сценарии сбоев: прерывание загрузки, повреждение установщика, ошибки установки.</w:t>
      </w:r>
    </w:p>
    <w:p w14:paraId="0E0DD836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Этап три: Аналитика и мониторинг</w:t>
      </w:r>
    </w:p>
    <w:p w14:paraId="442C5646" w14:textId="77777777" w:rsidR="00107055" w:rsidRPr="00107055" w:rsidRDefault="00107055" w:rsidP="00107055">
      <w:pPr>
        <w:numPr>
          <w:ilvl w:val="0"/>
          <w:numId w:val="325"/>
        </w:numPr>
      </w:pPr>
      <w:r w:rsidRPr="00107055">
        <w:t xml:space="preserve">Внедрить </w:t>
      </w:r>
      <w:proofErr w:type="spellStart"/>
      <w:r w:rsidRPr="00107055">
        <w:t>дашборд</w:t>
      </w:r>
      <w:proofErr w:type="spellEnd"/>
      <w:r w:rsidRPr="00107055">
        <w:t xml:space="preserve"> метрик распространения и стабильности для разработчиков.</w:t>
      </w:r>
    </w:p>
    <w:p w14:paraId="73F6A048" w14:textId="77777777" w:rsidR="00107055" w:rsidRPr="00107055" w:rsidRDefault="00107055" w:rsidP="00107055">
      <w:pPr>
        <w:numPr>
          <w:ilvl w:val="0"/>
          <w:numId w:val="325"/>
        </w:numPr>
      </w:pPr>
      <w:r w:rsidRPr="00107055">
        <w:t>Настроить автоматические оповещения о критических инцидентах.</w:t>
      </w:r>
    </w:p>
    <w:p w14:paraId="576FD6BA" w14:textId="77777777" w:rsidR="00107055" w:rsidRPr="00107055" w:rsidRDefault="00107055" w:rsidP="00107055">
      <w:pPr>
        <w:numPr>
          <w:ilvl w:val="0"/>
          <w:numId w:val="325"/>
        </w:numPr>
      </w:pPr>
      <w:r w:rsidRPr="00107055">
        <w:t>Реализовать экспорт отчётов о качестве релизов для анализа тенденций.</w:t>
      </w:r>
    </w:p>
    <w:p w14:paraId="788D7F0D" w14:textId="77777777" w:rsidR="00107055" w:rsidRPr="00107055" w:rsidRDefault="00107055" w:rsidP="00107055">
      <w:pPr>
        <w:numPr>
          <w:ilvl w:val="0"/>
          <w:numId w:val="325"/>
        </w:numPr>
      </w:pPr>
      <w:r w:rsidRPr="00107055">
        <w:t>Добавить инструменты для A/B-тестирования новых функций в бета-канале.</w:t>
      </w:r>
    </w:p>
    <w:p w14:paraId="674FFBA0" w14:textId="77777777" w:rsidR="00107055" w:rsidRPr="00107055" w:rsidRDefault="00107055" w:rsidP="00107055">
      <w:pPr>
        <w:numPr>
          <w:ilvl w:val="0"/>
          <w:numId w:val="325"/>
        </w:numPr>
      </w:pPr>
      <w:r w:rsidRPr="00107055">
        <w:t>Протестировать процесс обновления на различных конфигурациях систем.</w:t>
      </w:r>
    </w:p>
    <w:p w14:paraId="0275042B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Этап четыре: Документация и релиз</w:t>
      </w:r>
    </w:p>
    <w:p w14:paraId="5E2D8D55" w14:textId="77777777" w:rsidR="00107055" w:rsidRPr="00107055" w:rsidRDefault="00107055" w:rsidP="00107055">
      <w:pPr>
        <w:numPr>
          <w:ilvl w:val="0"/>
          <w:numId w:val="326"/>
        </w:numPr>
      </w:pPr>
      <w:r w:rsidRPr="00107055">
        <w:t>Написать руководство пользователя по управлению обновлениями.</w:t>
      </w:r>
    </w:p>
    <w:p w14:paraId="1493DA10" w14:textId="77777777" w:rsidR="00107055" w:rsidRPr="00107055" w:rsidRDefault="00107055" w:rsidP="00107055">
      <w:pPr>
        <w:numPr>
          <w:ilvl w:val="0"/>
          <w:numId w:val="326"/>
        </w:numPr>
      </w:pPr>
      <w:r w:rsidRPr="00107055">
        <w:t>Подготовить инструкции для ручной установки и портативной версии.</w:t>
      </w:r>
    </w:p>
    <w:p w14:paraId="07215CAD" w14:textId="77777777" w:rsidR="00107055" w:rsidRPr="00107055" w:rsidRDefault="00107055" w:rsidP="00107055">
      <w:pPr>
        <w:numPr>
          <w:ilvl w:val="0"/>
          <w:numId w:val="326"/>
        </w:numPr>
      </w:pPr>
      <w:r w:rsidRPr="00107055">
        <w:t>Добавить раздел «Обновления» в справку приложения с ответами на частые вопросы.</w:t>
      </w:r>
    </w:p>
    <w:p w14:paraId="25ED098E" w14:textId="77777777" w:rsidR="00107055" w:rsidRPr="00107055" w:rsidRDefault="00107055" w:rsidP="00107055">
      <w:pPr>
        <w:numPr>
          <w:ilvl w:val="0"/>
          <w:numId w:val="326"/>
        </w:numPr>
      </w:pPr>
      <w:r w:rsidRPr="00107055">
        <w:t>Протестировать полный цикл: сборка, подпись, публикация, обновление, откат.</w:t>
      </w:r>
    </w:p>
    <w:p w14:paraId="1194429D" w14:textId="77777777" w:rsidR="00107055" w:rsidRPr="00107055" w:rsidRDefault="00107055" w:rsidP="00107055">
      <w:pPr>
        <w:numPr>
          <w:ilvl w:val="0"/>
          <w:numId w:val="326"/>
        </w:numPr>
      </w:pPr>
      <w:r w:rsidRPr="00107055">
        <w:t>Собрать финальный релиз с включёнными оптимизациями и проверками безопасности.</w:t>
      </w:r>
    </w:p>
    <w:p w14:paraId="7FCC3315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16.9 Глоссарий раздела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7138"/>
      </w:tblGrid>
      <w:tr w:rsidR="00107055" w:rsidRPr="00107055" w14:paraId="0B82862E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7D0B9B8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D71A2E1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</w:tr>
      <w:tr w:rsidR="00107055" w:rsidRPr="00107055" w14:paraId="7E210140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6250AE" w14:textId="77777777" w:rsidR="00107055" w:rsidRPr="00107055" w:rsidRDefault="00107055" w:rsidP="00107055">
            <w:r w:rsidRPr="00107055">
              <w:t>Авто-</w:t>
            </w:r>
            <w:proofErr w:type="spellStart"/>
            <w:r w:rsidRPr="00107055">
              <w:t>апдейтер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BBDDF01" w14:textId="77777777" w:rsidR="00107055" w:rsidRPr="00107055" w:rsidRDefault="00107055" w:rsidP="00107055">
            <w:r w:rsidRPr="00107055">
              <w:t>Компонент приложения, автоматически проверяющий, скачивающий и устанавливающий обновления без активного участия пользователя.</w:t>
            </w:r>
          </w:p>
        </w:tc>
      </w:tr>
      <w:tr w:rsidR="00107055" w:rsidRPr="00107055" w14:paraId="556EC658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339F6ED" w14:textId="77777777" w:rsidR="00107055" w:rsidRPr="00107055" w:rsidRDefault="00107055" w:rsidP="00107055">
            <w:r w:rsidRPr="00107055">
              <w:lastRenderedPageBreak/>
              <w:t>Канал распространения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1C2B38B" w14:textId="77777777" w:rsidR="00107055" w:rsidRPr="00107055" w:rsidRDefault="00107055" w:rsidP="00107055">
            <w:r w:rsidRPr="00107055">
              <w:t xml:space="preserve">Ветка поставки версий: Стабильный (проверенные релизы), Бета (предварительные версии), </w:t>
            </w:r>
            <w:proofErr w:type="spellStart"/>
            <w:r w:rsidRPr="00107055">
              <w:t>Разработческий</w:t>
            </w:r>
            <w:proofErr w:type="spellEnd"/>
            <w:r w:rsidRPr="00107055">
              <w:t xml:space="preserve"> (ежедневные сборки).</w:t>
            </w:r>
          </w:p>
        </w:tc>
      </w:tr>
      <w:tr w:rsidR="00107055" w:rsidRPr="00107055" w14:paraId="461BE81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BBF8B6" w14:textId="77777777" w:rsidR="00107055" w:rsidRPr="00107055" w:rsidRDefault="00107055" w:rsidP="00107055">
            <w:r w:rsidRPr="00107055">
              <w:t>Цифровая подпись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7411051" w14:textId="77777777" w:rsidR="00107055" w:rsidRPr="00107055" w:rsidRDefault="00107055" w:rsidP="00107055">
            <w:r w:rsidRPr="00107055">
              <w:t>Криптографический механизм подтверждения подлинности и целостности исполняемого файла, использующий сертификат издателя.</w:t>
            </w:r>
          </w:p>
        </w:tc>
      </w:tr>
      <w:tr w:rsidR="00107055" w:rsidRPr="00107055" w14:paraId="68D98684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A38D14" w14:textId="77777777" w:rsidR="00107055" w:rsidRPr="00107055" w:rsidRDefault="00107055" w:rsidP="00107055">
            <w:r w:rsidRPr="00107055">
              <w:t>Контрольная сумма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8680020" w14:textId="77777777" w:rsidR="00107055" w:rsidRPr="00107055" w:rsidRDefault="00107055" w:rsidP="00107055">
            <w:r w:rsidRPr="00107055">
              <w:t>Хеш-значение файла, используемое для проверки его целостности после загрузки или копирования.</w:t>
            </w:r>
          </w:p>
        </w:tc>
      </w:tr>
      <w:tr w:rsidR="00107055" w:rsidRPr="00107055" w14:paraId="0EAA0B2F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0A6D50" w14:textId="77777777" w:rsidR="00107055" w:rsidRPr="00107055" w:rsidRDefault="00107055" w:rsidP="00107055">
            <w:r w:rsidRPr="00107055">
              <w:t>Портативная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7107D77" w14:textId="77777777" w:rsidR="00107055" w:rsidRPr="00107055" w:rsidRDefault="00107055" w:rsidP="00107055">
            <w:r w:rsidRPr="00107055">
              <w:t>Сборка приложения, не требующая установки: все данные хранятся в директории рядом с исполняемым файлом, возможна работа со съёмного носителя.</w:t>
            </w:r>
          </w:p>
        </w:tc>
      </w:tr>
      <w:tr w:rsidR="00107055" w:rsidRPr="00107055" w14:paraId="79DDE113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7BD275" w14:textId="77777777" w:rsidR="00107055" w:rsidRPr="00107055" w:rsidRDefault="00107055" w:rsidP="00107055">
            <w:r w:rsidRPr="00107055">
              <w:t>Манифест обновлений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54597D1" w14:textId="77777777" w:rsidR="00107055" w:rsidRPr="00107055" w:rsidRDefault="00107055" w:rsidP="00107055">
            <w:r w:rsidRPr="00107055">
              <w:t xml:space="preserve">Структурированный документ с метаданными о новой версии: номер, ссылка </w:t>
            </w:r>
            <w:proofErr w:type="gramStart"/>
            <w:r w:rsidRPr="00107055">
              <w:t>на установщик</w:t>
            </w:r>
            <w:proofErr w:type="gramEnd"/>
            <w:r w:rsidRPr="00107055">
              <w:t>, контрольная сумма, список изменений.</w:t>
            </w:r>
          </w:p>
        </w:tc>
      </w:tr>
      <w:tr w:rsidR="00107055" w:rsidRPr="00107055" w14:paraId="7569C74E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107FED" w14:textId="77777777" w:rsidR="00107055" w:rsidRPr="00107055" w:rsidRDefault="00107055" w:rsidP="00107055">
            <w:r w:rsidRPr="00107055">
              <w:t>Откат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40881D6" w14:textId="77777777" w:rsidR="00107055" w:rsidRPr="00107055" w:rsidRDefault="00107055" w:rsidP="00107055">
            <w:r w:rsidRPr="00107055">
              <w:t>Механизм автоматического возврата к предыдущей стабильной версии приложения при обнаружении критических ошибок в новой версии.</w:t>
            </w:r>
          </w:p>
        </w:tc>
      </w:tr>
      <w:tr w:rsidR="00107055" w:rsidRPr="00107055" w14:paraId="5CB31B02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60FEFFF" w14:textId="77777777" w:rsidR="00107055" w:rsidRPr="00107055" w:rsidRDefault="00107055" w:rsidP="00107055">
            <w:r w:rsidRPr="00107055">
              <w:t>Конвейер сборки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C7702CB" w14:textId="77777777" w:rsidR="00107055" w:rsidRPr="00107055" w:rsidRDefault="00107055" w:rsidP="00107055">
            <w:r w:rsidRPr="00107055">
              <w:t>Автоматизированный процесс преобразования исходного кода в готовый к распространению артефакт, включающий тестирование, оптимизацию и подпись.</w:t>
            </w:r>
          </w:p>
        </w:tc>
      </w:tr>
    </w:tbl>
    <w:p w14:paraId="5E1FFFD4" w14:textId="77777777" w:rsidR="00107055" w:rsidRPr="00107055" w:rsidRDefault="00107055" w:rsidP="00107055">
      <w:r w:rsidRPr="00107055">
        <w:pict w14:anchorId="62972177">
          <v:rect id="_x0000_i1039" style="width:0;height:1.5pt" o:hralign="center" o:hrstd="t" o:hr="t" fillcolor="#a0a0a0" stroked="f"/>
        </w:pict>
      </w:r>
    </w:p>
    <w:p w14:paraId="0EBB1420" w14:textId="77777777" w:rsidR="00107055" w:rsidRDefault="00107055"/>
    <w:p w14:paraId="743F6DF0" w14:textId="77777777" w:rsidR="00107055" w:rsidRDefault="00107055"/>
    <w:p w14:paraId="04E168D2" w14:textId="77777777" w:rsidR="00107055" w:rsidRPr="00107055" w:rsidRDefault="00107055" w:rsidP="00107055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📘</w:t>
      </w:r>
      <w:r w:rsidRPr="00107055">
        <w:rPr>
          <w:b/>
          <w:bCs/>
        </w:rPr>
        <w:t xml:space="preserve"> РАЗДЕЛ 17: ГЛОССАРИЙ, ДОРОЖНАЯ КАРТА И ФИНАЛЬНЫЕ АРТЕФАКТЫ</w:t>
      </w:r>
    </w:p>
    <w:p w14:paraId="567EEB5F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17.1 Философия документации: «Инструкция к тому, что должно быть»</w:t>
      </w:r>
    </w:p>
    <w:p w14:paraId="5E18865C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17.1.1 Основной принцип</w:t>
      </w:r>
    </w:p>
    <w:p w14:paraId="6DE75202" w14:textId="77777777" w:rsidR="00107055" w:rsidRPr="00107055" w:rsidRDefault="00107055" w:rsidP="00107055">
      <w:r w:rsidRPr="00107055">
        <w:t>«Хорошая документация — это не описание текущего состояния, а контракт между видением и реализацией»</w:t>
      </w:r>
    </w:p>
    <w:p w14:paraId="5E4207B8" w14:textId="77777777" w:rsidR="00107055" w:rsidRPr="00107055" w:rsidRDefault="00107055" w:rsidP="00107055">
      <w:r w:rsidRPr="00107055">
        <w:t xml:space="preserve">Эта методичка проектируется как </w:t>
      </w:r>
      <w:r w:rsidRPr="00107055">
        <w:rPr>
          <w:b/>
          <w:bCs/>
        </w:rPr>
        <w:t>живой, но стабильный артефакт</w:t>
      </w:r>
      <w:r w:rsidRPr="00107055">
        <w:t>:</w:t>
      </w:r>
    </w:p>
    <w:p w14:paraId="262EF463" w14:textId="77777777" w:rsidR="00107055" w:rsidRPr="00107055" w:rsidRDefault="00107055" w:rsidP="00107055">
      <w:pPr>
        <w:numPr>
          <w:ilvl w:val="0"/>
          <w:numId w:val="327"/>
        </w:numPr>
      </w:pPr>
      <w:r w:rsidRPr="00107055">
        <w:rPr>
          <w:b/>
          <w:bCs/>
        </w:rPr>
        <w:t>Живой</w:t>
      </w:r>
      <w:r w:rsidRPr="00107055">
        <w:t>: эволюционирует вместе с продуктом через контролируемые версии</w:t>
      </w:r>
    </w:p>
    <w:p w14:paraId="72624BEF" w14:textId="77777777" w:rsidR="00107055" w:rsidRPr="00107055" w:rsidRDefault="00107055" w:rsidP="00107055">
      <w:pPr>
        <w:numPr>
          <w:ilvl w:val="0"/>
          <w:numId w:val="327"/>
        </w:numPr>
      </w:pPr>
      <w:r w:rsidRPr="00107055">
        <w:rPr>
          <w:b/>
          <w:bCs/>
        </w:rPr>
        <w:t>Стабильный</w:t>
      </w:r>
      <w:r w:rsidRPr="00107055">
        <w:t>: каждая версия фиксирует требования для конкретной реализации</w:t>
      </w:r>
    </w:p>
    <w:p w14:paraId="40080516" w14:textId="77777777" w:rsidR="00107055" w:rsidRPr="00107055" w:rsidRDefault="00107055" w:rsidP="00107055">
      <w:pPr>
        <w:numPr>
          <w:ilvl w:val="0"/>
          <w:numId w:val="327"/>
        </w:numPr>
      </w:pPr>
      <w:r w:rsidRPr="00107055">
        <w:rPr>
          <w:b/>
          <w:bCs/>
        </w:rPr>
        <w:lastRenderedPageBreak/>
        <w:t>Исполнимый</w:t>
      </w:r>
      <w:r w:rsidRPr="00107055">
        <w:t>: написана так, чтобы нейросеть могла генерировать код без двусмысленностей</w:t>
      </w:r>
    </w:p>
    <w:p w14:paraId="0EB8012D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17.1.2 Ключевые метрики качества документации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4037"/>
        <w:gridCol w:w="2713"/>
      </w:tblGrid>
      <w:tr w:rsidR="00107055" w:rsidRPr="00107055" w14:paraId="78A89EA9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411C934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960B005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D4DB1BF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Как проверяется</w:t>
            </w:r>
          </w:p>
        </w:tc>
      </w:tr>
      <w:tr w:rsidR="00107055" w:rsidRPr="00107055" w14:paraId="0EF2FAE0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DBB506" w14:textId="77777777" w:rsidR="00107055" w:rsidRPr="00107055" w:rsidRDefault="00107055" w:rsidP="00107055">
            <w:r w:rsidRPr="00107055">
              <w:t>Полнота покрытия функций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2BC9C4B" w14:textId="77777777" w:rsidR="00107055" w:rsidRPr="00107055" w:rsidRDefault="00107055" w:rsidP="00107055">
            <w:r w:rsidRPr="00107055">
              <w:t>Сто процентов пользовательских сценариев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8C4BF7D" w14:textId="77777777" w:rsidR="00107055" w:rsidRPr="00107055" w:rsidRDefault="00107055" w:rsidP="00107055">
            <w:r w:rsidRPr="00107055">
              <w:t>Ревью разделов против спецификации</w:t>
            </w:r>
          </w:p>
        </w:tc>
      </w:tr>
      <w:tr w:rsidR="00107055" w:rsidRPr="00107055" w14:paraId="26902CF1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A8F1C66" w14:textId="77777777" w:rsidR="00107055" w:rsidRPr="00107055" w:rsidRDefault="00107055" w:rsidP="00107055">
            <w:r w:rsidRPr="00107055">
              <w:t>Отсутствие двусмысленностей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41314B" w14:textId="77777777" w:rsidR="00107055" w:rsidRPr="00107055" w:rsidRDefault="00107055" w:rsidP="00107055">
            <w:r w:rsidRPr="00107055">
              <w:t>Ноль формулировок «возможно», «иногда», «обычно»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30D0BF3" w14:textId="77777777" w:rsidR="00107055" w:rsidRPr="00107055" w:rsidRDefault="00107055" w:rsidP="00107055">
            <w:r w:rsidRPr="00107055">
              <w:t>Статический анализ текста</w:t>
            </w:r>
          </w:p>
        </w:tc>
      </w:tr>
      <w:tr w:rsidR="00107055" w:rsidRPr="00107055" w14:paraId="7E542366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18CDDB" w14:textId="77777777" w:rsidR="00107055" w:rsidRPr="00107055" w:rsidRDefault="00107055" w:rsidP="00107055">
            <w:r w:rsidRPr="00107055">
              <w:t>Согласованность терминологии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69E0CCC" w14:textId="77777777" w:rsidR="00107055" w:rsidRPr="00107055" w:rsidRDefault="00107055" w:rsidP="00107055">
            <w:r w:rsidRPr="00107055">
              <w:t>Один термин — одно определение во всём документе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85DB777" w14:textId="77777777" w:rsidR="00107055" w:rsidRPr="00107055" w:rsidRDefault="00107055" w:rsidP="00107055">
            <w:r w:rsidRPr="00107055">
              <w:t>Глоссарий как единственный источник истины</w:t>
            </w:r>
          </w:p>
        </w:tc>
      </w:tr>
      <w:tr w:rsidR="00107055" w:rsidRPr="00107055" w14:paraId="3B964F50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DEF1B8" w14:textId="77777777" w:rsidR="00107055" w:rsidRPr="00107055" w:rsidRDefault="00107055" w:rsidP="00107055">
            <w:r w:rsidRPr="00107055">
              <w:t>Исполнимость для генерации кода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FEC0ED1" w14:textId="77777777" w:rsidR="00107055" w:rsidRPr="00107055" w:rsidRDefault="00107055" w:rsidP="00107055">
            <w:r w:rsidRPr="00107055">
              <w:t>Каждая функция описана с входными данными, логикой и выходными результатами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E011BD9" w14:textId="77777777" w:rsidR="00107055" w:rsidRPr="00107055" w:rsidRDefault="00107055" w:rsidP="00107055">
            <w:r w:rsidRPr="00107055">
              <w:t>Тестовая генерация кода нейросетью</w:t>
            </w:r>
          </w:p>
        </w:tc>
      </w:tr>
      <w:tr w:rsidR="00107055" w:rsidRPr="00107055" w14:paraId="7DE988CC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06D9718" w14:textId="77777777" w:rsidR="00107055" w:rsidRPr="00107055" w:rsidRDefault="00107055" w:rsidP="00107055">
            <w:r w:rsidRPr="00107055">
              <w:t>Актуальность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74A1DD4" w14:textId="77777777" w:rsidR="00107055" w:rsidRPr="00107055" w:rsidRDefault="00107055" w:rsidP="00107055">
            <w:r w:rsidRPr="00107055">
              <w:t>Версия документации синхронизирована с версией приложения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1672B00" w14:textId="77777777" w:rsidR="00107055" w:rsidRPr="00107055" w:rsidRDefault="00107055" w:rsidP="00107055">
            <w:r w:rsidRPr="00107055">
              <w:t>Автоматическая проверка в конвейере</w:t>
            </w:r>
          </w:p>
        </w:tc>
      </w:tr>
    </w:tbl>
    <w:p w14:paraId="0331E63C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17.2 Сводный глоссарий терминов</w:t>
      </w:r>
    </w:p>
    <w:p w14:paraId="2C5A4378" w14:textId="77777777" w:rsidR="00107055" w:rsidRPr="00107055" w:rsidRDefault="00107055" w:rsidP="00107055">
      <w:r w:rsidRPr="00107055">
        <w:t>Алфавитный указатель всех ключевых терминов, используемых в документации. Каждый термин снабжён кратким определением и ссылкой на раздел, где он раскрыт подробно.</w:t>
      </w:r>
    </w:p>
    <w:p w14:paraId="1DDB2ADD" w14:textId="77777777" w:rsidR="00107055" w:rsidRPr="00107055" w:rsidRDefault="00107055" w:rsidP="00107055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А–В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5992"/>
        <w:gridCol w:w="1646"/>
      </w:tblGrid>
      <w:tr w:rsidR="00107055" w:rsidRPr="00107055" w14:paraId="45D9A1B1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C0829B6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0352B9E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2D73A04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107055" w:rsidRPr="00107055" w14:paraId="5922C742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1CCF0E" w14:textId="77777777" w:rsidR="00107055" w:rsidRPr="00107055" w:rsidRDefault="00107055" w:rsidP="00107055">
            <w:r w:rsidRPr="00107055">
              <w:t>Авто-</w:t>
            </w:r>
            <w:proofErr w:type="spellStart"/>
            <w:r w:rsidRPr="00107055">
              <w:t>апдейтер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40180F" w14:textId="77777777" w:rsidR="00107055" w:rsidRPr="00107055" w:rsidRDefault="00107055" w:rsidP="00107055">
            <w:r w:rsidRPr="00107055">
              <w:t>Компонент, автоматически проверяющий, скачивающий и устанавливающий обновления без участия пользователя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2E7FEB2" w14:textId="77777777" w:rsidR="00107055" w:rsidRPr="00107055" w:rsidRDefault="00107055" w:rsidP="00107055">
            <w:r w:rsidRPr="00107055">
              <w:t>Шестнадцать</w:t>
            </w:r>
          </w:p>
        </w:tc>
      </w:tr>
      <w:tr w:rsidR="00107055" w:rsidRPr="00107055" w14:paraId="7EAA4755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6430B97" w14:textId="77777777" w:rsidR="00107055" w:rsidRPr="00107055" w:rsidRDefault="00107055" w:rsidP="00107055">
            <w:r w:rsidRPr="00107055">
              <w:t>Авто-тегирование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2066CF" w14:textId="77777777" w:rsidR="00107055" w:rsidRPr="00107055" w:rsidRDefault="00107055" w:rsidP="00107055">
            <w:r w:rsidRPr="00107055">
              <w:t>Процесс автоматического присвоения тегов медиафайлам с помощью искусственного интеллекта на основе визуального анализа и метаданных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71513EC" w14:textId="77777777" w:rsidR="00107055" w:rsidRPr="00107055" w:rsidRDefault="00107055" w:rsidP="00107055">
            <w:r w:rsidRPr="00107055">
              <w:t>Восемь</w:t>
            </w:r>
          </w:p>
        </w:tc>
      </w:tr>
      <w:tr w:rsidR="00107055" w:rsidRPr="00107055" w14:paraId="66C0CC89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7F78CB" w14:textId="77777777" w:rsidR="00107055" w:rsidRPr="00107055" w:rsidRDefault="00107055" w:rsidP="00107055">
            <w:r w:rsidRPr="00107055">
              <w:t>Атомарная операция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49F9C2" w14:textId="77777777" w:rsidR="00107055" w:rsidRPr="00107055" w:rsidRDefault="00107055" w:rsidP="00107055">
            <w:r w:rsidRPr="00107055">
              <w:t>Операция, которая либо выполняется полностью, либо не выполняется вообще; при ошибке все изменения откатываются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EFF648A" w14:textId="77777777" w:rsidR="00107055" w:rsidRPr="00107055" w:rsidRDefault="00107055" w:rsidP="00107055">
            <w:r w:rsidRPr="00107055">
              <w:t>Два</w:t>
            </w:r>
          </w:p>
        </w:tc>
      </w:tr>
      <w:tr w:rsidR="00107055" w:rsidRPr="00107055" w14:paraId="1A7BC5F9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D738BC6" w14:textId="77777777" w:rsidR="00107055" w:rsidRPr="00107055" w:rsidRDefault="00107055" w:rsidP="00107055">
            <w:r w:rsidRPr="00107055">
              <w:lastRenderedPageBreak/>
              <w:t>Векторные часы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C5E2E7" w14:textId="77777777" w:rsidR="00107055" w:rsidRPr="00107055" w:rsidRDefault="00107055" w:rsidP="00107055">
            <w:r w:rsidRPr="00107055">
              <w:t xml:space="preserve">Механизм </w:t>
            </w:r>
            <w:proofErr w:type="spellStart"/>
            <w:r w:rsidRPr="00107055">
              <w:t>версионирования</w:t>
            </w:r>
            <w:proofErr w:type="spellEnd"/>
            <w:r w:rsidRPr="00107055">
              <w:t>, где каждая запись хранит счётчик изменений для каждого устройства; позволяет определить причинно-следственные связи между изменениями при синхронизации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69E85B1" w14:textId="77777777" w:rsidR="00107055" w:rsidRPr="00107055" w:rsidRDefault="00107055" w:rsidP="00107055">
            <w:r w:rsidRPr="00107055">
              <w:t>Девять</w:t>
            </w:r>
          </w:p>
        </w:tc>
      </w:tr>
      <w:tr w:rsidR="00107055" w:rsidRPr="00107055" w14:paraId="4CBF49AB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669FCD" w14:textId="77777777" w:rsidR="00107055" w:rsidRPr="00107055" w:rsidRDefault="00107055" w:rsidP="00107055">
            <w:r w:rsidRPr="00107055">
              <w:t>Виртуальный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0D33BF" w14:textId="77777777" w:rsidR="00107055" w:rsidRPr="00107055" w:rsidRDefault="00107055" w:rsidP="00107055">
            <w:r w:rsidRPr="00107055">
              <w:t>Режим организации файлов, при котором файлы не перемещаются физически, а категоризация происходит через базу данных; максимальная безопасность, нулевой риск потери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286E9AC" w14:textId="77777777" w:rsidR="00107055" w:rsidRPr="00107055" w:rsidRDefault="00107055" w:rsidP="00107055">
            <w:r w:rsidRPr="00107055">
              <w:t>Восемь, Тринадцать</w:t>
            </w:r>
          </w:p>
        </w:tc>
      </w:tr>
      <w:tr w:rsidR="00107055" w:rsidRPr="00107055" w14:paraId="59B117DC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17A0B52" w14:textId="77777777" w:rsidR="00107055" w:rsidRPr="00107055" w:rsidRDefault="00107055" w:rsidP="00107055">
            <w:r w:rsidRPr="00107055">
              <w:t xml:space="preserve">Визуальный </w:t>
            </w:r>
            <w:proofErr w:type="spellStart"/>
            <w:r w:rsidRPr="00107055">
              <w:t>эмбеддинг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2113FB4" w14:textId="77777777" w:rsidR="00107055" w:rsidRPr="00107055" w:rsidRDefault="00107055" w:rsidP="00107055">
            <w:r w:rsidRPr="00107055">
              <w:t>Векторное представление изображения (обычно пятьсот двенадцать измерений), полученное через модель типа CLIP; используется для поиска визуально похожих артов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AC599FC" w14:textId="77777777" w:rsidR="00107055" w:rsidRPr="00107055" w:rsidRDefault="00107055" w:rsidP="00107055">
            <w:r w:rsidRPr="00107055">
              <w:t>Восемь</w:t>
            </w:r>
          </w:p>
        </w:tc>
      </w:tr>
    </w:tbl>
    <w:p w14:paraId="79ED3F6A" w14:textId="77777777" w:rsidR="00107055" w:rsidRPr="00107055" w:rsidRDefault="00107055" w:rsidP="00107055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Г–Д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1"/>
        <w:gridCol w:w="6234"/>
        <w:gridCol w:w="1337"/>
      </w:tblGrid>
      <w:tr w:rsidR="00107055" w:rsidRPr="00107055" w14:paraId="3A9033AB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DA6C650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212A7D5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0BD55C5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107055" w:rsidRPr="00107055" w14:paraId="1433B6E1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1AFD70" w14:textId="77777777" w:rsidR="00107055" w:rsidRPr="00107055" w:rsidRDefault="00107055" w:rsidP="00107055">
            <w:r w:rsidRPr="00107055">
              <w:t>Горячие клавиши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B79951E" w14:textId="77777777" w:rsidR="00107055" w:rsidRPr="00107055" w:rsidRDefault="00107055" w:rsidP="00107055">
            <w:r w:rsidRPr="00107055">
              <w:t>Сочетания клавиш для быстрого выполнения действий без мыши; настраиваемые, с визуальными подсказками в интерфейсе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25A7B29" w14:textId="77777777" w:rsidR="00107055" w:rsidRPr="00107055" w:rsidRDefault="00107055" w:rsidP="00107055">
            <w:r w:rsidRPr="00107055">
              <w:t>Двенадцать</w:t>
            </w:r>
          </w:p>
        </w:tc>
      </w:tr>
      <w:tr w:rsidR="00107055" w:rsidRPr="00107055" w14:paraId="4ADEBC6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FB8745" w14:textId="77777777" w:rsidR="00107055" w:rsidRPr="00107055" w:rsidRDefault="00107055" w:rsidP="00107055">
            <w:r w:rsidRPr="00107055">
              <w:t>Грациозная деградация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811804" w14:textId="77777777" w:rsidR="00107055" w:rsidRPr="00107055" w:rsidRDefault="00107055" w:rsidP="00107055">
            <w:r w:rsidRPr="00107055">
              <w:t>Стратегия, при которой система продолжает работать в ограниченном режиме при сбоях, вместо полного отказа; обеспечивает доступность базовых функций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D8322E7" w14:textId="77777777" w:rsidR="00107055" w:rsidRPr="00107055" w:rsidRDefault="00107055" w:rsidP="00107055">
            <w:r w:rsidRPr="00107055">
              <w:t>Десять</w:t>
            </w:r>
          </w:p>
        </w:tc>
      </w:tr>
      <w:tr w:rsidR="00107055" w:rsidRPr="00107055" w14:paraId="4ED2D7EB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DEE9601" w14:textId="77777777" w:rsidR="00107055" w:rsidRPr="00107055" w:rsidRDefault="00107055" w:rsidP="00107055">
            <w:r w:rsidRPr="00107055">
              <w:t>Группировка тегов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4FD955B" w14:textId="77777777" w:rsidR="00107055" w:rsidRPr="00107055" w:rsidRDefault="00107055" w:rsidP="00107055">
            <w:r w:rsidRPr="00107055">
              <w:t>Организация тегов по категориям (Автор, Персонаж, Вид и так далее) для упрощения навигации и фильтрации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F579A9A" w14:textId="77777777" w:rsidR="00107055" w:rsidRPr="00107055" w:rsidRDefault="00107055" w:rsidP="00107055">
            <w:r w:rsidRPr="00107055">
              <w:t>Восемь</w:t>
            </w:r>
          </w:p>
        </w:tc>
      </w:tr>
    </w:tbl>
    <w:p w14:paraId="09B22146" w14:textId="77777777" w:rsidR="00107055" w:rsidRPr="00107055" w:rsidRDefault="00107055" w:rsidP="00107055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Е–З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6735"/>
        <w:gridCol w:w="870"/>
      </w:tblGrid>
      <w:tr w:rsidR="00107055" w:rsidRPr="00107055" w14:paraId="24994CEA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1B3382C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37EBD3D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02E8B0D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107055" w:rsidRPr="00107055" w14:paraId="603113E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2862A9" w14:textId="77777777" w:rsidR="00107055" w:rsidRPr="00107055" w:rsidRDefault="00107055" w:rsidP="00107055">
            <w:r w:rsidRPr="00107055">
              <w:t>Единица контента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5DA2F8" w14:textId="77777777" w:rsidR="00107055" w:rsidRPr="00107055" w:rsidRDefault="00107055" w:rsidP="00107055">
            <w:r w:rsidRPr="00107055">
              <w:t>Базовая сущность приложения, объединяющая медиа, заметку, ссылку или коллекцию через единый интерфейс свойств и операций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341D911" w14:textId="77777777" w:rsidR="00107055" w:rsidRPr="00107055" w:rsidRDefault="00107055" w:rsidP="00107055">
            <w:r w:rsidRPr="00107055">
              <w:t>Три</w:t>
            </w:r>
          </w:p>
        </w:tc>
      </w:tr>
      <w:tr w:rsidR="00107055" w:rsidRPr="00107055" w14:paraId="35CCF280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5D55DA2" w14:textId="77777777" w:rsidR="00107055" w:rsidRPr="00107055" w:rsidRDefault="00107055" w:rsidP="00107055">
            <w:r w:rsidRPr="00107055">
              <w:t>Жизненный цикл блока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575EC16" w14:textId="77777777" w:rsidR="00107055" w:rsidRPr="00107055" w:rsidRDefault="00107055" w:rsidP="00107055">
            <w:r w:rsidRPr="00107055">
              <w:t>Последовательность состояний контент-блока от создания до архивации или удаления, с гарантией атомарности переходов и обратимости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7EEF8D6" w14:textId="77777777" w:rsidR="00107055" w:rsidRPr="00107055" w:rsidRDefault="00107055" w:rsidP="00107055">
            <w:r w:rsidRPr="00107055">
              <w:t>Три</w:t>
            </w:r>
          </w:p>
        </w:tc>
      </w:tr>
    </w:tbl>
    <w:p w14:paraId="127FDA4A" w14:textId="77777777" w:rsidR="00107055" w:rsidRPr="00107055" w:rsidRDefault="00107055" w:rsidP="00107055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И–К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0"/>
        <w:gridCol w:w="5551"/>
        <w:gridCol w:w="1511"/>
      </w:tblGrid>
      <w:tr w:rsidR="00107055" w:rsidRPr="00107055" w14:paraId="03FC1B48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DE60ECA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lastRenderedPageBreak/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DD24748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7055E36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107055" w:rsidRPr="00107055" w14:paraId="41BE7009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AF4E94" w14:textId="77777777" w:rsidR="00107055" w:rsidRPr="00107055" w:rsidRDefault="00107055" w:rsidP="00107055">
            <w:r w:rsidRPr="00107055">
              <w:t>Изолят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667129" w14:textId="77777777" w:rsidR="00107055" w:rsidRPr="00107055" w:rsidRDefault="00107055" w:rsidP="00107055">
            <w:r w:rsidRPr="00107055">
              <w:t xml:space="preserve">Отдельный поток выполнения в Дарт с собственной памятью; используется для тяжёлых операций (сканирование, генерация </w:t>
            </w:r>
            <w:proofErr w:type="spellStart"/>
            <w:r w:rsidRPr="00107055">
              <w:t>эмбеддингов</w:t>
            </w:r>
            <w:proofErr w:type="spellEnd"/>
            <w:r w:rsidRPr="00107055">
              <w:t>) без блокировки пользовательского интерфейса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610133A" w14:textId="77777777" w:rsidR="00107055" w:rsidRPr="00107055" w:rsidRDefault="00107055" w:rsidP="00107055">
            <w:r w:rsidRPr="00107055">
              <w:t>Одиннадцать</w:t>
            </w:r>
          </w:p>
        </w:tc>
      </w:tr>
      <w:tr w:rsidR="00107055" w:rsidRPr="00107055" w14:paraId="508F04B2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DCEC8D" w14:textId="77777777" w:rsidR="00107055" w:rsidRPr="00107055" w:rsidRDefault="00107055" w:rsidP="00107055">
            <w:r w:rsidRPr="00107055">
              <w:t>Индексация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36BAA8C" w14:textId="77777777" w:rsidR="00107055" w:rsidRPr="00107055" w:rsidRDefault="00107055" w:rsidP="00107055">
            <w:r w:rsidRPr="00107055">
              <w:t>Процесс создания структурированных указателей по полям базы данных для ускорения поиска; применяется к тегам, датам, типам контента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47AA814" w14:textId="77777777" w:rsidR="00107055" w:rsidRPr="00107055" w:rsidRDefault="00107055" w:rsidP="00107055">
            <w:r w:rsidRPr="00107055">
              <w:t>Одиннадцать</w:t>
            </w:r>
          </w:p>
        </w:tc>
      </w:tr>
      <w:tr w:rsidR="00107055" w:rsidRPr="00107055" w14:paraId="66DB8F03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B3FD0E" w14:textId="77777777" w:rsidR="00107055" w:rsidRPr="00107055" w:rsidRDefault="00107055" w:rsidP="00107055">
            <w:r w:rsidRPr="00107055">
              <w:t>Интеллектуальная фильтрация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FFB424" w14:textId="77777777" w:rsidR="00107055" w:rsidRPr="00107055" w:rsidRDefault="00107055" w:rsidP="00107055">
            <w:r w:rsidRPr="00107055">
              <w:t>Система фильтрации контента, поддерживающая логические операторы (И, ИЛИ, НЕ), группировку и вложенные выражения для точного поиска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4AE8970" w14:textId="77777777" w:rsidR="00107055" w:rsidRPr="00107055" w:rsidRDefault="00107055" w:rsidP="00107055">
            <w:r w:rsidRPr="00107055">
              <w:t>Пять</w:t>
            </w:r>
          </w:p>
        </w:tc>
      </w:tr>
      <w:tr w:rsidR="00107055" w:rsidRPr="00107055" w14:paraId="682F20DA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0A53B7" w14:textId="77777777" w:rsidR="00107055" w:rsidRPr="00107055" w:rsidRDefault="00107055" w:rsidP="00107055">
            <w:r w:rsidRPr="00107055">
              <w:t xml:space="preserve">Кэш </w:t>
            </w:r>
            <w:proofErr w:type="spellStart"/>
            <w:r w:rsidRPr="00107055">
              <w:t>многуровневый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3A3CFD" w14:textId="77777777" w:rsidR="00107055" w:rsidRPr="00107055" w:rsidRDefault="00107055" w:rsidP="00107055">
            <w:r w:rsidRPr="00107055">
              <w:t xml:space="preserve">Стратегия кэширования с тремя уровнями: оперативная память (быстрый доступ), диск (ёмкое хранение), оригинальные файлы (резерв); с политиками вытеснения и </w:t>
            </w:r>
            <w:proofErr w:type="spellStart"/>
            <w:r w:rsidRPr="00107055">
              <w:t>инвалидации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042A7E1" w14:textId="77777777" w:rsidR="00107055" w:rsidRPr="00107055" w:rsidRDefault="00107055" w:rsidP="00107055">
            <w:r w:rsidRPr="00107055">
              <w:t>Одиннадцать</w:t>
            </w:r>
          </w:p>
        </w:tc>
      </w:tr>
      <w:tr w:rsidR="00107055" w:rsidRPr="00107055" w14:paraId="584FE8DE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30C3B49" w14:textId="77777777" w:rsidR="00107055" w:rsidRPr="00107055" w:rsidRDefault="00107055" w:rsidP="00107055">
            <w:r w:rsidRPr="00107055">
              <w:t>Контент-блок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4B5588" w14:textId="77777777" w:rsidR="00107055" w:rsidRPr="00107055" w:rsidRDefault="00107055" w:rsidP="00107055">
            <w:r w:rsidRPr="00107055">
              <w:t>Единая абстракция для всех типов контента в приложении; содержит обязательные поля (идентификатор, тип, даты, теги, связи) и тип-специфичные расширения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01D1F8A" w14:textId="77777777" w:rsidR="00107055" w:rsidRPr="00107055" w:rsidRDefault="00107055" w:rsidP="00107055">
            <w:r w:rsidRPr="00107055">
              <w:t>Три</w:t>
            </w:r>
          </w:p>
        </w:tc>
      </w:tr>
      <w:tr w:rsidR="00107055" w:rsidRPr="00107055" w14:paraId="5C72DF36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CA57088" w14:textId="77777777" w:rsidR="00107055" w:rsidRPr="00107055" w:rsidRDefault="00107055" w:rsidP="00107055">
            <w:r w:rsidRPr="00107055">
              <w:t>Контрастность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1DAC9C1" w14:textId="77777777" w:rsidR="00107055" w:rsidRPr="00107055" w:rsidRDefault="00107055" w:rsidP="00107055">
            <w:r w:rsidRPr="00107055">
              <w:t>Отношение яркости текста к фону; минимальное требование: четыре целых пять десятых к одному для обычного текста, три к одному для крупного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17ABB5F" w14:textId="77777777" w:rsidR="00107055" w:rsidRPr="00107055" w:rsidRDefault="00107055" w:rsidP="00107055">
            <w:r w:rsidRPr="00107055">
              <w:t>Двенадцать</w:t>
            </w:r>
          </w:p>
        </w:tc>
      </w:tr>
    </w:tbl>
    <w:p w14:paraId="3DEA0132" w14:textId="77777777" w:rsidR="00107055" w:rsidRPr="00107055" w:rsidRDefault="00107055" w:rsidP="00107055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Л–О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5618"/>
        <w:gridCol w:w="1801"/>
      </w:tblGrid>
      <w:tr w:rsidR="00107055" w:rsidRPr="00107055" w14:paraId="6E3AE8F8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53CB3A7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4C4FB5E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3EBF5A0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107055" w:rsidRPr="00107055" w14:paraId="647296C3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0856DF" w14:textId="77777777" w:rsidR="00107055" w:rsidRPr="00107055" w:rsidRDefault="00107055" w:rsidP="00107055">
            <w:r w:rsidRPr="00107055">
              <w:t>Лицензия проприетарная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BF98EB1" w14:textId="77777777" w:rsidR="00107055" w:rsidRPr="00107055" w:rsidRDefault="00107055" w:rsidP="00107055">
            <w:r w:rsidRPr="00107055">
              <w:t>Тип лицензии, при котором программное обеспечение остаётся собственностью автора, пользователям предоставляется ограниченное право использования для личных некоммерческих целей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FE3E26E" w14:textId="77777777" w:rsidR="00107055" w:rsidRPr="00107055" w:rsidRDefault="00107055" w:rsidP="00107055">
            <w:r w:rsidRPr="00107055">
              <w:t>Четырнадцать</w:t>
            </w:r>
          </w:p>
        </w:tc>
      </w:tr>
      <w:tr w:rsidR="00107055" w:rsidRPr="00107055" w14:paraId="3EDED824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0E99F9" w14:textId="77777777" w:rsidR="00107055" w:rsidRPr="00107055" w:rsidRDefault="00107055" w:rsidP="00107055">
            <w:r w:rsidRPr="00107055">
              <w:t>Локализация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A35A4D9" w14:textId="77777777" w:rsidR="00107055" w:rsidRPr="00107055" w:rsidRDefault="00107055" w:rsidP="00107055">
            <w:r w:rsidRPr="00107055">
              <w:t>Адаптация интерфейса и контента под разные языки и культурные особенности; включает перевод строк, форматов дат, сортировки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701E5F0" w14:textId="77777777" w:rsidR="00107055" w:rsidRPr="00107055" w:rsidRDefault="00107055" w:rsidP="00107055">
            <w:r w:rsidRPr="00107055">
              <w:t>Двенадцать, Тринадцать</w:t>
            </w:r>
          </w:p>
        </w:tc>
      </w:tr>
      <w:tr w:rsidR="00107055" w:rsidRPr="00107055" w14:paraId="215F8025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616C083" w14:textId="77777777" w:rsidR="00107055" w:rsidRPr="00107055" w:rsidRDefault="00107055" w:rsidP="00107055">
            <w:r w:rsidRPr="00107055">
              <w:t>Мягкое удаление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1E4167E" w14:textId="77777777" w:rsidR="00107055" w:rsidRPr="00107055" w:rsidRDefault="00107055" w:rsidP="00107055">
            <w:r w:rsidRPr="00107055">
              <w:t xml:space="preserve">Метод удаления, при котором запись помечается как удалённая, но не удаляется физически; </w:t>
            </w:r>
            <w:r w:rsidRPr="00107055">
              <w:lastRenderedPageBreak/>
              <w:t>позволяет откатить удаление и синхронизировать статус между устройствами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63F9C65" w14:textId="77777777" w:rsidR="00107055" w:rsidRPr="00107055" w:rsidRDefault="00107055" w:rsidP="00107055">
            <w:r w:rsidRPr="00107055">
              <w:lastRenderedPageBreak/>
              <w:t>Три, Девять</w:t>
            </w:r>
          </w:p>
        </w:tc>
      </w:tr>
    </w:tbl>
    <w:p w14:paraId="67C3E0C8" w14:textId="77777777" w:rsidR="00107055" w:rsidRPr="00107055" w:rsidRDefault="00107055" w:rsidP="00107055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П–С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5399"/>
        <w:gridCol w:w="1511"/>
      </w:tblGrid>
      <w:tr w:rsidR="00107055" w:rsidRPr="00107055" w14:paraId="27CFFC57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0935496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F20E8F8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C9629D6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107055" w:rsidRPr="00107055" w14:paraId="3546EAC8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106A59" w14:textId="77777777" w:rsidR="00107055" w:rsidRPr="00107055" w:rsidRDefault="00107055" w:rsidP="00107055">
            <w:r w:rsidRPr="00107055">
              <w:t>Портативная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CCC2E2" w14:textId="77777777" w:rsidR="00107055" w:rsidRPr="00107055" w:rsidRDefault="00107055" w:rsidP="00107055">
            <w:r w:rsidRPr="00107055">
              <w:t>Сборка приложения, не требующая установки: все данные хранятся в папке рядом с исполняемым файлом; можно запускать со съёмного носителя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35D16F7" w14:textId="77777777" w:rsidR="00107055" w:rsidRPr="00107055" w:rsidRDefault="00107055" w:rsidP="00107055">
            <w:r w:rsidRPr="00107055">
              <w:t>Шестнадцать</w:t>
            </w:r>
          </w:p>
        </w:tc>
      </w:tr>
      <w:tr w:rsidR="00107055" w:rsidRPr="00107055" w14:paraId="4E5016CC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A9C774" w14:textId="77777777" w:rsidR="00107055" w:rsidRPr="00107055" w:rsidRDefault="00107055" w:rsidP="00107055">
            <w:r w:rsidRPr="00107055">
              <w:t>Превью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855B450" w14:textId="77777777" w:rsidR="00107055" w:rsidRPr="00107055" w:rsidRDefault="00107055" w:rsidP="00107055">
            <w:r w:rsidRPr="00107055">
              <w:t>Оптимизированное уменьшенное изображение для отображения в сетке; генерируется асинхронно, кэшируется, загружается лениво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AF32E9D" w14:textId="77777777" w:rsidR="00107055" w:rsidRPr="00107055" w:rsidRDefault="00107055" w:rsidP="00107055">
            <w:r w:rsidRPr="00107055">
              <w:t>Одиннадцать</w:t>
            </w:r>
          </w:p>
        </w:tc>
      </w:tr>
      <w:tr w:rsidR="00107055" w:rsidRPr="00107055" w14:paraId="0E4A4448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87812C" w14:textId="77777777" w:rsidR="00107055" w:rsidRPr="00107055" w:rsidRDefault="00107055" w:rsidP="00107055">
            <w:proofErr w:type="spellStart"/>
            <w:r w:rsidRPr="00107055">
              <w:t>Приоритизация</w:t>
            </w:r>
            <w:proofErr w:type="spellEnd"/>
            <w:r w:rsidRPr="00107055">
              <w:t xml:space="preserve"> очереди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7378DB" w14:textId="77777777" w:rsidR="00107055" w:rsidRPr="00107055" w:rsidRDefault="00107055" w:rsidP="00107055">
            <w:r w:rsidRPr="00107055">
              <w:t>Механизм определения порядка выполнения задач в очереди синхронизации на основе критичности изменения и доступности ресурсов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6F05DC6" w14:textId="77777777" w:rsidR="00107055" w:rsidRPr="00107055" w:rsidRDefault="00107055" w:rsidP="00107055">
            <w:r w:rsidRPr="00107055">
              <w:t>Девять</w:t>
            </w:r>
          </w:p>
        </w:tc>
      </w:tr>
      <w:tr w:rsidR="00107055" w:rsidRPr="00107055" w14:paraId="43DA18DF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2A3F58" w14:textId="77777777" w:rsidR="00107055" w:rsidRPr="00107055" w:rsidRDefault="00107055" w:rsidP="00107055">
            <w:r w:rsidRPr="00107055">
              <w:t>Производительность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CCEDDC" w14:textId="77777777" w:rsidR="00107055" w:rsidRPr="00107055" w:rsidRDefault="00107055" w:rsidP="00107055">
            <w:r w:rsidRPr="00107055">
              <w:t>Совокупность метрик скорости отклика, потребления памяти и плавности интерфейса; целевые значения фиксируются для эталонных конфигураций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5CDD110" w14:textId="77777777" w:rsidR="00107055" w:rsidRPr="00107055" w:rsidRDefault="00107055" w:rsidP="00107055">
            <w:r w:rsidRPr="00107055">
              <w:t>Одиннадцать</w:t>
            </w:r>
          </w:p>
        </w:tc>
      </w:tr>
      <w:tr w:rsidR="00107055" w:rsidRPr="00107055" w14:paraId="07EBDAA0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F8F67C" w14:textId="77777777" w:rsidR="00107055" w:rsidRPr="00107055" w:rsidRDefault="00107055" w:rsidP="00107055">
            <w:r w:rsidRPr="00107055">
              <w:t>Пружинная анимация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14B3DD" w14:textId="77777777" w:rsidR="00107055" w:rsidRPr="00107055" w:rsidRDefault="00107055" w:rsidP="00107055">
            <w:r w:rsidRPr="00107055">
              <w:t>Тип анимации, использующий физику пружины (жёсткость, демпфирование, масса) для создания естественного, отзывчивого движения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744DD55" w14:textId="77777777" w:rsidR="00107055" w:rsidRPr="00107055" w:rsidRDefault="00107055" w:rsidP="00107055">
            <w:r w:rsidRPr="00107055">
              <w:t>Один</w:t>
            </w:r>
          </w:p>
        </w:tc>
      </w:tr>
      <w:tr w:rsidR="00107055" w:rsidRPr="00107055" w14:paraId="4F32A6B2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2EF04E" w14:textId="77777777" w:rsidR="00107055" w:rsidRPr="00107055" w:rsidRDefault="00107055" w:rsidP="00107055">
            <w:r w:rsidRPr="00107055">
              <w:t>Рабочее пространство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9C5EBC6" w14:textId="77777777" w:rsidR="00107055" w:rsidRPr="00107055" w:rsidRDefault="00107055" w:rsidP="00107055">
            <w:r w:rsidRPr="00107055">
              <w:t>Виртуальная коллекция контент-блоков, определяемая правилами фильтрации или ручным выбором; не перемещает файлы физически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8F30C7B" w14:textId="77777777" w:rsidR="00107055" w:rsidRPr="00107055" w:rsidRDefault="00107055" w:rsidP="00107055">
            <w:r w:rsidRPr="00107055">
              <w:t>Два</w:t>
            </w:r>
          </w:p>
        </w:tc>
      </w:tr>
      <w:tr w:rsidR="00107055" w:rsidRPr="00107055" w14:paraId="4CD6EFCC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31D699" w14:textId="77777777" w:rsidR="00107055" w:rsidRPr="00107055" w:rsidRDefault="00107055" w:rsidP="00107055">
            <w:r w:rsidRPr="00107055">
              <w:t>Реактивное обновление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402A6EA" w14:textId="77777777" w:rsidR="00107055" w:rsidRPr="00107055" w:rsidRDefault="00107055" w:rsidP="00107055">
            <w:r w:rsidRPr="00107055">
              <w:t>Механизм, при котором изменение данных автоматически уведомляет все подписанные компоненты интерфейса для перерисовки без ручного управления состоянием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4CA3819" w14:textId="77777777" w:rsidR="00107055" w:rsidRPr="00107055" w:rsidRDefault="00107055" w:rsidP="00107055">
            <w:r w:rsidRPr="00107055">
              <w:t>Два</w:t>
            </w:r>
          </w:p>
        </w:tc>
      </w:tr>
      <w:tr w:rsidR="00107055" w:rsidRPr="00107055" w14:paraId="26D71494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CBA4158" w14:textId="77777777" w:rsidR="00107055" w:rsidRPr="00107055" w:rsidRDefault="00107055" w:rsidP="00107055">
            <w:r w:rsidRPr="00107055">
              <w:t>Семантическая разметка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69BDD0" w14:textId="77777777" w:rsidR="00107055" w:rsidRPr="00107055" w:rsidRDefault="00107055" w:rsidP="00107055">
            <w:r w:rsidRPr="00107055">
              <w:t>Добавление текстовых описаний к визуальным элементам интерфейса для корректной работы вспомогательных технологий (</w:t>
            </w:r>
            <w:proofErr w:type="spellStart"/>
            <w:r w:rsidRPr="00107055">
              <w:t>скринридеров</w:t>
            </w:r>
            <w:proofErr w:type="spellEnd"/>
            <w:r w:rsidRPr="00107055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3A39D52" w14:textId="77777777" w:rsidR="00107055" w:rsidRPr="00107055" w:rsidRDefault="00107055" w:rsidP="00107055">
            <w:r w:rsidRPr="00107055">
              <w:t>Двенадцать</w:t>
            </w:r>
          </w:p>
        </w:tc>
      </w:tr>
      <w:tr w:rsidR="00107055" w:rsidRPr="00107055" w14:paraId="15E677B2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3D37AD" w14:textId="77777777" w:rsidR="00107055" w:rsidRPr="00107055" w:rsidRDefault="00107055" w:rsidP="00107055">
            <w:r w:rsidRPr="00107055">
              <w:lastRenderedPageBreak/>
              <w:t>Синхронизация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8DAD61" w14:textId="77777777" w:rsidR="00107055" w:rsidRPr="00107055" w:rsidRDefault="00107055" w:rsidP="00107055">
            <w:r w:rsidRPr="00107055">
              <w:t>Процесс согласования данных между устройствами с использованием векторных часов, стратегий слияния и очередей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54151A8" w14:textId="77777777" w:rsidR="00107055" w:rsidRPr="00107055" w:rsidRDefault="00107055" w:rsidP="00107055">
            <w:r w:rsidRPr="00107055">
              <w:t>Девять</w:t>
            </w:r>
          </w:p>
        </w:tc>
      </w:tr>
      <w:tr w:rsidR="00107055" w:rsidRPr="00107055" w14:paraId="5F8288A6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58A9D17" w14:textId="77777777" w:rsidR="00107055" w:rsidRPr="00107055" w:rsidRDefault="00107055" w:rsidP="00107055">
            <w:proofErr w:type="spellStart"/>
            <w:r w:rsidRPr="00107055">
              <w:t>Скринридер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1B94263" w14:textId="77777777" w:rsidR="00107055" w:rsidRPr="00107055" w:rsidRDefault="00107055" w:rsidP="00107055">
            <w:r w:rsidRPr="00107055">
              <w:t>Программа, озвучивающая элементы интерфейса для пользователей с нарушениями зрения; требует семантической разметки и управления фокусом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B34B14B" w14:textId="77777777" w:rsidR="00107055" w:rsidRPr="00107055" w:rsidRDefault="00107055" w:rsidP="00107055">
            <w:r w:rsidRPr="00107055">
              <w:t>Двенадцать</w:t>
            </w:r>
          </w:p>
        </w:tc>
      </w:tr>
    </w:tbl>
    <w:p w14:paraId="2DC132A1" w14:textId="77777777" w:rsidR="00107055" w:rsidRPr="00107055" w:rsidRDefault="00107055" w:rsidP="00107055">
      <w:pPr>
        <w:rPr>
          <w:b/>
          <w:bCs/>
        </w:rPr>
      </w:pPr>
      <w:r w:rsidRPr="00107055">
        <w:rPr>
          <w:rFonts w:ascii="Segoe UI Emoji" w:hAnsi="Segoe UI Emoji" w:cs="Segoe UI Emoji"/>
          <w:b/>
          <w:bCs/>
        </w:rPr>
        <w:t>🔤</w:t>
      </w:r>
      <w:r w:rsidRPr="00107055">
        <w:rPr>
          <w:b/>
          <w:bCs/>
        </w:rPr>
        <w:t xml:space="preserve"> Т–Я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6309"/>
        <w:gridCol w:w="1337"/>
      </w:tblGrid>
      <w:tr w:rsidR="00107055" w:rsidRPr="00107055" w14:paraId="31172716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7C01AA9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FCBACDF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3B3BAEE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Раздел</w:t>
            </w:r>
          </w:p>
        </w:tc>
      </w:tr>
      <w:tr w:rsidR="00107055" w:rsidRPr="00107055" w14:paraId="7302F13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0433CAD" w14:textId="77777777" w:rsidR="00107055" w:rsidRPr="00107055" w:rsidRDefault="00107055" w:rsidP="00107055">
            <w:r w:rsidRPr="00107055">
              <w:t>Тег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7B8FD8" w14:textId="77777777" w:rsidR="00107055" w:rsidRPr="00107055" w:rsidRDefault="00107055" w:rsidP="00107055">
            <w:r w:rsidRPr="00107055">
              <w:t>Метаданные для категоризации контент-блоков; имеет название, категорию, описание, счётчик использования; принадлежит к одной из семи предопределённых категорий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54A0086" w14:textId="77777777" w:rsidR="00107055" w:rsidRPr="00107055" w:rsidRDefault="00107055" w:rsidP="00107055">
            <w:r w:rsidRPr="00107055">
              <w:t>Восемь</w:t>
            </w:r>
          </w:p>
        </w:tc>
      </w:tr>
      <w:tr w:rsidR="00107055" w:rsidRPr="00107055" w14:paraId="09FBA959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ECB155" w14:textId="77777777" w:rsidR="00107055" w:rsidRPr="00107055" w:rsidRDefault="00107055" w:rsidP="00107055">
            <w:r w:rsidRPr="00107055">
              <w:t>Упрощённый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5BE883" w14:textId="77777777" w:rsidR="00107055" w:rsidRPr="00107055" w:rsidRDefault="00107055" w:rsidP="00107055">
            <w:r w:rsidRPr="00107055">
              <w:t>Настройка интерфейса, отключающая сложные анимации и скрывающая расширенные элементы для пользователей с когнитивными или вестибулярными особенностями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9F3D33E" w14:textId="77777777" w:rsidR="00107055" w:rsidRPr="00107055" w:rsidRDefault="00107055" w:rsidP="00107055">
            <w:r w:rsidRPr="00107055">
              <w:t>Двенадцать</w:t>
            </w:r>
          </w:p>
        </w:tc>
      </w:tr>
      <w:tr w:rsidR="00107055" w:rsidRPr="00107055" w14:paraId="2699CF1A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69C7B2C" w14:textId="77777777" w:rsidR="00107055" w:rsidRPr="00107055" w:rsidRDefault="00107055" w:rsidP="00107055">
            <w:r w:rsidRPr="00107055">
              <w:t>Физический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2E1789" w14:textId="77777777" w:rsidR="00107055" w:rsidRPr="00107055" w:rsidRDefault="00107055" w:rsidP="00107055">
            <w:r w:rsidRPr="00107055">
              <w:t>Режим организации, при котором создаются папки и жёсткие ссылки на диске для организации файлов вне приложения; требует проверки совместимости файловой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F49A05C" w14:textId="77777777" w:rsidR="00107055" w:rsidRPr="00107055" w:rsidRDefault="00107055" w:rsidP="00107055">
            <w:r w:rsidRPr="00107055">
              <w:t>Восемь</w:t>
            </w:r>
          </w:p>
        </w:tc>
      </w:tr>
      <w:tr w:rsidR="00107055" w:rsidRPr="00107055" w14:paraId="6A947991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AADE93" w14:textId="77777777" w:rsidR="00107055" w:rsidRPr="00107055" w:rsidRDefault="00107055" w:rsidP="00107055">
            <w:r w:rsidRPr="00107055">
              <w:t>Хеш содержимого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29AE34" w14:textId="77777777" w:rsidR="00107055" w:rsidRPr="00107055" w:rsidRDefault="00107055" w:rsidP="00107055">
            <w:r w:rsidRPr="00107055">
              <w:t>Криптографическая контрольная сумма файла (алгоритм эс-эйч-а-двести пятьдесят шесть); используется для обнаружения дубликатов и проверки целостности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50CE405" w14:textId="77777777" w:rsidR="00107055" w:rsidRPr="00107055" w:rsidRDefault="00107055" w:rsidP="00107055">
            <w:r w:rsidRPr="00107055">
              <w:t>Три</w:t>
            </w:r>
          </w:p>
        </w:tc>
      </w:tr>
      <w:tr w:rsidR="00107055" w:rsidRPr="00107055" w14:paraId="42863086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08A324" w14:textId="77777777" w:rsidR="00107055" w:rsidRPr="00107055" w:rsidRDefault="00107055" w:rsidP="00107055">
            <w:r w:rsidRPr="00107055">
              <w:t>Чистый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F677266" w14:textId="77777777" w:rsidR="00107055" w:rsidRPr="00107055" w:rsidRDefault="00107055" w:rsidP="00107055">
            <w:r w:rsidRPr="00107055">
              <w:t>Режим полноэкранного просмотра, при котором все панели интерфейса скрываются, оставляя только контент и минимальные элементы навигации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E9C701F" w14:textId="77777777" w:rsidR="00107055" w:rsidRPr="00107055" w:rsidRDefault="00107055" w:rsidP="00107055">
            <w:r w:rsidRPr="00107055">
              <w:t>Шесть</w:t>
            </w:r>
          </w:p>
        </w:tc>
      </w:tr>
      <w:tr w:rsidR="00107055" w:rsidRPr="00107055" w14:paraId="4B043503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10067A9" w14:textId="77777777" w:rsidR="00107055" w:rsidRPr="00107055" w:rsidRDefault="00107055" w:rsidP="00107055">
            <w:r w:rsidRPr="00107055">
              <w:t>Юнит-тест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7959635" w14:textId="77777777" w:rsidR="00107055" w:rsidRPr="00107055" w:rsidRDefault="00107055" w:rsidP="00107055">
            <w:r w:rsidRPr="00107055">
              <w:t>Тест, проверяющий изолированную единицу кода (функцию, класс) без внешних зависимостей; обеспечивает корректность бизнес-логики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0B06AF6" w14:textId="77777777" w:rsidR="00107055" w:rsidRPr="00107055" w:rsidRDefault="00107055" w:rsidP="00107055">
            <w:r w:rsidRPr="00107055">
              <w:t>Пятнадцать</w:t>
            </w:r>
          </w:p>
        </w:tc>
      </w:tr>
    </w:tbl>
    <w:p w14:paraId="7B727F2A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17.3 Принципы ведения документации</w:t>
      </w:r>
    </w:p>
    <w:p w14:paraId="72856E9B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17.3.1 Стандарты оформления</w:t>
      </w:r>
    </w:p>
    <w:p w14:paraId="03F1365C" w14:textId="77777777" w:rsidR="00107055" w:rsidRPr="00107055" w:rsidRDefault="00107055" w:rsidP="00107055">
      <w:r w:rsidRPr="00107055">
        <w:rPr>
          <w:b/>
          <w:bCs/>
        </w:rPr>
        <w:t>Обязательные требования:</w:t>
      </w:r>
    </w:p>
    <w:p w14:paraId="57BF1940" w14:textId="77777777" w:rsidR="00107055" w:rsidRPr="00107055" w:rsidRDefault="00107055" w:rsidP="00107055">
      <w:pPr>
        <w:numPr>
          <w:ilvl w:val="0"/>
          <w:numId w:val="328"/>
        </w:numPr>
      </w:pPr>
      <w:r w:rsidRPr="00107055">
        <w:lastRenderedPageBreak/>
        <w:t>Каждый раздел начинается с заголовка первого уровня и мета-блока (статус, версия, приоритет)</w:t>
      </w:r>
    </w:p>
    <w:p w14:paraId="59387E12" w14:textId="77777777" w:rsidR="00107055" w:rsidRPr="00107055" w:rsidRDefault="00107055" w:rsidP="00107055">
      <w:pPr>
        <w:numPr>
          <w:ilvl w:val="0"/>
          <w:numId w:val="328"/>
        </w:numPr>
      </w:pPr>
      <w:r w:rsidRPr="00107055">
        <w:t xml:space="preserve">Все таблицы имеют заголовки столбцов и выровнены по ширине для </w:t>
      </w:r>
      <w:proofErr w:type="spellStart"/>
      <w:r w:rsidRPr="00107055">
        <w:t>машиночитаемости</w:t>
      </w:r>
      <w:proofErr w:type="spellEnd"/>
    </w:p>
    <w:p w14:paraId="67495FDD" w14:textId="77777777" w:rsidR="00107055" w:rsidRPr="00107055" w:rsidRDefault="00107055" w:rsidP="00107055">
      <w:pPr>
        <w:numPr>
          <w:ilvl w:val="0"/>
          <w:numId w:val="328"/>
        </w:numPr>
      </w:pPr>
      <w:r w:rsidRPr="00107055">
        <w:t>Код и команды оформляются в блоки с указанием языка только в технических приложениях, не в основной спецификации</w:t>
      </w:r>
    </w:p>
    <w:p w14:paraId="04EF8DA3" w14:textId="77777777" w:rsidR="00107055" w:rsidRPr="00107055" w:rsidRDefault="00107055" w:rsidP="00107055">
      <w:pPr>
        <w:numPr>
          <w:ilvl w:val="0"/>
          <w:numId w:val="328"/>
        </w:numPr>
      </w:pPr>
      <w:r w:rsidRPr="00107055">
        <w:t>Все пользовательские строки выносятся в файлы локализации, не встраиваются напрямую в описания</w:t>
      </w:r>
    </w:p>
    <w:p w14:paraId="75194C5A" w14:textId="77777777" w:rsidR="00107055" w:rsidRPr="00107055" w:rsidRDefault="00107055" w:rsidP="00107055">
      <w:pPr>
        <w:numPr>
          <w:ilvl w:val="0"/>
          <w:numId w:val="328"/>
        </w:numPr>
      </w:pPr>
      <w:r w:rsidRPr="00107055">
        <w:t>Ссылки на другие разделы оформляются через явные перекрёстные ссылки</w:t>
      </w:r>
    </w:p>
    <w:p w14:paraId="669303FE" w14:textId="77777777" w:rsidR="00107055" w:rsidRPr="00107055" w:rsidRDefault="00107055" w:rsidP="00107055">
      <w:r w:rsidRPr="00107055">
        <w:rPr>
          <w:b/>
          <w:bCs/>
        </w:rPr>
        <w:t>Рекомендуемые практики:</w:t>
      </w:r>
    </w:p>
    <w:p w14:paraId="310D054F" w14:textId="77777777" w:rsidR="00107055" w:rsidRPr="00107055" w:rsidRDefault="00107055" w:rsidP="00107055">
      <w:pPr>
        <w:numPr>
          <w:ilvl w:val="0"/>
          <w:numId w:val="329"/>
        </w:numPr>
      </w:pPr>
      <w:r w:rsidRPr="00107055">
        <w:t>Использовать визуальные маркеры (эмодзи, символы) для навигации и акцентирования</w:t>
      </w:r>
    </w:p>
    <w:p w14:paraId="5B917FF7" w14:textId="77777777" w:rsidR="00107055" w:rsidRPr="00107055" w:rsidRDefault="00107055" w:rsidP="00107055">
      <w:pPr>
        <w:numPr>
          <w:ilvl w:val="0"/>
          <w:numId w:val="329"/>
        </w:numPr>
      </w:pPr>
      <w:r w:rsidRPr="00107055">
        <w:t>Добавлять примеры «правильно/неправильно» для пояснения правил и ограничений</w:t>
      </w:r>
    </w:p>
    <w:p w14:paraId="77E6FF84" w14:textId="77777777" w:rsidR="00107055" w:rsidRPr="00107055" w:rsidRDefault="00107055" w:rsidP="00107055">
      <w:pPr>
        <w:numPr>
          <w:ilvl w:val="0"/>
          <w:numId w:val="329"/>
        </w:numPr>
      </w:pPr>
      <w:r w:rsidRPr="00107055">
        <w:t>Включать чек-листы реализации для разработчиков в конце каждого технического раздела</w:t>
      </w:r>
    </w:p>
    <w:p w14:paraId="73E57485" w14:textId="77777777" w:rsidR="00107055" w:rsidRPr="00107055" w:rsidRDefault="00107055" w:rsidP="00107055">
      <w:pPr>
        <w:numPr>
          <w:ilvl w:val="0"/>
          <w:numId w:val="329"/>
        </w:numPr>
      </w:pPr>
      <w:r w:rsidRPr="00107055">
        <w:t>Поддерживать единообразие терминологии через ссылку на глоссарий</w:t>
      </w:r>
    </w:p>
    <w:p w14:paraId="44B3FF0A" w14:textId="77777777" w:rsidR="00107055" w:rsidRPr="00107055" w:rsidRDefault="00107055" w:rsidP="00107055">
      <w:r w:rsidRPr="00107055">
        <w:rPr>
          <w:b/>
          <w:bCs/>
        </w:rPr>
        <w:t>Запрещённые элементы:</w:t>
      </w:r>
    </w:p>
    <w:p w14:paraId="484BEBB0" w14:textId="77777777" w:rsidR="00107055" w:rsidRPr="00107055" w:rsidRDefault="00107055" w:rsidP="00107055">
      <w:pPr>
        <w:numPr>
          <w:ilvl w:val="0"/>
          <w:numId w:val="330"/>
        </w:numPr>
      </w:pPr>
      <w:r w:rsidRPr="00107055">
        <w:t>Использовать размытые формулировки («возможно», «иногда», «обычно», «примерно»)</w:t>
      </w:r>
    </w:p>
    <w:p w14:paraId="239D9C9A" w14:textId="77777777" w:rsidR="00107055" w:rsidRPr="00107055" w:rsidRDefault="00107055" w:rsidP="00107055">
      <w:pPr>
        <w:numPr>
          <w:ilvl w:val="0"/>
          <w:numId w:val="330"/>
        </w:numPr>
      </w:pPr>
      <w:r w:rsidRPr="00107055">
        <w:t>Оставлять технические детали без пояснения для не-разработчиков</w:t>
      </w:r>
    </w:p>
    <w:p w14:paraId="708D755E" w14:textId="77777777" w:rsidR="00107055" w:rsidRPr="00107055" w:rsidRDefault="00107055" w:rsidP="00107055">
      <w:pPr>
        <w:numPr>
          <w:ilvl w:val="0"/>
          <w:numId w:val="330"/>
        </w:numPr>
      </w:pPr>
      <w:r w:rsidRPr="00107055">
        <w:t>Дублировать информацию между разделами без перекрёстных ссылок</w:t>
      </w:r>
    </w:p>
    <w:p w14:paraId="7DDC848A" w14:textId="77777777" w:rsidR="00107055" w:rsidRPr="00107055" w:rsidRDefault="00107055" w:rsidP="00107055">
      <w:pPr>
        <w:numPr>
          <w:ilvl w:val="0"/>
          <w:numId w:val="330"/>
        </w:numPr>
      </w:pPr>
      <w:r w:rsidRPr="00107055">
        <w:t>Включать код, версии или временные пометки в основную спецификацию</w:t>
      </w:r>
    </w:p>
    <w:p w14:paraId="0FD5A9D5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 xml:space="preserve">17.3.2 </w:t>
      </w:r>
      <w:proofErr w:type="spellStart"/>
      <w:r w:rsidRPr="00107055">
        <w:rPr>
          <w:b/>
          <w:bCs/>
        </w:rPr>
        <w:t>Версионирование</w:t>
      </w:r>
      <w:proofErr w:type="spellEnd"/>
      <w:r w:rsidRPr="00107055">
        <w:rPr>
          <w:b/>
          <w:bCs/>
        </w:rPr>
        <w:t xml:space="preserve"> документации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6"/>
        <w:gridCol w:w="2534"/>
        <w:gridCol w:w="4292"/>
      </w:tblGrid>
      <w:tr w:rsidR="00107055" w:rsidRPr="00107055" w14:paraId="21EEE203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2E1020F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Тип изменения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D18BD55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Обновление версии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9245573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Пример</w:t>
            </w:r>
          </w:p>
        </w:tc>
      </w:tr>
      <w:tr w:rsidR="00107055" w:rsidRPr="00107055" w14:paraId="4D9DDD3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6160A2" w14:textId="77777777" w:rsidR="00107055" w:rsidRPr="00107055" w:rsidRDefault="00107055" w:rsidP="00107055">
            <w:r w:rsidRPr="00107055">
              <w:t>Исправление опечатки, уточнение формулировки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6C51500" w14:textId="77777777" w:rsidR="00107055" w:rsidRPr="00107055" w:rsidRDefault="00107055" w:rsidP="00107055">
            <w:r w:rsidRPr="00107055">
              <w:t>Патч: один целая ноль целая один → один целая ноль целая два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1C354ED" w14:textId="77777777" w:rsidR="00107055" w:rsidRPr="00107055" w:rsidRDefault="00107055" w:rsidP="00107055">
            <w:r w:rsidRPr="00107055">
              <w:t>Уточнение порога уверенности искусственного интеллекта с «около восьмидесяти пяти процентов» на «более восьмидесяти пяти процентов»</w:t>
            </w:r>
          </w:p>
        </w:tc>
      </w:tr>
      <w:tr w:rsidR="00107055" w:rsidRPr="00107055" w14:paraId="188C537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C3C6E02" w14:textId="77777777" w:rsidR="00107055" w:rsidRPr="00107055" w:rsidRDefault="00107055" w:rsidP="00107055">
            <w:r w:rsidRPr="00107055">
              <w:t>Добавление нового подраздела, расширение правил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551332" w14:textId="77777777" w:rsidR="00107055" w:rsidRPr="00107055" w:rsidRDefault="00107055" w:rsidP="00107055">
            <w:r w:rsidRPr="00107055">
              <w:t>Минор: один целая ноль целая ноль → один целая один целая ноль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BCE6883" w14:textId="77777777" w:rsidR="00107055" w:rsidRPr="00107055" w:rsidRDefault="00107055" w:rsidP="00107055">
            <w:r w:rsidRPr="00107055">
              <w:t>Добавлен раздел «Тестирование доступности» с чек-листами и метриками</w:t>
            </w:r>
          </w:p>
        </w:tc>
      </w:tr>
      <w:tr w:rsidR="00107055" w:rsidRPr="00107055" w14:paraId="192CA678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A6AC8F5" w14:textId="77777777" w:rsidR="00107055" w:rsidRPr="00107055" w:rsidRDefault="00107055" w:rsidP="00107055">
            <w:r w:rsidRPr="00107055">
              <w:lastRenderedPageBreak/>
              <w:t>Изменение архитектуры, философии, ключевых решений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DAC38D8" w14:textId="77777777" w:rsidR="00107055" w:rsidRPr="00107055" w:rsidRDefault="00107055" w:rsidP="00107055">
            <w:r w:rsidRPr="00107055">
              <w:t>Мажор: ноль целая два целая ноль → один целая ноль целая ноль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30D8824" w14:textId="77777777" w:rsidR="00107055" w:rsidRPr="00107055" w:rsidRDefault="00107055" w:rsidP="00107055">
            <w:r w:rsidRPr="00107055">
              <w:t>Переход от локального управления состоянием к реактивной архитектуре с провайдерами</w:t>
            </w:r>
          </w:p>
        </w:tc>
      </w:tr>
    </w:tbl>
    <w:p w14:paraId="60FB17D1" w14:textId="77777777" w:rsidR="00107055" w:rsidRPr="00107055" w:rsidRDefault="00107055" w:rsidP="00107055">
      <w:r w:rsidRPr="00107055">
        <w:rPr>
          <w:b/>
          <w:bCs/>
        </w:rPr>
        <w:t>Правило синхронизации:</w:t>
      </w:r>
      <w:r w:rsidRPr="00107055">
        <w:t xml:space="preserve"> Версия документации синхронизирована с версией приложения, для которой она актуальна. Изменения в документации, влияющие на реализацию, требуют обновления версии приложения.</w:t>
      </w:r>
    </w:p>
    <w:p w14:paraId="1BCD9F0B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17.4 Дорожная карта развития</w:t>
      </w:r>
    </w:p>
    <w:p w14:paraId="3A5B34F9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17.4.1 Визуализация плана</w:t>
      </w:r>
    </w:p>
    <w:p w14:paraId="1633209B" w14:textId="77777777" w:rsidR="00107055" w:rsidRDefault="00107055" w:rsidP="00107055">
      <w:r>
        <w:t>время →</w:t>
      </w:r>
    </w:p>
    <w:p w14:paraId="427697C0" w14:textId="77777777" w:rsidR="00107055" w:rsidRDefault="00107055" w:rsidP="00107055">
      <w:r>
        <w:t>│</w:t>
      </w:r>
    </w:p>
    <w:p w14:paraId="5AA8787D" w14:textId="77777777" w:rsidR="00107055" w:rsidRDefault="00107055" w:rsidP="0010705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🟦</w:t>
      </w:r>
      <w:r>
        <w:t xml:space="preserve">  [</w:t>
      </w:r>
      <w:proofErr w:type="gramEnd"/>
      <w:r>
        <w:t>текущая версия] Ноябрь две тысячи двадцать четвёртый</w:t>
      </w:r>
    </w:p>
    <w:p w14:paraId="0C234827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Интеллектуальное</w:t>
      </w:r>
      <w:r>
        <w:t xml:space="preserve"> </w:t>
      </w:r>
      <w:r>
        <w:rPr>
          <w:rFonts w:ascii="Aptos" w:hAnsi="Aptos" w:cs="Aptos"/>
        </w:rPr>
        <w:t>авто</w:t>
      </w:r>
      <w:r>
        <w:t>-</w:t>
      </w:r>
      <w:r>
        <w:rPr>
          <w:rFonts w:ascii="Aptos" w:hAnsi="Aptos" w:cs="Aptos"/>
        </w:rPr>
        <w:t>тегирование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тремя</w:t>
      </w:r>
      <w:r>
        <w:t xml:space="preserve"> </w:t>
      </w:r>
      <w:r>
        <w:rPr>
          <w:rFonts w:ascii="Aptos" w:hAnsi="Aptos" w:cs="Aptos"/>
        </w:rPr>
        <w:t>уровнями</w:t>
      </w:r>
    </w:p>
    <w:p w14:paraId="4093B37F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Синхронизация</w:t>
      </w:r>
      <w:r>
        <w:t xml:space="preserve"> </w:t>
      </w:r>
      <w:r>
        <w:rPr>
          <w:rFonts w:ascii="Aptos" w:hAnsi="Aptos" w:cs="Aptos"/>
        </w:rPr>
        <w:t>между</w:t>
      </w:r>
      <w:r>
        <w:t xml:space="preserve"> </w:t>
      </w:r>
      <w:r>
        <w:rPr>
          <w:rFonts w:ascii="Aptos" w:hAnsi="Aptos" w:cs="Aptos"/>
        </w:rPr>
        <w:t>устройствами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</w:t>
      </w:r>
      <w:r>
        <w:rPr>
          <w:rFonts w:ascii="Aptos" w:hAnsi="Aptos" w:cs="Aptos"/>
        </w:rPr>
        <w:t>векторных</w:t>
      </w:r>
      <w:r>
        <w:t xml:space="preserve"> </w:t>
      </w:r>
      <w:r>
        <w:rPr>
          <w:rFonts w:ascii="Aptos" w:hAnsi="Aptos" w:cs="Aptos"/>
        </w:rPr>
        <w:t>часах</w:t>
      </w:r>
    </w:p>
    <w:p w14:paraId="7D59D2DE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Улучшенная</w:t>
      </w:r>
      <w:r>
        <w:t xml:space="preserve"> </w:t>
      </w:r>
      <w:r>
        <w:rPr>
          <w:rFonts w:ascii="Aptos" w:hAnsi="Aptos" w:cs="Aptos"/>
        </w:rPr>
        <w:t>обработка</w:t>
      </w:r>
      <w:r>
        <w:t xml:space="preserve"> </w:t>
      </w:r>
      <w:r>
        <w:rPr>
          <w:rFonts w:ascii="Aptos" w:hAnsi="Aptos" w:cs="Aptos"/>
        </w:rPr>
        <w:t>ошибок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механизмом</w:t>
      </w:r>
      <w:r>
        <w:t xml:space="preserve"> </w:t>
      </w:r>
      <w:r>
        <w:rPr>
          <w:rFonts w:ascii="Aptos" w:hAnsi="Aptos" w:cs="Aptos"/>
        </w:rPr>
        <w:t>восстановления</w:t>
      </w:r>
    </w:p>
    <w:p w14:paraId="79FB96A4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Базовая</w:t>
      </w:r>
      <w:r>
        <w:t xml:space="preserve"> </w:t>
      </w:r>
      <w:r>
        <w:rPr>
          <w:rFonts w:ascii="Aptos" w:hAnsi="Aptos" w:cs="Aptos"/>
        </w:rPr>
        <w:t>поддержка</w:t>
      </w:r>
      <w:r>
        <w:t xml:space="preserve"> </w:t>
      </w:r>
      <w:r>
        <w:rPr>
          <w:rFonts w:ascii="Aptos" w:hAnsi="Aptos" w:cs="Aptos"/>
        </w:rPr>
        <w:t>доступности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proofErr w:type="spellStart"/>
      <w:r>
        <w:rPr>
          <w:rFonts w:ascii="Aptos" w:hAnsi="Aptos" w:cs="Aptos"/>
        </w:rPr>
        <w:t>онбординг</w:t>
      </w:r>
      <w:proofErr w:type="spellEnd"/>
    </w:p>
    <w:p w14:paraId="43CF057E" w14:textId="77777777" w:rsidR="00107055" w:rsidRDefault="00107055" w:rsidP="00107055">
      <w:r>
        <w:t xml:space="preserve">│   └─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Aptos" w:hAnsi="Aptos" w:cs="Aptos"/>
        </w:rPr>
        <w:t>Авто</w:t>
      </w:r>
      <w:r>
        <w:t>-</w:t>
      </w:r>
      <w:r>
        <w:rPr>
          <w:rFonts w:ascii="Aptos" w:hAnsi="Aptos" w:cs="Aptos"/>
        </w:rPr>
        <w:t>обновления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проверкой</w:t>
      </w:r>
      <w:r>
        <w:t xml:space="preserve"> </w:t>
      </w:r>
      <w:r>
        <w:rPr>
          <w:rFonts w:ascii="Aptos" w:hAnsi="Aptos" w:cs="Aptos"/>
        </w:rPr>
        <w:t>целостности</w:t>
      </w:r>
    </w:p>
    <w:p w14:paraId="78128C9C" w14:textId="77777777" w:rsidR="00107055" w:rsidRDefault="00107055" w:rsidP="00107055">
      <w:r>
        <w:t>│</w:t>
      </w:r>
    </w:p>
    <w:p w14:paraId="7AA934B4" w14:textId="77777777" w:rsidR="00107055" w:rsidRDefault="00107055" w:rsidP="0010705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🟨</w:t>
      </w:r>
      <w:r>
        <w:t xml:space="preserve">  [</w:t>
      </w:r>
      <w:proofErr w:type="gramEnd"/>
      <w:r>
        <w:t>следующая версия] Январь две тысячи двадцать пятый</w:t>
      </w:r>
    </w:p>
    <w:p w14:paraId="4857DD4B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🔄</w:t>
      </w:r>
      <w:r>
        <w:t xml:space="preserve">  Заметки</w:t>
      </w:r>
      <w:proofErr w:type="gramEnd"/>
      <w:r>
        <w:t xml:space="preserve"> и связи между медиа в стиле базы знаний</w:t>
      </w:r>
    </w:p>
    <w:p w14:paraId="6DD1627B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🔄</w:t>
      </w:r>
      <w:r>
        <w:t xml:space="preserve">  Расширенная</w:t>
      </w:r>
      <w:proofErr w:type="gramEnd"/>
      <w:r>
        <w:t xml:space="preserve"> локализация (десять плюс языков интерфейса)</w:t>
      </w:r>
    </w:p>
    <w:p w14:paraId="14BBF987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🔄</w:t>
      </w:r>
      <w:r>
        <w:t xml:space="preserve">  Архитектура</w:t>
      </w:r>
      <w:proofErr w:type="gramEnd"/>
      <w:r>
        <w:t xml:space="preserve"> плагинов для </w:t>
      </w:r>
      <w:proofErr w:type="spellStart"/>
      <w:r>
        <w:t>кастомных</w:t>
      </w:r>
      <w:proofErr w:type="spellEnd"/>
      <w:r>
        <w:t xml:space="preserve"> экспортеров и анализаторов</w:t>
      </w:r>
    </w:p>
    <w:p w14:paraId="0A6078CD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🔄</w:t>
      </w:r>
      <w:r>
        <w:t xml:space="preserve">  Улучшенный</w:t>
      </w:r>
      <w:proofErr w:type="gramEnd"/>
      <w:r>
        <w:t xml:space="preserve"> поиск: векторный плюс семантический</w:t>
      </w:r>
    </w:p>
    <w:p w14:paraId="32071243" w14:textId="77777777" w:rsidR="00107055" w:rsidRDefault="00107055" w:rsidP="00107055">
      <w:r>
        <w:t xml:space="preserve">│   └─   </w:t>
      </w:r>
      <w:proofErr w:type="gramStart"/>
      <w:r>
        <w:rPr>
          <w:rFonts w:ascii="Segoe UI Emoji" w:hAnsi="Segoe UI Emoji" w:cs="Segoe UI Emoji"/>
        </w:rPr>
        <w:t>🔄</w:t>
      </w:r>
      <w:r>
        <w:t xml:space="preserve">  Интеграция</w:t>
      </w:r>
      <w:proofErr w:type="gramEnd"/>
      <w:r>
        <w:t xml:space="preserve"> с облачными хранилищами для резервного копирования</w:t>
      </w:r>
    </w:p>
    <w:p w14:paraId="54545A3F" w14:textId="77777777" w:rsidR="00107055" w:rsidRDefault="00107055" w:rsidP="00107055">
      <w:r>
        <w:t>│</w:t>
      </w:r>
    </w:p>
    <w:p w14:paraId="43170EC9" w14:textId="77777777" w:rsidR="00107055" w:rsidRDefault="00107055" w:rsidP="0010705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🟩</w:t>
      </w:r>
      <w:r>
        <w:t xml:space="preserve">  [</w:t>
      </w:r>
      <w:proofErr w:type="gramEnd"/>
      <w:r>
        <w:t>целевая версия] Апрель две тысячи двадцать пятый</w:t>
      </w:r>
    </w:p>
    <w:p w14:paraId="669EFE13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🎯</w:t>
      </w:r>
      <w:r>
        <w:t xml:space="preserve">  Полная</w:t>
      </w:r>
      <w:proofErr w:type="gramEnd"/>
      <w:r>
        <w:t xml:space="preserve"> автономность: «импортировал и забыл»</w:t>
      </w:r>
    </w:p>
    <w:p w14:paraId="7C85FC8F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🎯</w:t>
      </w:r>
      <w:r>
        <w:t xml:space="preserve">  Стабильная</w:t>
      </w:r>
      <w:proofErr w:type="gramEnd"/>
      <w:r>
        <w:t xml:space="preserve"> синхронизация: девяносто девять целых девять десятых процента успешных обновлений</w:t>
      </w:r>
    </w:p>
    <w:p w14:paraId="3B36FC1A" w14:textId="77777777" w:rsidR="00107055" w:rsidRDefault="00107055" w:rsidP="00107055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🎯</w:t>
      </w:r>
      <w:r>
        <w:t xml:space="preserve">  Публичная</w:t>
      </w:r>
      <w:proofErr w:type="gramEnd"/>
      <w:r>
        <w:t xml:space="preserve"> документация и сообщество пользователей</w:t>
      </w:r>
    </w:p>
    <w:p w14:paraId="4772388D" w14:textId="77777777" w:rsidR="00107055" w:rsidRDefault="00107055" w:rsidP="0010705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🎯</w:t>
      </w:r>
      <w:r>
        <w:t xml:space="preserve">  Готовность</w:t>
      </w:r>
      <w:proofErr w:type="gramEnd"/>
      <w:r>
        <w:t xml:space="preserve"> к коммерческому использованию (опционально)</w:t>
      </w:r>
    </w:p>
    <w:p w14:paraId="03F06187" w14:textId="77777777" w:rsidR="00107055" w:rsidRDefault="00107055" w:rsidP="00107055">
      <w:r>
        <w:t xml:space="preserve">│   └─   </w:t>
      </w:r>
      <w:proofErr w:type="gramStart"/>
      <w:r>
        <w:rPr>
          <w:rFonts w:ascii="Segoe UI Emoji" w:hAnsi="Segoe UI Emoji" w:cs="Segoe UI Emoji"/>
        </w:rPr>
        <w:t>🎯</w:t>
      </w:r>
      <w:r>
        <w:t xml:space="preserve">  Аудит</w:t>
      </w:r>
      <w:proofErr w:type="gramEnd"/>
      <w:r>
        <w:t xml:space="preserve"> безопасности и доступности сторонними экспертами</w:t>
      </w:r>
    </w:p>
    <w:p w14:paraId="37DA2586" w14:textId="77777777" w:rsidR="00107055" w:rsidRDefault="00107055" w:rsidP="00107055">
      <w:r>
        <w:t>│</w:t>
      </w:r>
    </w:p>
    <w:p w14:paraId="46DE6956" w14:textId="77777777" w:rsidR="00107055" w:rsidRDefault="00107055" w:rsidP="00107055">
      <w:r>
        <w:t>└</w:t>
      </w:r>
      <w:proofErr w:type="gramStart"/>
      <w:r>
        <w:t xml:space="preserve">─  </w:t>
      </w:r>
      <w:r>
        <w:rPr>
          <w:rFonts w:ascii="Segoe UI Emoji" w:hAnsi="Segoe UI Emoji" w:cs="Segoe UI Emoji"/>
        </w:rPr>
        <w:t>🔮</w:t>
      </w:r>
      <w:proofErr w:type="gramEnd"/>
      <w:r>
        <w:t xml:space="preserve">  [долгосрочное видение] две тысячи двадцать пятый плюс</w:t>
      </w:r>
    </w:p>
    <w:p w14:paraId="5D7BD20C" w14:textId="77777777" w:rsidR="00107055" w:rsidRDefault="00107055" w:rsidP="00107055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💭</w:t>
      </w:r>
      <w:r>
        <w:t xml:space="preserve">  Мобильная</w:t>
      </w:r>
      <w:proofErr w:type="gramEnd"/>
      <w:r>
        <w:t xml:space="preserve"> версия для  Ай-ос  и Андроид</w:t>
      </w:r>
    </w:p>
    <w:p w14:paraId="7235ECF9" w14:textId="77777777" w:rsidR="00107055" w:rsidRDefault="00107055" w:rsidP="00107055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💭</w:t>
      </w:r>
      <w:r>
        <w:t xml:space="preserve">  Веб</w:t>
      </w:r>
      <w:proofErr w:type="gramEnd"/>
      <w:r>
        <w:t>-интерфейс для доступа к коллекции из браузера</w:t>
      </w:r>
    </w:p>
    <w:p w14:paraId="19D10BC3" w14:textId="77777777" w:rsidR="00107055" w:rsidRDefault="00107055" w:rsidP="00107055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  </w:t>
      </w:r>
      <w:proofErr w:type="gramStart"/>
      <w:r>
        <w:rPr>
          <w:rFonts w:ascii="Segoe UI Emoji" w:hAnsi="Segoe UI Emoji" w:cs="Segoe UI Emoji"/>
        </w:rPr>
        <w:t>💭</w:t>
      </w:r>
      <w:r>
        <w:t xml:space="preserve">  Интеграция</w:t>
      </w:r>
      <w:proofErr w:type="gramEnd"/>
      <w:r>
        <w:t xml:space="preserve"> с дополнительными облачными хранилищами</w:t>
      </w:r>
    </w:p>
    <w:p w14:paraId="4CC41692" w14:textId="77777777" w:rsidR="00154C2D" w:rsidRDefault="00107055" w:rsidP="00107055">
      <w:r>
        <w:t xml:space="preserve">   └</w:t>
      </w:r>
      <w:proofErr w:type="gramStart"/>
      <w:r>
        <w:t xml:space="preserve">─  </w:t>
      </w:r>
      <w:r>
        <w:rPr>
          <w:rFonts w:ascii="Segoe UI Emoji" w:hAnsi="Segoe UI Emoji" w:cs="Segoe UI Emoji"/>
        </w:rPr>
        <w:t>💭</w:t>
      </w:r>
      <w:proofErr w:type="gramEnd"/>
      <w:r>
        <w:t xml:space="preserve">  Искусственный интеллект-ассистент для кураторства коллекции</w:t>
      </w:r>
    </w:p>
    <w:p w14:paraId="1404190A" w14:textId="1553D94D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17.4.2 Детализация ключевых вех</w:t>
      </w:r>
    </w:p>
    <w:p w14:paraId="7C414DA6" w14:textId="77777777" w:rsidR="00107055" w:rsidRPr="00107055" w:rsidRDefault="00107055" w:rsidP="00107055">
      <w:r w:rsidRPr="00107055">
        <w:rPr>
          <w:b/>
          <w:bCs/>
        </w:rPr>
        <w:t>Веха: Заметки и связи (следующая версия)</w:t>
      </w:r>
      <w:r w:rsidRPr="00107055">
        <w:t xml:space="preserve"> Фокус: Превращение коллекции из «хранилища» в «базу знаний».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5913"/>
        <w:gridCol w:w="1274"/>
      </w:tblGrid>
      <w:tr w:rsidR="00107055" w:rsidRPr="00107055" w14:paraId="71A492BB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04CE245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09172C4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6ECB339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Приоритет</w:t>
            </w:r>
          </w:p>
        </w:tc>
      </w:tr>
      <w:tr w:rsidR="00107055" w:rsidRPr="00107055" w14:paraId="65CC7846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19E080B" w14:textId="77777777" w:rsidR="00107055" w:rsidRPr="00107055" w:rsidRDefault="00107055" w:rsidP="00107055">
            <w:r w:rsidRPr="00107055">
              <w:t>Заметки к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A76E6E" w14:textId="77777777" w:rsidR="00107055" w:rsidRPr="00107055" w:rsidRDefault="00107055" w:rsidP="00107055">
            <w:r w:rsidRPr="00107055">
              <w:t>Текстовые блоки, привязанные к файлу или группе файлов; поддержка форматирования, вложений, тегов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0444308" w14:textId="77777777" w:rsidR="00107055" w:rsidRPr="00107055" w:rsidRDefault="00107055" w:rsidP="00107055">
            <w:r w:rsidRPr="00107055">
              <w:t>Высокий</w:t>
            </w:r>
          </w:p>
        </w:tc>
      </w:tr>
      <w:tr w:rsidR="00107055" w:rsidRPr="00107055" w14:paraId="4FDCF99B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2F049F" w14:textId="77777777" w:rsidR="00107055" w:rsidRPr="00107055" w:rsidRDefault="00107055" w:rsidP="00107055">
            <w:r w:rsidRPr="00107055">
              <w:t>Связи между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D136E1" w14:textId="77777777" w:rsidR="00107055" w:rsidRPr="00107055" w:rsidRDefault="00107055" w:rsidP="00107055">
            <w:r w:rsidRPr="00107055">
              <w:t>Граф отношений: «этот арт вдохновлён тем», «персонаж в разных позах», «референс позы»; двунаправленные, с типами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3333DF7" w14:textId="77777777" w:rsidR="00107055" w:rsidRPr="00107055" w:rsidRDefault="00107055" w:rsidP="00107055">
            <w:r w:rsidRPr="00107055">
              <w:t>Высокий</w:t>
            </w:r>
          </w:p>
        </w:tc>
      </w:tr>
      <w:tr w:rsidR="00107055" w:rsidRPr="00107055" w14:paraId="11F9DF23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609715" w14:textId="77777777" w:rsidR="00107055" w:rsidRPr="00107055" w:rsidRDefault="00107055" w:rsidP="00107055">
            <w:r w:rsidRPr="00107055">
              <w:t>Экспорт в стандартный формат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390F06B" w14:textId="77777777" w:rsidR="00107055" w:rsidRPr="00107055" w:rsidRDefault="00107055" w:rsidP="00107055">
            <w:r w:rsidRPr="00107055">
              <w:t>Выгрузка коллекции плюс заметок в формат, совместимый с популярными инструментами для работы с знаниями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A643960" w14:textId="77777777" w:rsidR="00107055" w:rsidRPr="00107055" w:rsidRDefault="00107055" w:rsidP="00107055">
            <w:r w:rsidRPr="00107055">
              <w:t>Средний</w:t>
            </w:r>
          </w:p>
        </w:tc>
      </w:tr>
      <w:tr w:rsidR="00107055" w:rsidRPr="00107055" w14:paraId="2C32A29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F1EB3A" w14:textId="77777777" w:rsidR="00107055" w:rsidRPr="00107055" w:rsidRDefault="00107055" w:rsidP="00107055">
            <w:r w:rsidRPr="00107055">
              <w:t>Векторный 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D9DBAD" w14:textId="77777777" w:rsidR="00107055" w:rsidRPr="00107055" w:rsidRDefault="00107055" w:rsidP="00107055">
            <w:r w:rsidRPr="00107055">
              <w:t xml:space="preserve">Поиск по смыслу, а не только по точным тегам; использование </w:t>
            </w:r>
            <w:proofErr w:type="spellStart"/>
            <w:r w:rsidRPr="00107055">
              <w:t>эмбеддингов</w:t>
            </w:r>
            <w:proofErr w:type="spellEnd"/>
            <w:r w:rsidRPr="00107055">
              <w:t xml:space="preserve"> для семантического сопоставления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0CD39E4" w14:textId="77777777" w:rsidR="00107055" w:rsidRPr="00107055" w:rsidRDefault="00107055" w:rsidP="00107055">
            <w:r w:rsidRPr="00107055">
              <w:t>Средний</w:t>
            </w:r>
          </w:p>
        </w:tc>
      </w:tr>
      <w:tr w:rsidR="00107055" w:rsidRPr="00107055" w14:paraId="37CE92A7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D944EA0" w14:textId="77777777" w:rsidR="00107055" w:rsidRPr="00107055" w:rsidRDefault="00107055" w:rsidP="00107055">
            <w:r w:rsidRPr="00107055">
              <w:t>Архитектура расширений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D992CD0" w14:textId="77777777" w:rsidR="00107055" w:rsidRPr="00107055" w:rsidRDefault="00107055" w:rsidP="00107055">
            <w:r w:rsidRPr="00107055">
              <w:t xml:space="preserve">Базовая система плагинов: </w:t>
            </w:r>
            <w:proofErr w:type="spellStart"/>
            <w:r w:rsidRPr="00107055">
              <w:t>кастомные</w:t>
            </w:r>
            <w:proofErr w:type="spellEnd"/>
            <w:r w:rsidRPr="00107055">
              <w:t xml:space="preserve"> экспортеры, анализаторы, интеграции; с чёткими интерфейсами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858F57C" w14:textId="77777777" w:rsidR="00107055" w:rsidRPr="00107055" w:rsidRDefault="00107055" w:rsidP="00107055">
            <w:r w:rsidRPr="00107055">
              <w:t>Низкий</w:t>
            </w:r>
          </w:p>
        </w:tc>
      </w:tr>
    </w:tbl>
    <w:p w14:paraId="0ADCED22" w14:textId="77777777" w:rsidR="00107055" w:rsidRPr="00107055" w:rsidRDefault="00107055" w:rsidP="00107055">
      <w:r w:rsidRPr="00107055">
        <w:rPr>
          <w:b/>
          <w:bCs/>
        </w:rPr>
        <w:t>Критерии готовности:</w:t>
      </w:r>
    </w:p>
    <w:p w14:paraId="5881EA5F" w14:textId="77777777" w:rsidR="00107055" w:rsidRPr="00107055" w:rsidRDefault="00107055" w:rsidP="00107055">
      <w:pPr>
        <w:numPr>
          <w:ilvl w:val="0"/>
          <w:numId w:val="331"/>
        </w:numPr>
      </w:pPr>
      <w:r w:rsidRPr="00107055">
        <w:t>Пользователь может создать заметку к любому медиа и отредактировать её с форматированием</w:t>
      </w:r>
    </w:p>
    <w:p w14:paraId="0B09211F" w14:textId="77777777" w:rsidR="00107055" w:rsidRPr="00107055" w:rsidRDefault="00107055" w:rsidP="00107055">
      <w:pPr>
        <w:numPr>
          <w:ilvl w:val="0"/>
          <w:numId w:val="331"/>
        </w:numPr>
      </w:pPr>
      <w:r w:rsidRPr="00107055">
        <w:t>Можно создать связь между двумя файлами с выбором типа и просмотреть граф связей</w:t>
      </w:r>
    </w:p>
    <w:p w14:paraId="7848573C" w14:textId="77777777" w:rsidR="00107055" w:rsidRPr="00107055" w:rsidRDefault="00107055" w:rsidP="00107055">
      <w:pPr>
        <w:numPr>
          <w:ilvl w:val="0"/>
          <w:numId w:val="331"/>
        </w:numPr>
      </w:pPr>
      <w:r w:rsidRPr="00107055">
        <w:lastRenderedPageBreak/>
        <w:t>Экспорт сохраняет структуру, теги, заметки и связи в читаемом формате</w:t>
      </w:r>
    </w:p>
    <w:p w14:paraId="0A4782C0" w14:textId="77777777" w:rsidR="00107055" w:rsidRPr="00107055" w:rsidRDefault="00107055" w:rsidP="00107055">
      <w:pPr>
        <w:numPr>
          <w:ilvl w:val="0"/>
          <w:numId w:val="331"/>
        </w:numPr>
      </w:pPr>
      <w:r w:rsidRPr="00107055">
        <w:t>Векторный поиск находит релевантные арты по текстовому описанию без точного совпадения тегов</w:t>
      </w:r>
    </w:p>
    <w:p w14:paraId="746FAD3B" w14:textId="77777777" w:rsidR="00107055" w:rsidRPr="00107055" w:rsidRDefault="00107055" w:rsidP="00107055">
      <w:r w:rsidRPr="00107055">
        <w:rPr>
          <w:b/>
          <w:bCs/>
        </w:rPr>
        <w:t>Веха: Продакшн-готовность (целевая версия)</w:t>
      </w:r>
      <w:r w:rsidRPr="00107055">
        <w:t xml:space="preserve"> Фокус: Стабильность, документация, готовность к широкому использованию.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5498"/>
        <w:gridCol w:w="1471"/>
      </w:tblGrid>
      <w:tr w:rsidR="00107055" w:rsidRPr="00107055" w14:paraId="5F2E5D2E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B559416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D1F0050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95BBB54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Приоритет</w:t>
            </w:r>
          </w:p>
        </w:tc>
      </w:tr>
      <w:tr w:rsidR="00107055" w:rsidRPr="00107055" w14:paraId="5E355F4A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B99B7C" w14:textId="77777777" w:rsidR="00107055" w:rsidRPr="00107055" w:rsidRDefault="00107055" w:rsidP="00107055">
            <w:r w:rsidRPr="00107055">
              <w:t>Автономная организация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8E9B7F" w14:textId="77777777" w:rsidR="00107055" w:rsidRPr="00107055" w:rsidRDefault="00107055" w:rsidP="00107055">
            <w:r w:rsidRPr="00107055">
              <w:t>Приложение само раскладывает новые файлы по правилам без участия пользователя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8F01A7F" w14:textId="77777777" w:rsidR="00107055" w:rsidRPr="00107055" w:rsidRDefault="00107055" w:rsidP="00107055">
            <w:r w:rsidRPr="00107055">
              <w:t>Критический</w:t>
            </w:r>
          </w:p>
        </w:tc>
      </w:tr>
      <w:tr w:rsidR="00107055" w:rsidRPr="00107055" w14:paraId="53C67C84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957BF7" w14:textId="77777777" w:rsidR="00107055" w:rsidRPr="00107055" w:rsidRDefault="00107055" w:rsidP="00107055">
            <w:r w:rsidRPr="00107055">
              <w:t>Надёжная синхронизация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C183A7" w14:textId="77777777" w:rsidR="00107055" w:rsidRPr="00107055" w:rsidRDefault="00107055" w:rsidP="00107055">
            <w:r w:rsidRPr="00107055">
              <w:t>Девяносто девять целых девять десятых процента успешных обновлений, автоматическое разрешение конфликтов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7E47E1A" w14:textId="77777777" w:rsidR="00107055" w:rsidRPr="00107055" w:rsidRDefault="00107055" w:rsidP="00107055">
            <w:r w:rsidRPr="00107055">
              <w:t>Критический</w:t>
            </w:r>
          </w:p>
        </w:tc>
      </w:tr>
      <w:tr w:rsidR="00107055" w:rsidRPr="00107055" w14:paraId="03251BA1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0A3C254" w14:textId="77777777" w:rsidR="00107055" w:rsidRPr="00107055" w:rsidRDefault="00107055" w:rsidP="00107055">
            <w:r w:rsidRPr="00107055">
              <w:t>Публичная документация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62B2FC" w14:textId="77777777" w:rsidR="00107055" w:rsidRPr="00107055" w:rsidRDefault="00107055" w:rsidP="00107055">
            <w:r w:rsidRPr="00107055">
              <w:t>Сайт с гайдами, часто задаваемыми вопросами, видео-</w:t>
            </w:r>
            <w:proofErr w:type="spellStart"/>
            <w:r w:rsidRPr="00107055">
              <w:t>туториалами</w:t>
            </w:r>
            <w:proofErr w:type="spellEnd"/>
            <w:r w:rsidRPr="00107055">
              <w:t xml:space="preserve"> на трёх плюс языках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679364D" w14:textId="77777777" w:rsidR="00107055" w:rsidRPr="00107055" w:rsidRDefault="00107055" w:rsidP="00107055">
            <w:r w:rsidRPr="00107055">
              <w:t>Высокий</w:t>
            </w:r>
          </w:p>
        </w:tc>
      </w:tr>
      <w:tr w:rsidR="00107055" w:rsidRPr="00107055" w14:paraId="64839C66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A19DA5" w14:textId="77777777" w:rsidR="00107055" w:rsidRPr="00107055" w:rsidRDefault="00107055" w:rsidP="00107055">
            <w:r w:rsidRPr="00107055">
              <w:t>Сообщество и обратная связь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299896" w14:textId="77777777" w:rsidR="00107055" w:rsidRPr="00107055" w:rsidRDefault="00107055" w:rsidP="00107055">
            <w:r w:rsidRPr="00107055">
              <w:t>Канал для предложений, трекер ошибок, программа бета-тестирования с чёткими процессами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6CF9494" w14:textId="77777777" w:rsidR="00107055" w:rsidRPr="00107055" w:rsidRDefault="00107055" w:rsidP="00107055">
            <w:r w:rsidRPr="00107055">
              <w:t>Высокий</w:t>
            </w:r>
          </w:p>
        </w:tc>
      </w:tr>
      <w:tr w:rsidR="00107055" w:rsidRPr="00107055" w14:paraId="2FE6E2C6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813DC75" w14:textId="77777777" w:rsidR="00107055" w:rsidRPr="00107055" w:rsidRDefault="00107055" w:rsidP="00107055">
            <w:r w:rsidRPr="00107055">
              <w:t>Коммерческая лицензия (опция)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CFD4175" w14:textId="77777777" w:rsidR="00107055" w:rsidRPr="00107055" w:rsidRDefault="00107055" w:rsidP="00107055">
            <w:r w:rsidRPr="00107055">
              <w:t>Возможность приобретения лицензии для командного использования с расширенной поддержкой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AC4EDE3" w14:textId="77777777" w:rsidR="00107055" w:rsidRPr="00107055" w:rsidRDefault="00107055" w:rsidP="00107055">
            <w:r w:rsidRPr="00107055">
              <w:t>Низкий</w:t>
            </w:r>
          </w:p>
        </w:tc>
      </w:tr>
    </w:tbl>
    <w:p w14:paraId="4796A071" w14:textId="77777777" w:rsidR="00107055" w:rsidRPr="00107055" w:rsidRDefault="00107055" w:rsidP="00107055">
      <w:r w:rsidRPr="00107055">
        <w:rPr>
          <w:b/>
          <w:bCs/>
        </w:rPr>
        <w:t>Критерии готовности:</w:t>
      </w:r>
    </w:p>
    <w:p w14:paraId="7895F912" w14:textId="77777777" w:rsidR="00107055" w:rsidRPr="00107055" w:rsidRDefault="00107055" w:rsidP="00107055">
      <w:pPr>
        <w:numPr>
          <w:ilvl w:val="0"/>
          <w:numId w:val="332"/>
        </w:numPr>
      </w:pPr>
      <w:r w:rsidRPr="00107055">
        <w:t xml:space="preserve">Девяносто пять процентов пользователей завершают </w:t>
      </w:r>
      <w:proofErr w:type="spellStart"/>
      <w:r w:rsidRPr="00107055">
        <w:t>онбординг</w:t>
      </w:r>
      <w:proofErr w:type="spellEnd"/>
      <w:r w:rsidRPr="00107055">
        <w:t xml:space="preserve"> без обращения в поддержку</w:t>
      </w:r>
    </w:p>
    <w:p w14:paraId="2C812891" w14:textId="77777777" w:rsidR="00107055" w:rsidRPr="00107055" w:rsidRDefault="00107055" w:rsidP="00107055">
      <w:pPr>
        <w:numPr>
          <w:ilvl w:val="0"/>
          <w:numId w:val="332"/>
        </w:numPr>
      </w:pPr>
      <w:r w:rsidRPr="00107055">
        <w:t>Среднее время на исправление критического бага менее четырёх часов</w:t>
      </w:r>
    </w:p>
    <w:p w14:paraId="71FE146B" w14:textId="77777777" w:rsidR="00107055" w:rsidRPr="00107055" w:rsidRDefault="00107055" w:rsidP="00107055">
      <w:pPr>
        <w:numPr>
          <w:ilvl w:val="0"/>
          <w:numId w:val="332"/>
        </w:numPr>
      </w:pPr>
      <w:r w:rsidRPr="00107055">
        <w:t>Документация покрывает сто процентов пользовательских сценариев с примерами</w:t>
      </w:r>
    </w:p>
    <w:p w14:paraId="3B625398" w14:textId="77777777" w:rsidR="00107055" w:rsidRPr="00107055" w:rsidRDefault="00107055" w:rsidP="00107055">
      <w:pPr>
        <w:numPr>
          <w:ilvl w:val="0"/>
          <w:numId w:val="332"/>
        </w:numPr>
      </w:pPr>
      <w:r w:rsidRPr="00107055">
        <w:t>Приложение прошло аудит безопасности и доступности сторонними экспертами</w:t>
      </w:r>
    </w:p>
    <w:p w14:paraId="462DB879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17.4.3 Гибкость дорожной карты</w:t>
      </w:r>
    </w:p>
    <w:p w14:paraId="630AD405" w14:textId="77777777" w:rsidR="00107055" w:rsidRPr="00107055" w:rsidRDefault="00107055" w:rsidP="00107055">
      <w:r w:rsidRPr="00107055">
        <w:rPr>
          <w:b/>
          <w:bCs/>
        </w:rPr>
        <w:t>Что может измениться:</w:t>
      </w:r>
    </w:p>
    <w:p w14:paraId="3174AA65" w14:textId="77777777" w:rsidR="00107055" w:rsidRPr="00107055" w:rsidRDefault="00107055" w:rsidP="00107055">
      <w:pPr>
        <w:numPr>
          <w:ilvl w:val="0"/>
          <w:numId w:val="333"/>
        </w:numPr>
      </w:pPr>
      <w:r w:rsidRPr="00107055">
        <w:t>Сроки: сдвиг на две-четыре недели допустим при обнаружении критических багов или изменении приоритетов</w:t>
      </w:r>
    </w:p>
    <w:p w14:paraId="63B9B1B7" w14:textId="77777777" w:rsidR="00107055" w:rsidRPr="00107055" w:rsidRDefault="00107055" w:rsidP="00107055">
      <w:pPr>
        <w:numPr>
          <w:ilvl w:val="0"/>
          <w:numId w:val="333"/>
        </w:numPr>
      </w:pPr>
      <w:r w:rsidRPr="00107055">
        <w:t>Приоритеты: функции могут перемещаться между версиями по обратной связи пользователей и метрикам использования</w:t>
      </w:r>
    </w:p>
    <w:p w14:paraId="65E3AF31" w14:textId="77777777" w:rsidR="00107055" w:rsidRPr="00107055" w:rsidRDefault="00107055" w:rsidP="00107055">
      <w:pPr>
        <w:numPr>
          <w:ilvl w:val="0"/>
          <w:numId w:val="333"/>
        </w:numPr>
      </w:pPr>
      <w:r w:rsidRPr="00107055">
        <w:lastRenderedPageBreak/>
        <w:t>Объём: незначительные фичи могут быть отложены ради стабильности и качества основных функций</w:t>
      </w:r>
    </w:p>
    <w:p w14:paraId="6AC4D259" w14:textId="77777777" w:rsidR="00107055" w:rsidRPr="00107055" w:rsidRDefault="00107055" w:rsidP="00107055">
      <w:r w:rsidRPr="00107055">
        <w:rPr>
          <w:b/>
          <w:bCs/>
        </w:rPr>
        <w:t>Что не меняется:</w:t>
      </w:r>
    </w:p>
    <w:p w14:paraId="1BC6A196" w14:textId="77777777" w:rsidR="00107055" w:rsidRPr="00107055" w:rsidRDefault="00107055" w:rsidP="00107055">
      <w:pPr>
        <w:numPr>
          <w:ilvl w:val="0"/>
          <w:numId w:val="334"/>
        </w:numPr>
      </w:pPr>
      <w:r w:rsidRPr="00107055">
        <w:t>Философия: «ноль трения, максимум контроля» остаётся неизменной во всех решениях</w:t>
      </w:r>
    </w:p>
    <w:p w14:paraId="2E31B7B5" w14:textId="77777777" w:rsidR="00107055" w:rsidRPr="00107055" w:rsidRDefault="00107055" w:rsidP="00107055">
      <w:pPr>
        <w:numPr>
          <w:ilvl w:val="0"/>
          <w:numId w:val="334"/>
        </w:numPr>
      </w:pPr>
      <w:r w:rsidRPr="00107055">
        <w:t>Качество: метрики производительности и доступности не могут быть снижены ради скорости разработки</w:t>
      </w:r>
    </w:p>
    <w:p w14:paraId="446167C8" w14:textId="77777777" w:rsidR="00107055" w:rsidRPr="00107055" w:rsidRDefault="00107055" w:rsidP="00107055">
      <w:pPr>
        <w:numPr>
          <w:ilvl w:val="0"/>
          <w:numId w:val="334"/>
        </w:numPr>
      </w:pPr>
      <w:r w:rsidRPr="00107055">
        <w:t>Безопасность: шифрование, приватность, контроль данных — неприкосновенны и не подлежат компромиссам</w:t>
      </w:r>
    </w:p>
    <w:p w14:paraId="67D73301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17.5 Финальные артефакты документации</w:t>
      </w:r>
    </w:p>
    <w:p w14:paraId="45CC94EA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17.5.1 Сводная таблица приоритетов (для текущей версии)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5"/>
        <w:gridCol w:w="1095"/>
        <w:gridCol w:w="1628"/>
        <w:gridCol w:w="1574"/>
        <w:gridCol w:w="2430"/>
      </w:tblGrid>
      <w:tr w:rsidR="00107055" w:rsidRPr="00107055" w14:paraId="547FD897" w14:textId="77777777" w:rsidTr="00107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479AFE5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B5DCAB1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835D4B9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Обязательно для текущей версии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42E90AE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Можно отложить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9712407" w14:textId="77777777" w:rsidR="00107055" w:rsidRPr="00107055" w:rsidRDefault="00107055" w:rsidP="00107055">
            <w:pPr>
              <w:rPr>
                <w:b/>
                <w:bCs/>
              </w:rPr>
            </w:pPr>
            <w:r w:rsidRPr="00107055">
              <w:rPr>
                <w:b/>
                <w:bCs/>
              </w:rPr>
              <w:t>Ответственный</w:t>
            </w:r>
          </w:p>
        </w:tc>
      </w:tr>
      <w:tr w:rsidR="00107055" w:rsidRPr="00107055" w14:paraId="3F1D9628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A4ED99" w14:textId="77777777" w:rsidR="00107055" w:rsidRPr="00107055" w:rsidRDefault="00107055" w:rsidP="00107055">
            <w:r w:rsidRPr="00107055">
              <w:t>Авто-тегирование (три уровня)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3BF122" w14:textId="77777777" w:rsidR="00107055" w:rsidRPr="00107055" w:rsidRDefault="00107055" w:rsidP="00107055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9E6412" w14:textId="77777777" w:rsidR="00107055" w:rsidRPr="00107055" w:rsidRDefault="00107055" w:rsidP="00107055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A71BB4B" w14:textId="77777777" w:rsidR="00107055" w:rsidRPr="00107055" w:rsidRDefault="00107055" w:rsidP="00107055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82ADAEE" w14:textId="77777777" w:rsidR="00107055" w:rsidRPr="00107055" w:rsidRDefault="00107055" w:rsidP="00107055">
            <w:r w:rsidRPr="00107055">
              <w:t>Бэкенд плюс искусственный интеллект</w:t>
            </w:r>
          </w:p>
        </w:tc>
      </w:tr>
      <w:tr w:rsidR="00107055" w:rsidRPr="00107055" w14:paraId="4A136381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D16511F" w14:textId="77777777" w:rsidR="00107055" w:rsidRPr="00107055" w:rsidRDefault="00107055" w:rsidP="00107055">
            <w:r w:rsidRPr="00107055">
              <w:t>Плоская организация папок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33153D" w14:textId="77777777" w:rsidR="00107055" w:rsidRPr="00107055" w:rsidRDefault="00107055" w:rsidP="00107055">
            <w:r w:rsidRPr="00107055">
              <w:t>Готово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C28C1F" w14:textId="77777777" w:rsidR="00107055" w:rsidRPr="00107055" w:rsidRDefault="00107055" w:rsidP="00107055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863544" w14:textId="77777777" w:rsidR="00107055" w:rsidRPr="00107055" w:rsidRDefault="00107055" w:rsidP="00107055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FB6276D" w14:textId="77777777" w:rsidR="00107055" w:rsidRPr="00107055" w:rsidRDefault="00107055" w:rsidP="00107055">
            <w:r w:rsidRPr="00107055">
              <w:t>Ядро</w:t>
            </w:r>
          </w:p>
        </w:tc>
      </w:tr>
      <w:tr w:rsidR="00107055" w:rsidRPr="00107055" w14:paraId="0A30AFE0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DD1CB6" w14:textId="77777777" w:rsidR="00107055" w:rsidRPr="00107055" w:rsidRDefault="00107055" w:rsidP="00107055">
            <w:r w:rsidRPr="00107055">
              <w:t>Синхронизация (векторные часы)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A34B96" w14:textId="77777777" w:rsidR="00107055" w:rsidRPr="00107055" w:rsidRDefault="00107055" w:rsidP="00107055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976853" w14:textId="77777777" w:rsidR="00107055" w:rsidRPr="00107055" w:rsidRDefault="00107055" w:rsidP="00107055">
            <w:r w:rsidRPr="00107055">
              <w:t>Базовая реализация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B89FFCA" w14:textId="77777777" w:rsidR="00107055" w:rsidRPr="00107055" w:rsidRDefault="00107055" w:rsidP="00107055">
            <w:r w:rsidRPr="00107055">
              <w:t>Полное слияние заметок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8268E5F" w14:textId="77777777" w:rsidR="00107055" w:rsidRPr="00107055" w:rsidRDefault="00107055" w:rsidP="00107055">
            <w:r w:rsidRPr="00107055">
              <w:t>Синхронизация</w:t>
            </w:r>
          </w:p>
        </w:tc>
      </w:tr>
      <w:tr w:rsidR="00107055" w:rsidRPr="00107055" w14:paraId="1234040A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8D7E44B" w14:textId="77777777" w:rsidR="00107055" w:rsidRPr="00107055" w:rsidRDefault="00107055" w:rsidP="00107055">
            <w:r w:rsidRPr="00107055">
              <w:t>Обработка ошибок (грациозная деградация)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5DC266" w14:textId="77777777" w:rsidR="00107055" w:rsidRPr="00107055" w:rsidRDefault="00107055" w:rsidP="00107055">
            <w:r w:rsidRPr="00107055">
              <w:t>Готово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F7A2E3" w14:textId="77777777" w:rsidR="00107055" w:rsidRPr="00107055" w:rsidRDefault="00107055" w:rsidP="00107055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730C484" w14:textId="77777777" w:rsidR="00107055" w:rsidRPr="00107055" w:rsidRDefault="00107055" w:rsidP="00107055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4EFE514" w14:textId="77777777" w:rsidR="00107055" w:rsidRPr="00107055" w:rsidRDefault="00107055" w:rsidP="00107055">
            <w:r w:rsidRPr="00107055">
              <w:t>Ядро</w:t>
            </w:r>
          </w:p>
        </w:tc>
      </w:tr>
      <w:tr w:rsidR="00107055" w:rsidRPr="00107055" w14:paraId="0D942860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8BA9F4" w14:textId="77777777" w:rsidR="00107055" w:rsidRPr="00107055" w:rsidRDefault="00107055" w:rsidP="00107055">
            <w:r w:rsidRPr="00107055">
              <w:t>Производительность (шестьдесят кадров в секунду при ста тысячах файлов)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03E9EE" w14:textId="77777777" w:rsidR="00107055" w:rsidRPr="00107055" w:rsidRDefault="00107055" w:rsidP="00107055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3225B4" w14:textId="77777777" w:rsidR="00107055" w:rsidRPr="00107055" w:rsidRDefault="00107055" w:rsidP="00107055">
            <w:r w:rsidRPr="00107055">
              <w:t>Базовые оптимизации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DD46DB" w14:textId="77777777" w:rsidR="00107055" w:rsidRPr="00107055" w:rsidRDefault="00107055" w:rsidP="00107055">
            <w:r w:rsidRPr="00107055">
              <w:t>Продвинутые бенчмарки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FF3F894" w14:textId="77777777" w:rsidR="00107055" w:rsidRPr="00107055" w:rsidRDefault="00107055" w:rsidP="00107055">
            <w:r w:rsidRPr="00107055">
              <w:t>Производительность</w:t>
            </w:r>
          </w:p>
        </w:tc>
      </w:tr>
      <w:tr w:rsidR="00107055" w:rsidRPr="00107055" w14:paraId="08FAE075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DD9FDA" w14:textId="77777777" w:rsidR="00107055" w:rsidRPr="00107055" w:rsidRDefault="00107055" w:rsidP="00107055">
            <w:r w:rsidRPr="00107055">
              <w:t>Доступность (</w:t>
            </w:r>
            <w:proofErr w:type="spellStart"/>
            <w:r w:rsidRPr="00107055">
              <w:t>скринридеры</w:t>
            </w:r>
            <w:proofErr w:type="spellEnd"/>
            <w:r w:rsidRPr="00107055">
              <w:t>, клавиатура)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4A31C7" w14:textId="77777777" w:rsidR="00107055" w:rsidRPr="00107055" w:rsidRDefault="00107055" w:rsidP="00107055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64995A" w14:textId="77777777" w:rsidR="00107055" w:rsidRPr="00107055" w:rsidRDefault="00107055" w:rsidP="00107055">
            <w:r w:rsidRPr="00107055">
              <w:t>Базовая поддержка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5BE76A" w14:textId="77777777" w:rsidR="00107055" w:rsidRPr="00107055" w:rsidRDefault="00107055" w:rsidP="00107055">
            <w:r w:rsidRPr="00107055">
              <w:t>Полная локализация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3C99F8E" w14:textId="77777777" w:rsidR="00107055" w:rsidRPr="00107055" w:rsidRDefault="00107055" w:rsidP="00107055">
            <w:r w:rsidRPr="00107055">
              <w:t>Пользовательский опыт</w:t>
            </w:r>
          </w:p>
        </w:tc>
      </w:tr>
      <w:tr w:rsidR="00107055" w:rsidRPr="00107055" w14:paraId="73411EB3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81A220" w14:textId="77777777" w:rsidR="00107055" w:rsidRPr="00107055" w:rsidRDefault="00107055" w:rsidP="00107055">
            <w:proofErr w:type="spellStart"/>
            <w:r w:rsidRPr="00107055">
              <w:t>Онбординг</w:t>
            </w:r>
            <w:proofErr w:type="spellEnd"/>
            <w:r w:rsidRPr="00107055">
              <w:t xml:space="preserve"> (шесть шагов)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7357340" w14:textId="77777777" w:rsidR="00107055" w:rsidRPr="00107055" w:rsidRDefault="00107055" w:rsidP="00107055">
            <w:r w:rsidRPr="00107055">
              <w:t>Готово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933EFC" w14:textId="77777777" w:rsidR="00107055" w:rsidRPr="00107055" w:rsidRDefault="00107055" w:rsidP="00107055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3E41022" w14:textId="77777777" w:rsidR="00107055" w:rsidRPr="00107055" w:rsidRDefault="00107055" w:rsidP="00107055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F4B9FDF" w14:textId="77777777" w:rsidR="00107055" w:rsidRPr="00107055" w:rsidRDefault="00107055" w:rsidP="00107055">
            <w:r w:rsidRPr="00107055">
              <w:t>Пользовательский опыт</w:t>
            </w:r>
          </w:p>
        </w:tc>
      </w:tr>
      <w:tr w:rsidR="00107055" w:rsidRPr="00107055" w14:paraId="3A29CA04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43C06D" w14:textId="77777777" w:rsidR="00107055" w:rsidRPr="00107055" w:rsidRDefault="00107055" w:rsidP="00107055">
            <w:r w:rsidRPr="00107055">
              <w:lastRenderedPageBreak/>
              <w:t>Авто-обновления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39D1C4" w14:textId="77777777" w:rsidR="00107055" w:rsidRPr="00107055" w:rsidRDefault="00107055" w:rsidP="00107055">
            <w:r w:rsidRPr="00107055">
              <w:t>В работе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3312094" w14:textId="77777777" w:rsidR="00107055" w:rsidRPr="00107055" w:rsidRDefault="00107055" w:rsidP="00107055">
            <w:r w:rsidRPr="00107055">
              <w:t xml:space="preserve">Базовый </w:t>
            </w:r>
            <w:proofErr w:type="spellStart"/>
            <w:r w:rsidRPr="00107055">
              <w:t>апдейтер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BB6F1D" w14:textId="77777777" w:rsidR="00107055" w:rsidRPr="00107055" w:rsidRDefault="00107055" w:rsidP="00107055">
            <w:r w:rsidRPr="00107055">
              <w:t>Подпись кода, откаты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7A2587F" w14:textId="77777777" w:rsidR="00107055" w:rsidRPr="00107055" w:rsidRDefault="00107055" w:rsidP="00107055">
            <w:r w:rsidRPr="00107055">
              <w:t>Инфраструктура</w:t>
            </w:r>
          </w:p>
        </w:tc>
      </w:tr>
      <w:tr w:rsidR="00107055" w:rsidRPr="00107055" w14:paraId="69A290C2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37D909" w14:textId="77777777" w:rsidR="00107055" w:rsidRPr="00107055" w:rsidRDefault="00107055" w:rsidP="00107055">
            <w:r w:rsidRPr="00107055">
              <w:t>Тестирование (покрытие восемьдесят процентов)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8E2974" w14:textId="77777777" w:rsidR="00107055" w:rsidRPr="00107055" w:rsidRDefault="00107055" w:rsidP="00107055">
            <w:r w:rsidRPr="00107055">
              <w:t>Не начато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DD9124B" w14:textId="77777777" w:rsidR="00107055" w:rsidRPr="00107055" w:rsidRDefault="00107055" w:rsidP="00107055">
            <w:r w:rsidRPr="00107055">
              <w:t>Юнит-тесты критических путей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9FA835" w14:textId="77777777" w:rsidR="00107055" w:rsidRPr="00107055" w:rsidRDefault="00107055" w:rsidP="00107055">
            <w:r w:rsidRPr="00107055">
              <w:t>Полные сквозные сценарии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704AE61" w14:textId="77777777" w:rsidR="00107055" w:rsidRPr="00107055" w:rsidRDefault="00107055" w:rsidP="00107055">
            <w:r w:rsidRPr="00107055">
              <w:t>Контроль качества</w:t>
            </w:r>
          </w:p>
        </w:tc>
      </w:tr>
      <w:tr w:rsidR="00107055" w:rsidRPr="00107055" w14:paraId="3278EA21" w14:textId="77777777" w:rsidTr="00107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C98544C" w14:textId="77777777" w:rsidR="00107055" w:rsidRPr="00107055" w:rsidRDefault="00107055" w:rsidP="00107055">
            <w:r w:rsidRPr="00107055">
              <w:t>Документация (этот файл)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AE697B7" w14:textId="77777777" w:rsidR="00107055" w:rsidRPr="00107055" w:rsidRDefault="00107055" w:rsidP="00107055">
            <w:r w:rsidRPr="00107055">
              <w:t>В процессе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B57127C" w14:textId="77777777" w:rsidR="00107055" w:rsidRPr="00107055" w:rsidRDefault="00107055" w:rsidP="00107055">
            <w:r w:rsidRPr="00107055"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66CF210" w14:textId="77777777" w:rsidR="00107055" w:rsidRPr="00107055" w:rsidRDefault="00107055" w:rsidP="00107055">
            <w:r w:rsidRPr="0010705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C8F59E8" w14:textId="77777777" w:rsidR="00107055" w:rsidRPr="00107055" w:rsidRDefault="00107055" w:rsidP="00107055">
            <w:r w:rsidRPr="00107055">
              <w:t>Технический писатель</w:t>
            </w:r>
          </w:p>
        </w:tc>
      </w:tr>
    </w:tbl>
    <w:p w14:paraId="63BACD73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17.5.2 Чек-лист релиза (пятьдесят пунктов)</w:t>
      </w:r>
    </w:p>
    <w:p w14:paraId="1068B056" w14:textId="77777777" w:rsidR="00107055" w:rsidRPr="00107055" w:rsidRDefault="00107055" w:rsidP="00107055">
      <w:r w:rsidRPr="00107055">
        <w:rPr>
          <w:b/>
          <w:bCs/>
        </w:rPr>
        <w:t xml:space="preserve">Перед сборкой </w:t>
      </w:r>
      <w:proofErr w:type="spellStart"/>
      <w:r w:rsidRPr="00107055">
        <w:rPr>
          <w:b/>
          <w:bCs/>
        </w:rPr>
        <w:t>релизной</w:t>
      </w:r>
      <w:proofErr w:type="spellEnd"/>
      <w:r w:rsidRPr="00107055">
        <w:rPr>
          <w:b/>
          <w:bCs/>
        </w:rPr>
        <w:t xml:space="preserve"> версии:</w:t>
      </w:r>
    </w:p>
    <w:p w14:paraId="1B419AE0" w14:textId="77777777" w:rsidR="00107055" w:rsidRPr="00107055" w:rsidRDefault="00107055" w:rsidP="00107055">
      <w:r w:rsidRPr="00107055">
        <w:rPr>
          <w:rFonts w:ascii="Segoe UI Emoji" w:hAnsi="Segoe UI Emoji" w:cs="Segoe UI Emoji"/>
        </w:rPr>
        <w:t>🔹</w:t>
      </w:r>
      <w:r w:rsidRPr="00107055">
        <w:t xml:space="preserve"> Код и функционал</w:t>
      </w:r>
    </w:p>
    <w:p w14:paraId="3EDF4FBA" w14:textId="77777777" w:rsidR="00107055" w:rsidRPr="00107055" w:rsidRDefault="00107055" w:rsidP="00107055">
      <w:pPr>
        <w:numPr>
          <w:ilvl w:val="0"/>
          <w:numId w:val="335"/>
        </w:numPr>
      </w:pPr>
      <w:r w:rsidRPr="00107055">
        <w:t>Все критические баги из трекера закрыты с подтверждением тестами</w:t>
      </w:r>
    </w:p>
    <w:p w14:paraId="18026FEF" w14:textId="77777777" w:rsidR="00107055" w:rsidRPr="00107055" w:rsidRDefault="00107055" w:rsidP="00107055">
      <w:pPr>
        <w:numPr>
          <w:ilvl w:val="0"/>
          <w:numId w:val="335"/>
        </w:numPr>
      </w:pPr>
      <w:r w:rsidRPr="00107055">
        <w:t>Нет отладочного вывода, временных заглушек, незавершённых задач в продакшен-коде</w:t>
      </w:r>
    </w:p>
    <w:p w14:paraId="308CE3BD" w14:textId="77777777" w:rsidR="00107055" w:rsidRPr="00107055" w:rsidRDefault="00107055" w:rsidP="00107055">
      <w:pPr>
        <w:numPr>
          <w:ilvl w:val="0"/>
          <w:numId w:val="335"/>
        </w:numPr>
      </w:pPr>
      <w:r w:rsidRPr="00107055">
        <w:t>Все новые функции покрыты юнит-тестами (не менее восьмидесяти процентов покрытия бизнес-логики)</w:t>
      </w:r>
    </w:p>
    <w:p w14:paraId="2809A12E" w14:textId="77777777" w:rsidR="00107055" w:rsidRPr="00107055" w:rsidRDefault="00107055" w:rsidP="00107055">
      <w:pPr>
        <w:numPr>
          <w:ilvl w:val="0"/>
          <w:numId w:val="335"/>
        </w:numPr>
      </w:pPr>
      <w:r w:rsidRPr="00107055">
        <w:t>Пройдены интеграционные тесты для пяти ключевых сценариев пользователя</w:t>
      </w:r>
    </w:p>
    <w:p w14:paraId="14791B2F" w14:textId="77777777" w:rsidR="00107055" w:rsidRPr="00107055" w:rsidRDefault="00107055" w:rsidP="00107055">
      <w:pPr>
        <w:numPr>
          <w:ilvl w:val="0"/>
          <w:numId w:val="335"/>
        </w:numPr>
      </w:pPr>
      <w:r w:rsidRPr="00107055">
        <w:t>Бенчмарки производительности в пределах целевых значений для эталонных конфигураций</w:t>
      </w:r>
    </w:p>
    <w:p w14:paraId="051499C4" w14:textId="77777777" w:rsidR="00107055" w:rsidRPr="00107055" w:rsidRDefault="00107055" w:rsidP="00107055">
      <w:r w:rsidRPr="00107055">
        <w:rPr>
          <w:rFonts w:ascii="Segoe UI Emoji" w:hAnsi="Segoe UI Emoji" w:cs="Segoe UI Emoji"/>
        </w:rPr>
        <w:t>🔹</w:t>
      </w:r>
      <w:r w:rsidRPr="00107055">
        <w:t xml:space="preserve"> Интерфейс и пользовательский опыт</w:t>
      </w:r>
    </w:p>
    <w:p w14:paraId="025BB6D2" w14:textId="77777777" w:rsidR="00107055" w:rsidRPr="00107055" w:rsidRDefault="00107055" w:rsidP="00107055">
      <w:pPr>
        <w:numPr>
          <w:ilvl w:val="0"/>
          <w:numId w:val="336"/>
        </w:numPr>
      </w:pPr>
      <w:r w:rsidRPr="00107055">
        <w:t xml:space="preserve">Все пользовательские строки вынесены в файлы локализации, нет </w:t>
      </w:r>
      <w:proofErr w:type="spellStart"/>
      <w:r w:rsidRPr="00107055">
        <w:t>хардкода</w:t>
      </w:r>
      <w:proofErr w:type="spellEnd"/>
    </w:p>
    <w:p w14:paraId="138135C3" w14:textId="77777777" w:rsidR="00107055" w:rsidRPr="00107055" w:rsidRDefault="00107055" w:rsidP="00107055">
      <w:pPr>
        <w:numPr>
          <w:ilvl w:val="0"/>
          <w:numId w:val="336"/>
        </w:numPr>
      </w:pPr>
      <w:r w:rsidRPr="00107055">
        <w:t>Контрастность цветов проверена через автоматический валидатор</w:t>
      </w:r>
    </w:p>
    <w:p w14:paraId="5EF83868" w14:textId="77777777" w:rsidR="00107055" w:rsidRPr="00107055" w:rsidRDefault="00107055" w:rsidP="00107055">
      <w:pPr>
        <w:numPr>
          <w:ilvl w:val="0"/>
          <w:numId w:val="336"/>
        </w:numPr>
      </w:pPr>
      <w:r w:rsidRPr="00107055">
        <w:t>Навигация с клавиатуры работает во всех основных экранах и диалогах</w:t>
      </w:r>
    </w:p>
    <w:p w14:paraId="7398D1F5" w14:textId="77777777" w:rsidR="00107055" w:rsidRPr="00107055" w:rsidRDefault="00107055" w:rsidP="00107055">
      <w:pPr>
        <w:numPr>
          <w:ilvl w:val="0"/>
          <w:numId w:val="336"/>
        </w:numPr>
      </w:pPr>
      <w:proofErr w:type="spellStart"/>
      <w:r w:rsidRPr="00107055">
        <w:t>Онбординг</w:t>
      </w:r>
      <w:proofErr w:type="spellEnd"/>
      <w:r w:rsidRPr="00107055">
        <w:t xml:space="preserve"> протестирован на чистом окружении без предварительных данных</w:t>
      </w:r>
    </w:p>
    <w:p w14:paraId="48BB9E96" w14:textId="77777777" w:rsidR="00107055" w:rsidRPr="00107055" w:rsidRDefault="00107055" w:rsidP="00107055">
      <w:pPr>
        <w:numPr>
          <w:ilvl w:val="0"/>
          <w:numId w:val="336"/>
        </w:numPr>
      </w:pPr>
      <w:r w:rsidRPr="00107055">
        <w:t>Подсказки не раздражают, могут быть отключены, появляются только при первом использовании</w:t>
      </w:r>
    </w:p>
    <w:p w14:paraId="60BFC0A0" w14:textId="77777777" w:rsidR="00107055" w:rsidRPr="00107055" w:rsidRDefault="00107055" w:rsidP="00107055">
      <w:r w:rsidRPr="00107055">
        <w:rPr>
          <w:rFonts w:ascii="Segoe UI Emoji" w:hAnsi="Segoe UI Emoji" w:cs="Segoe UI Emoji"/>
        </w:rPr>
        <w:t>🔹</w:t>
      </w:r>
      <w:r w:rsidRPr="00107055">
        <w:t xml:space="preserve"> Безопасность и приватность</w:t>
      </w:r>
    </w:p>
    <w:p w14:paraId="374D95B0" w14:textId="77777777" w:rsidR="00107055" w:rsidRPr="00107055" w:rsidRDefault="00107055" w:rsidP="00107055">
      <w:pPr>
        <w:numPr>
          <w:ilvl w:val="0"/>
          <w:numId w:val="337"/>
        </w:numPr>
      </w:pPr>
      <w:r w:rsidRPr="00107055">
        <w:t>Нет жёстко закодированных ключей или токенов в исходном коде</w:t>
      </w:r>
    </w:p>
    <w:p w14:paraId="3674596E" w14:textId="77777777" w:rsidR="00107055" w:rsidRPr="00107055" w:rsidRDefault="00107055" w:rsidP="00107055">
      <w:pPr>
        <w:numPr>
          <w:ilvl w:val="0"/>
          <w:numId w:val="337"/>
        </w:numPr>
      </w:pPr>
      <w:r w:rsidRPr="00107055">
        <w:t>Все запросы к внешним сервисам имеют корректные заголовки и соблюдение лимитов</w:t>
      </w:r>
    </w:p>
    <w:p w14:paraId="2897984B" w14:textId="77777777" w:rsidR="00107055" w:rsidRPr="00107055" w:rsidRDefault="00107055" w:rsidP="00107055">
      <w:pPr>
        <w:numPr>
          <w:ilvl w:val="0"/>
          <w:numId w:val="337"/>
        </w:numPr>
      </w:pPr>
      <w:r w:rsidRPr="00107055">
        <w:lastRenderedPageBreak/>
        <w:t>Логи не содержат путей к файлам, токенов, персональных данных пользователя</w:t>
      </w:r>
    </w:p>
    <w:p w14:paraId="5ABA4C16" w14:textId="77777777" w:rsidR="00107055" w:rsidRPr="00107055" w:rsidRDefault="00107055" w:rsidP="00107055">
      <w:pPr>
        <w:numPr>
          <w:ilvl w:val="0"/>
          <w:numId w:val="337"/>
        </w:numPr>
      </w:pPr>
      <w:r w:rsidRPr="00107055">
        <w:t>Политика конфиденциальности обновлена и доступна в приложении и репозитории</w:t>
      </w:r>
    </w:p>
    <w:p w14:paraId="3805D5D6" w14:textId="77777777" w:rsidR="00107055" w:rsidRPr="00107055" w:rsidRDefault="00107055" w:rsidP="00107055">
      <w:pPr>
        <w:numPr>
          <w:ilvl w:val="0"/>
          <w:numId w:val="337"/>
        </w:numPr>
      </w:pPr>
      <w:r w:rsidRPr="00107055">
        <w:t>Шифрование защищённого хранилища работает на целевой операционной системе</w:t>
      </w:r>
    </w:p>
    <w:p w14:paraId="52E95785" w14:textId="77777777" w:rsidR="00107055" w:rsidRPr="00107055" w:rsidRDefault="00107055" w:rsidP="00107055">
      <w:r w:rsidRPr="00107055">
        <w:rPr>
          <w:rFonts w:ascii="Segoe UI Emoji" w:hAnsi="Segoe UI Emoji" w:cs="Segoe UI Emoji"/>
        </w:rPr>
        <w:t>🔹</w:t>
      </w:r>
      <w:r w:rsidRPr="00107055">
        <w:t xml:space="preserve"> Сборка и дистрибуция</w:t>
      </w:r>
    </w:p>
    <w:p w14:paraId="5CCF6EEB" w14:textId="77777777" w:rsidR="00107055" w:rsidRPr="00107055" w:rsidRDefault="00107055" w:rsidP="00107055">
      <w:pPr>
        <w:numPr>
          <w:ilvl w:val="0"/>
          <w:numId w:val="338"/>
        </w:numPr>
      </w:pPr>
      <w:r w:rsidRPr="00107055">
        <w:t>Установщик проходит проверку антивирусами без ложных срабатываний</w:t>
      </w:r>
    </w:p>
    <w:p w14:paraId="1CDF12E7" w14:textId="77777777" w:rsidR="00107055" w:rsidRPr="00107055" w:rsidRDefault="00107055" w:rsidP="00107055">
      <w:pPr>
        <w:numPr>
          <w:ilvl w:val="0"/>
          <w:numId w:val="338"/>
        </w:numPr>
      </w:pPr>
      <w:r w:rsidRPr="00107055">
        <w:t>Подпись кода добавлена или документировано, почему отсутствует в текущей версии</w:t>
      </w:r>
    </w:p>
    <w:p w14:paraId="34E4E01D" w14:textId="77777777" w:rsidR="00107055" w:rsidRPr="00107055" w:rsidRDefault="00107055" w:rsidP="00107055">
      <w:pPr>
        <w:numPr>
          <w:ilvl w:val="0"/>
          <w:numId w:val="338"/>
        </w:numPr>
      </w:pPr>
      <w:r w:rsidRPr="00107055">
        <w:t>Размер установщика менее ста пятидесяти мегабайт после всех оптимизаций</w:t>
      </w:r>
    </w:p>
    <w:p w14:paraId="4B769B37" w14:textId="77777777" w:rsidR="00107055" w:rsidRPr="00107055" w:rsidRDefault="00107055" w:rsidP="00107055">
      <w:pPr>
        <w:numPr>
          <w:ilvl w:val="0"/>
          <w:numId w:val="338"/>
        </w:numPr>
      </w:pPr>
      <w:r w:rsidRPr="00107055">
        <w:t>Авто-</w:t>
      </w:r>
      <w:proofErr w:type="spellStart"/>
      <w:r w:rsidRPr="00107055">
        <w:t>апдейтер</w:t>
      </w:r>
      <w:proofErr w:type="spellEnd"/>
      <w:r w:rsidRPr="00107055">
        <w:t xml:space="preserve"> протестирован: скачивание, проверка целостности, установка, откат</w:t>
      </w:r>
    </w:p>
    <w:p w14:paraId="202D6F4A" w14:textId="77777777" w:rsidR="00107055" w:rsidRPr="00107055" w:rsidRDefault="00107055" w:rsidP="00107055">
      <w:pPr>
        <w:numPr>
          <w:ilvl w:val="0"/>
          <w:numId w:val="338"/>
        </w:numPr>
      </w:pPr>
      <w:r w:rsidRPr="00107055">
        <w:t>Портативная версия работает без установки и сохраняет данные в локальной папке</w:t>
      </w:r>
    </w:p>
    <w:p w14:paraId="0A13295A" w14:textId="77777777" w:rsidR="00107055" w:rsidRPr="00107055" w:rsidRDefault="00107055" w:rsidP="00107055">
      <w:r w:rsidRPr="00107055">
        <w:rPr>
          <w:rFonts w:ascii="Segoe UI Emoji" w:hAnsi="Segoe UI Emoji" w:cs="Segoe UI Emoji"/>
        </w:rPr>
        <w:t>🔹</w:t>
      </w:r>
      <w:r w:rsidRPr="00107055">
        <w:t xml:space="preserve"> Документация</w:t>
      </w:r>
    </w:p>
    <w:p w14:paraId="1C260F67" w14:textId="77777777" w:rsidR="00107055" w:rsidRPr="00107055" w:rsidRDefault="00107055" w:rsidP="00107055">
      <w:pPr>
        <w:numPr>
          <w:ilvl w:val="0"/>
          <w:numId w:val="339"/>
        </w:numPr>
      </w:pPr>
      <w:r w:rsidRPr="00107055">
        <w:t>Список изменений обновлён с описанием всех пользовательских и технических изменений</w:t>
      </w:r>
    </w:p>
    <w:p w14:paraId="7B29B49C" w14:textId="77777777" w:rsidR="00107055" w:rsidRPr="00107055" w:rsidRDefault="00107055" w:rsidP="00107055">
      <w:pPr>
        <w:numPr>
          <w:ilvl w:val="0"/>
          <w:numId w:val="339"/>
        </w:numPr>
      </w:pPr>
      <w:r w:rsidRPr="00107055">
        <w:t>Инструкция по установке содержит актуальные шаги для всех вариантов распространения</w:t>
      </w:r>
    </w:p>
    <w:p w14:paraId="0A02CED8" w14:textId="77777777" w:rsidR="00107055" w:rsidRPr="00107055" w:rsidRDefault="00107055" w:rsidP="00107055">
      <w:pPr>
        <w:numPr>
          <w:ilvl w:val="0"/>
          <w:numId w:val="339"/>
        </w:numPr>
      </w:pPr>
      <w:r w:rsidRPr="00107055">
        <w:t>Справка в приложении синхронизирована с новой функциональностью и примерами</w:t>
      </w:r>
    </w:p>
    <w:p w14:paraId="28C5E5D9" w14:textId="77777777" w:rsidR="00107055" w:rsidRPr="00107055" w:rsidRDefault="00107055" w:rsidP="00107055">
      <w:pPr>
        <w:numPr>
          <w:ilvl w:val="0"/>
          <w:numId w:val="339"/>
        </w:numPr>
      </w:pPr>
      <w:r w:rsidRPr="00107055">
        <w:t>Глоссарий и дорожная карта добавлены в документацию и актуализированы</w:t>
      </w:r>
    </w:p>
    <w:p w14:paraId="4B0F8435" w14:textId="77777777" w:rsidR="00107055" w:rsidRPr="00107055" w:rsidRDefault="00107055" w:rsidP="00107055">
      <w:pPr>
        <w:numPr>
          <w:ilvl w:val="0"/>
          <w:numId w:val="339"/>
        </w:numPr>
      </w:pPr>
      <w:r w:rsidRPr="00107055">
        <w:t>Файлы лицензий (лицензионное соглашение, политика конфиденциальности) актуальны и соответствуют законодательству</w:t>
      </w:r>
    </w:p>
    <w:p w14:paraId="2D4FBEF2" w14:textId="77777777" w:rsidR="00107055" w:rsidRPr="00107055" w:rsidRDefault="00107055" w:rsidP="00107055">
      <w:r w:rsidRPr="00107055">
        <w:rPr>
          <w:rFonts w:ascii="Segoe UI Emoji" w:hAnsi="Segoe UI Emoji" w:cs="Segoe UI Emoji"/>
        </w:rPr>
        <w:t>🔹</w:t>
      </w:r>
      <w:r w:rsidRPr="00107055">
        <w:t xml:space="preserve"> Тестирование</w:t>
      </w:r>
    </w:p>
    <w:p w14:paraId="675D0DA6" w14:textId="77777777" w:rsidR="00107055" w:rsidRPr="00107055" w:rsidRDefault="00107055" w:rsidP="00107055">
      <w:pPr>
        <w:numPr>
          <w:ilvl w:val="0"/>
          <w:numId w:val="340"/>
        </w:numPr>
      </w:pPr>
      <w:r w:rsidRPr="00107055">
        <w:t>Пройдено ручное тестирование на трёх конфигурациях (слабый, средний, мощный компьютер)</w:t>
      </w:r>
    </w:p>
    <w:p w14:paraId="77E17AEF" w14:textId="77777777" w:rsidR="00107055" w:rsidRPr="00107055" w:rsidRDefault="00107055" w:rsidP="00107055">
      <w:pPr>
        <w:numPr>
          <w:ilvl w:val="0"/>
          <w:numId w:val="340"/>
        </w:numPr>
      </w:pPr>
      <w:r w:rsidRPr="00107055">
        <w:t>Протестированы сценарии сбоев: удаление файла, обрыв сети, переполнение диска</w:t>
      </w:r>
    </w:p>
    <w:p w14:paraId="203616AA" w14:textId="77777777" w:rsidR="00107055" w:rsidRPr="00107055" w:rsidRDefault="00107055" w:rsidP="00107055">
      <w:pPr>
        <w:numPr>
          <w:ilvl w:val="0"/>
          <w:numId w:val="340"/>
        </w:numPr>
      </w:pPr>
      <w:r w:rsidRPr="00107055">
        <w:t xml:space="preserve">Проверена работа со </w:t>
      </w:r>
      <w:proofErr w:type="spellStart"/>
      <w:r w:rsidRPr="00107055">
        <w:t>скринридером</w:t>
      </w:r>
      <w:proofErr w:type="spellEnd"/>
      <w:r w:rsidRPr="00107055">
        <w:t xml:space="preserve"> и навигация только с клавиатуры</w:t>
      </w:r>
    </w:p>
    <w:p w14:paraId="56104AB4" w14:textId="77777777" w:rsidR="00107055" w:rsidRPr="00107055" w:rsidRDefault="00107055" w:rsidP="00107055">
      <w:pPr>
        <w:numPr>
          <w:ilvl w:val="0"/>
          <w:numId w:val="340"/>
        </w:numPr>
      </w:pPr>
      <w:r w:rsidRPr="00107055">
        <w:t>Локализация на русском и английском проверена на отсутствие «битых» строк и форматирования</w:t>
      </w:r>
    </w:p>
    <w:p w14:paraId="4A0EB827" w14:textId="77777777" w:rsidR="00107055" w:rsidRPr="00107055" w:rsidRDefault="00107055" w:rsidP="00107055">
      <w:pPr>
        <w:numPr>
          <w:ilvl w:val="0"/>
          <w:numId w:val="340"/>
        </w:numPr>
      </w:pPr>
      <w:r w:rsidRPr="00107055">
        <w:lastRenderedPageBreak/>
        <w:t>Аналитика релизов настроена и собирает метрики с явного согласия пользователя</w:t>
      </w:r>
    </w:p>
    <w:p w14:paraId="31BB8510" w14:textId="77777777" w:rsidR="00107055" w:rsidRPr="00107055" w:rsidRDefault="00107055" w:rsidP="00107055">
      <w:r w:rsidRPr="00107055">
        <w:rPr>
          <w:rFonts w:ascii="Segoe UI Emoji" w:hAnsi="Segoe UI Emoji" w:cs="Segoe UI Emoji"/>
        </w:rPr>
        <w:t>🔹</w:t>
      </w:r>
      <w:r w:rsidRPr="00107055">
        <w:t xml:space="preserve"> Финал</w:t>
      </w:r>
    </w:p>
    <w:p w14:paraId="01EC88F0" w14:textId="77777777" w:rsidR="00107055" w:rsidRPr="00107055" w:rsidRDefault="00107055" w:rsidP="00107055">
      <w:pPr>
        <w:numPr>
          <w:ilvl w:val="0"/>
          <w:numId w:val="341"/>
        </w:numPr>
      </w:pPr>
      <w:r w:rsidRPr="00107055">
        <w:t>Создан тег версии в репозитории с соответствующим форматом</w:t>
      </w:r>
    </w:p>
    <w:p w14:paraId="6A4E15A8" w14:textId="77777777" w:rsidR="00107055" w:rsidRPr="00107055" w:rsidRDefault="00107055" w:rsidP="00107055">
      <w:pPr>
        <w:numPr>
          <w:ilvl w:val="0"/>
          <w:numId w:val="341"/>
        </w:numPr>
      </w:pPr>
      <w:r w:rsidRPr="00107055">
        <w:t>Релиз на платформе распространения создан в черновике, прикреплённые артефакты проверены</w:t>
      </w:r>
    </w:p>
    <w:p w14:paraId="50A1D042" w14:textId="77777777" w:rsidR="00107055" w:rsidRPr="00107055" w:rsidRDefault="00107055" w:rsidP="00107055">
      <w:pPr>
        <w:numPr>
          <w:ilvl w:val="0"/>
          <w:numId w:val="341"/>
        </w:numPr>
      </w:pPr>
      <w:r w:rsidRPr="00107055">
        <w:t>Уведомление о релизе подготовлено для каналов коммуникации с пользователями</w:t>
      </w:r>
    </w:p>
    <w:p w14:paraId="6ABF58FA" w14:textId="77777777" w:rsidR="00107055" w:rsidRPr="00107055" w:rsidRDefault="00107055" w:rsidP="00107055">
      <w:pPr>
        <w:numPr>
          <w:ilvl w:val="0"/>
          <w:numId w:val="341"/>
        </w:numPr>
      </w:pPr>
      <w:r w:rsidRPr="00107055">
        <w:t>План пост-</w:t>
      </w:r>
      <w:proofErr w:type="spellStart"/>
      <w:r w:rsidRPr="00107055">
        <w:t>релизного</w:t>
      </w:r>
      <w:proofErr w:type="spellEnd"/>
      <w:r w:rsidRPr="00107055">
        <w:t xml:space="preserve"> мониторинга согласован с командой и включает метрики и </w:t>
      </w:r>
      <w:proofErr w:type="spellStart"/>
      <w:r w:rsidRPr="00107055">
        <w:t>алерты</w:t>
      </w:r>
      <w:proofErr w:type="spellEnd"/>
    </w:p>
    <w:p w14:paraId="49C56954" w14:textId="77777777" w:rsidR="00107055" w:rsidRPr="00107055" w:rsidRDefault="00107055" w:rsidP="00107055">
      <w:pPr>
        <w:numPr>
          <w:ilvl w:val="0"/>
          <w:numId w:val="341"/>
        </w:numPr>
      </w:pPr>
      <w:r w:rsidRPr="00107055">
        <w:t>Команда готова к поддержке и оперативному реагированию на обратную связь пользователей</w:t>
      </w:r>
    </w:p>
    <w:p w14:paraId="356694AE" w14:textId="77777777" w:rsidR="00107055" w:rsidRPr="00107055" w:rsidRDefault="00107055" w:rsidP="00107055">
      <w:pPr>
        <w:rPr>
          <w:b/>
          <w:bCs/>
        </w:rPr>
      </w:pPr>
      <w:r w:rsidRPr="00107055">
        <w:rPr>
          <w:b/>
          <w:bCs/>
        </w:rPr>
        <w:t>17.5.3 Шаблон списка изменений</w:t>
      </w:r>
    </w:p>
    <w:p w14:paraId="76BF4CE7" w14:textId="77777777" w:rsidR="00107055" w:rsidRDefault="00107055" w:rsidP="00107055">
      <w:r>
        <w:t># Список изменений</w:t>
      </w:r>
    </w:p>
    <w:p w14:paraId="23F633AE" w14:textId="77777777" w:rsidR="00107055" w:rsidRDefault="00107055" w:rsidP="00107055"/>
    <w:p w14:paraId="37295422" w14:textId="77777777" w:rsidR="00107055" w:rsidRDefault="00107055" w:rsidP="00107055">
      <w:r>
        <w:t>Все изменения в проекте документируются в этом файле.</w:t>
      </w:r>
    </w:p>
    <w:p w14:paraId="478D5F7D" w14:textId="77777777" w:rsidR="00107055" w:rsidRDefault="00107055" w:rsidP="00107055">
      <w:r>
        <w:t>Формат основан на общепринятых практиках ведения журналов изменений,</w:t>
      </w:r>
    </w:p>
    <w:p w14:paraId="15950EA9" w14:textId="77777777" w:rsidR="00107055" w:rsidRDefault="00107055" w:rsidP="00107055">
      <w:proofErr w:type="spellStart"/>
      <w:r>
        <w:t>версионирование</w:t>
      </w:r>
      <w:proofErr w:type="spellEnd"/>
      <w:r>
        <w:t xml:space="preserve"> — на семантическом </w:t>
      </w:r>
      <w:proofErr w:type="spellStart"/>
      <w:r>
        <w:t>версионировании</w:t>
      </w:r>
      <w:proofErr w:type="spellEnd"/>
      <w:r>
        <w:t>.</w:t>
      </w:r>
    </w:p>
    <w:p w14:paraId="1260317B" w14:textId="77777777" w:rsidR="00107055" w:rsidRDefault="00107055" w:rsidP="00107055"/>
    <w:p w14:paraId="0F56E51F" w14:textId="77777777" w:rsidR="00107055" w:rsidRDefault="00107055" w:rsidP="00107055">
      <w:r>
        <w:t>## [текущая версия] — дата выпуска</w:t>
      </w:r>
    </w:p>
    <w:p w14:paraId="13A09AE6" w14:textId="77777777" w:rsidR="00107055" w:rsidRDefault="00107055" w:rsidP="00107055"/>
    <w:p w14:paraId="13632BB8" w14:textId="77777777" w:rsidR="00107055" w:rsidRDefault="00107055" w:rsidP="00107055">
      <w:r>
        <w:t xml:space="preserve">###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Aptos" w:hAnsi="Aptos" w:cs="Aptos"/>
        </w:rPr>
        <w:t>Добавлено</w:t>
      </w:r>
    </w:p>
    <w:p w14:paraId="5E90F43B" w14:textId="77777777" w:rsidR="00107055" w:rsidRDefault="00107055" w:rsidP="00107055">
      <w:r>
        <w:t>- Интеллектуальное авто-тегирование с тремя уровнями: локальное ядро, кэш пользователя, внешний поиск</w:t>
      </w:r>
    </w:p>
    <w:p w14:paraId="79F652B9" w14:textId="77777777" w:rsidR="00107055" w:rsidRDefault="00107055" w:rsidP="00107055">
      <w:r>
        <w:t>- Система синхронизации между устройствами на основе векторных часов и стратегий слияния</w:t>
      </w:r>
    </w:p>
    <w:p w14:paraId="79D0747F" w14:textId="77777777" w:rsidR="00107055" w:rsidRDefault="00107055" w:rsidP="00107055">
      <w:r>
        <w:t>- Улучшенная обработка ошибок с механизмом автоматического восстановления и понятными сообщениями</w:t>
      </w:r>
    </w:p>
    <w:p w14:paraId="4D121E8D" w14:textId="77777777" w:rsidR="00107055" w:rsidRDefault="00107055" w:rsidP="00107055">
      <w:r>
        <w:t>- Оптимизации производительности: виртуализация списков, многоуровневый кэш превью, изоляты для тяжёлых операций</w:t>
      </w:r>
    </w:p>
    <w:p w14:paraId="4B2AEF26" w14:textId="77777777" w:rsidR="00107055" w:rsidRDefault="00107055" w:rsidP="00107055">
      <w:r>
        <w:t xml:space="preserve">- Базовая поддержка доступности: </w:t>
      </w:r>
      <w:proofErr w:type="spellStart"/>
      <w:r>
        <w:t>скринридеры</w:t>
      </w:r>
      <w:proofErr w:type="spellEnd"/>
      <w:r>
        <w:t>, навигация с клавиатуры, проверка контрастности</w:t>
      </w:r>
    </w:p>
    <w:p w14:paraId="49255C2C" w14:textId="77777777" w:rsidR="00107055" w:rsidRDefault="00107055" w:rsidP="00107055">
      <w:r>
        <w:lastRenderedPageBreak/>
        <w:t xml:space="preserve">- </w:t>
      </w:r>
      <w:proofErr w:type="spellStart"/>
      <w:r>
        <w:t>Онбординг</w:t>
      </w:r>
      <w:proofErr w:type="spellEnd"/>
      <w:r>
        <w:t xml:space="preserve"> из шести шагов с контекстными подсказками и восстановлением после сбоев</w:t>
      </w:r>
    </w:p>
    <w:p w14:paraId="394DD5E2" w14:textId="77777777" w:rsidR="00107055" w:rsidRDefault="00107055" w:rsidP="00107055">
      <w:r>
        <w:t>- Авто-обновления с проверкой целостности, цифровой подписью и возможностью отката</w:t>
      </w:r>
    </w:p>
    <w:p w14:paraId="7A130708" w14:textId="77777777" w:rsidR="00107055" w:rsidRDefault="00107055" w:rsidP="00107055"/>
    <w:p w14:paraId="4701A622" w14:textId="77777777" w:rsidR="00107055" w:rsidRDefault="00107055" w:rsidP="00107055">
      <w:r>
        <w:t xml:space="preserve">### </w:t>
      </w:r>
      <w:r>
        <w:rPr>
          <w:rFonts w:ascii="Segoe UI Emoji" w:hAnsi="Segoe UI Emoji" w:cs="Segoe UI Emoji"/>
        </w:rPr>
        <w:t>🐛</w:t>
      </w:r>
      <w:r>
        <w:t xml:space="preserve"> Исправлено</w:t>
      </w:r>
    </w:p>
    <w:p w14:paraId="254F334E" w14:textId="77777777" w:rsidR="00107055" w:rsidRDefault="00107055" w:rsidP="00107055">
      <w:r>
        <w:t>- Ошибка, из-за которой теги не применялись при импорте с физическим режимом организации</w:t>
      </w:r>
    </w:p>
    <w:p w14:paraId="6A6FFFB7" w14:textId="77777777" w:rsidR="00107055" w:rsidRDefault="00107055" w:rsidP="00107055">
      <w:r>
        <w:t xml:space="preserve">- Утечка памяти при быстром </w:t>
      </w:r>
      <w:proofErr w:type="spellStart"/>
      <w:r>
        <w:t>скролле</w:t>
      </w:r>
      <w:proofErr w:type="spellEnd"/>
      <w:r>
        <w:t xml:space="preserve"> галереи с большим количеством превью</w:t>
      </w:r>
    </w:p>
    <w:p w14:paraId="65B1FB27" w14:textId="77777777" w:rsidR="00107055" w:rsidRDefault="00107055" w:rsidP="00107055">
      <w:r>
        <w:t>- Некорректное определение типа медиа для файлов с нестандартными расширениями</w:t>
      </w:r>
    </w:p>
    <w:p w14:paraId="77FCE1AE" w14:textId="77777777" w:rsidR="00107055" w:rsidRDefault="00107055" w:rsidP="00107055"/>
    <w:p w14:paraId="3B6ABA3C" w14:textId="77777777" w:rsidR="00107055" w:rsidRDefault="00107055" w:rsidP="00107055">
      <w:r>
        <w:t xml:space="preserve">### </w:t>
      </w:r>
      <w:r>
        <w:rPr>
          <w:rFonts w:ascii="Segoe UI Symbol" w:hAnsi="Segoe UI Symbol" w:cs="Segoe UI Symbol"/>
        </w:rPr>
        <w:t>⚠</w:t>
      </w:r>
      <w:r>
        <w:t>️ Изменено</w:t>
      </w:r>
    </w:p>
    <w:p w14:paraId="08776A8A" w14:textId="77777777" w:rsidR="00107055" w:rsidRDefault="00107055" w:rsidP="00107055">
      <w:r>
        <w:t>- Порог уверенности для авто-применения тегов изменён с восьмидесяти процентов на восемьдесят пять процентов для снижения ложных срабатываний</w:t>
      </w:r>
    </w:p>
    <w:p w14:paraId="683EE255" w14:textId="77777777" w:rsidR="00107055" w:rsidRDefault="00107055" w:rsidP="00107055">
      <w:r>
        <w:t>- Структура базы данных обновлена: добавлены поля для синхронизации (требуется миграция при обновлении)</w:t>
      </w:r>
    </w:p>
    <w:p w14:paraId="4F7DCB8B" w14:textId="77777777" w:rsidR="00107055" w:rsidRDefault="00107055" w:rsidP="00107055"/>
    <w:p w14:paraId="27F66638" w14:textId="77777777" w:rsidR="00107055" w:rsidRDefault="00107055" w:rsidP="00107055">
      <w:r>
        <w:t xml:space="preserve">### </w:t>
      </w:r>
      <w:r>
        <w:rPr>
          <w:rFonts w:ascii="Segoe UI Symbol" w:hAnsi="Segoe UI Symbol" w:cs="Segoe UI Symbol"/>
        </w:rPr>
        <w:t>🗑</w:t>
      </w:r>
      <w:r>
        <w:t>️ Удалено</w:t>
      </w:r>
    </w:p>
    <w:p w14:paraId="32BC3A33" w14:textId="77777777" w:rsidR="00107055" w:rsidRDefault="00107055" w:rsidP="00107055">
      <w:r>
        <w:t>- Устаревший парсер поисковых запросов (заменён на новый с поддержкой вложенных операторов и визуализацией)</w:t>
      </w:r>
    </w:p>
    <w:p w14:paraId="7A1197C8" w14:textId="77777777" w:rsidR="00107055" w:rsidRDefault="00107055" w:rsidP="00107055"/>
    <w:p w14:paraId="0FF8CB05" w14:textId="77777777" w:rsidR="00107055" w:rsidRDefault="00107055" w:rsidP="00107055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Техническое</w:t>
      </w:r>
    </w:p>
    <w:p w14:paraId="56913FEE" w14:textId="77777777" w:rsidR="00107055" w:rsidRDefault="00107055" w:rsidP="00107055">
      <w:r>
        <w:t>- Переход на реактивное управление состоянием для ключевых виджетов</w:t>
      </w:r>
    </w:p>
    <w:p w14:paraId="1D4E6162" w14:textId="77777777" w:rsidR="00107055" w:rsidRDefault="00107055" w:rsidP="00107055">
      <w:r>
        <w:t>- Добавлены интеграционные тесты для сценариев импорта и синхронизации</w:t>
      </w:r>
    </w:p>
    <w:p w14:paraId="62FAB0DC" w14:textId="77777777" w:rsidR="00107055" w:rsidRDefault="00107055" w:rsidP="00107055">
      <w:r>
        <w:t>- Настроен конвейер непрерывной интеграции для автоматической сборки и проверки релизов</w:t>
      </w:r>
    </w:p>
    <w:p w14:paraId="465FD3F8" w14:textId="77777777" w:rsidR="00107055" w:rsidRDefault="00107055" w:rsidP="00107055"/>
    <w:p w14:paraId="6553A815" w14:textId="77777777" w:rsidR="00107055" w:rsidRDefault="00107055" w:rsidP="00107055">
      <w:r>
        <w:t>## [предыдущая версия] — дата выпуска</w:t>
      </w:r>
    </w:p>
    <w:p w14:paraId="1428A247" w14:textId="55642969" w:rsidR="00107055" w:rsidRPr="00107055" w:rsidRDefault="00107055" w:rsidP="00107055">
      <w:pPr>
        <w:rPr>
          <w:b/>
          <w:bCs/>
        </w:rPr>
      </w:pPr>
      <w:r>
        <w:t>...</w:t>
      </w:r>
      <w:r w:rsidRPr="00107055">
        <w:rPr>
          <w:b/>
          <w:bCs/>
        </w:rPr>
        <w:t>17.6 Заключительное слово</w:t>
      </w:r>
    </w:p>
    <w:p w14:paraId="75E644AC" w14:textId="77777777" w:rsidR="00107055" w:rsidRPr="00107055" w:rsidRDefault="00107055" w:rsidP="00107055">
      <w:r w:rsidRPr="00107055">
        <w:t>«Хорошая документация — это не описание того, что есть. Это инструкция к тому, что должно быть.»</w:t>
      </w:r>
    </w:p>
    <w:p w14:paraId="1DE5743F" w14:textId="77777777" w:rsidR="00107055" w:rsidRPr="00107055" w:rsidRDefault="00107055" w:rsidP="00107055">
      <w:r w:rsidRPr="00107055">
        <w:lastRenderedPageBreak/>
        <w:t xml:space="preserve">Эта методичка — не просто список требований. Это </w:t>
      </w:r>
      <w:r w:rsidRPr="00107055">
        <w:rPr>
          <w:b/>
          <w:bCs/>
        </w:rPr>
        <w:t>контракт между видением и реализацией</w:t>
      </w:r>
      <w:r w:rsidRPr="00107055">
        <w:t>, между разработчиком и пользователем, между сегодняшним днём и целевой версией.</w:t>
      </w:r>
    </w:p>
    <w:p w14:paraId="06A94ECF" w14:textId="77777777" w:rsidR="00107055" w:rsidRPr="00107055" w:rsidRDefault="00107055" w:rsidP="00107055">
      <w:r w:rsidRPr="00107055">
        <w:t xml:space="preserve">Каждый раздел, каждая таблица, каждый чек-лист — это инвестиция в то, чтобы приложение стало не просто «ещё одним инструментом», а </w:t>
      </w:r>
      <w:r w:rsidRPr="00107055">
        <w:rPr>
          <w:b/>
          <w:bCs/>
        </w:rPr>
        <w:t>продолжением мысли пользователя</w:t>
      </w:r>
      <w:r w:rsidRPr="00107055">
        <w:t>, которое чувствуется интуитивно, работает надёжно и масштабируется предсказуемо.</w:t>
      </w:r>
    </w:p>
    <w:p w14:paraId="28411E56" w14:textId="77777777" w:rsidR="00107055" w:rsidRPr="00107055" w:rsidRDefault="00107055" w:rsidP="00107055">
      <w:r w:rsidRPr="00107055">
        <w:t>Когда код следует этой спецификации, а спецификация эволюционирует вместе с кодом через контролируемые версии — рождается продукт, которым хочется пользоваться, доверять и рекомендовать.</w:t>
      </w:r>
    </w:p>
    <w:p w14:paraId="6535997D" w14:textId="77777777" w:rsidR="00107055" w:rsidRPr="00107055" w:rsidRDefault="00107055" w:rsidP="00107055">
      <w:r w:rsidRPr="00107055">
        <w:rPr>
          <w:b/>
          <w:bCs/>
        </w:rPr>
        <w:t>Принцип реализации</w:t>
      </w:r>
      <w:proofErr w:type="gramStart"/>
      <w:r w:rsidRPr="00107055">
        <w:rPr>
          <w:b/>
          <w:bCs/>
        </w:rPr>
        <w:t>:</w:t>
      </w:r>
      <w:r w:rsidRPr="00107055">
        <w:t xml:space="preserve"> Если</w:t>
      </w:r>
      <w:proofErr w:type="gramEnd"/>
      <w:r w:rsidRPr="00107055">
        <w:t xml:space="preserve"> возникает выбор между «быстрее написать» и «правильнее описать» — выбирается второе. Ясность документации — это скорость разработки в долгосрочной перспективе.</w:t>
      </w:r>
    </w:p>
    <w:p w14:paraId="2BC9CA2E" w14:textId="77777777" w:rsidR="00107055" w:rsidRDefault="00107055"/>
    <w:sectPr w:rsidR="00107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3DF"/>
    <w:multiLevelType w:val="multilevel"/>
    <w:tmpl w:val="7BF6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47D14"/>
    <w:multiLevelType w:val="multilevel"/>
    <w:tmpl w:val="70B6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0031"/>
    <w:multiLevelType w:val="multilevel"/>
    <w:tmpl w:val="F2E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B7FCB"/>
    <w:multiLevelType w:val="multilevel"/>
    <w:tmpl w:val="AAA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B3023"/>
    <w:multiLevelType w:val="multilevel"/>
    <w:tmpl w:val="D18C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FD6A1F"/>
    <w:multiLevelType w:val="multilevel"/>
    <w:tmpl w:val="DE8C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20391C"/>
    <w:multiLevelType w:val="multilevel"/>
    <w:tmpl w:val="45A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41044"/>
    <w:multiLevelType w:val="multilevel"/>
    <w:tmpl w:val="75D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12290"/>
    <w:multiLevelType w:val="multilevel"/>
    <w:tmpl w:val="430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27ABD"/>
    <w:multiLevelType w:val="multilevel"/>
    <w:tmpl w:val="CEE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0148E"/>
    <w:multiLevelType w:val="multilevel"/>
    <w:tmpl w:val="6F7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3001D"/>
    <w:multiLevelType w:val="multilevel"/>
    <w:tmpl w:val="12C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756DC"/>
    <w:multiLevelType w:val="multilevel"/>
    <w:tmpl w:val="11F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11F59"/>
    <w:multiLevelType w:val="multilevel"/>
    <w:tmpl w:val="935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A21C8"/>
    <w:multiLevelType w:val="multilevel"/>
    <w:tmpl w:val="4096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8C6E2E"/>
    <w:multiLevelType w:val="multilevel"/>
    <w:tmpl w:val="59B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C1369"/>
    <w:multiLevelType w:val="multilevel"/>
    <w:tmpl w:val="CA9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51893"/>
    <w:multiLevelType w:val="multilevel"/>
    <w:tmpl w:val="081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D965BF"/>
    <w:multiLevelType w:val="multilevel"/>
    <w:tmpl w:val="26B6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F50FE2"/>
    <w:multiLevelType w:val="multilevel"/>
    <w:tmpl w:val="E26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87B54"/>
    <w:multiLevelType w:val="multilevel"/>
    <w:tmpl w:val="2982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31210B"/>
    <w:multiLevelType w:val="multilevel"/>
    <w:tmpl w:val="99F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D2431F"/>
    <w:multiLevelType w:val="multilevel"/>
    <w:tmpl w:val="824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DD61CA"/>
    <w:multiLevelType w:val="multilevel"/>
    <w:tmpl w:val="C1D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671614"/>
    <w:multiLevelType w:val="multilevel"/>
    <w:tmpl w:val="718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AB35F6"/>
    <w:multiLevelType w:val="multilevel"/>
    <w:tmpl w:val="A69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BC57A3"/>
    <w:multiLevelType w:val="multilevel"/>
    <w:tmpl w:val="7CE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215645"/>
    <w:multiLevelType w:val="multilevel"/>
    <w:tmpl w:val="DF4C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481D90"/>
    <w:multiLevelType w:val="multilevel"/>
    <w:tmpl w:val="ADB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621018"/>
    <w:multiLevelType w:val="multilevel"/>
    <w:tmpl w:val="1380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A63B35"/>
    <w:multiLevelType w:val="multilevel"/>
    <w:tmpl w:val="1D9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C12CCA"/>
    <w:multiLevelType w:val="multilevel"/>
    <w:tmpl w:val="E1E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F62B08"/>
    <w:multiLevelType w:val="multilevel"/>
    <w:tmpl w:val="F5BC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1F5312"/>
    <w:multiLevelType w:val="multilevel"/>
    <w:tmpl w:val="558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265FD4"/>
    <w:multiLevelType w:val="multilevel"/>
    <w:tmpl w:val="26C8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416418"/>
    <w:multiLevelType w:val="multilevel"/>
    <w:tmpl w:val="97C4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B474D85"/>
    <w:multiLevelType w:val="multilevel"/>
    <w:tmpl w:val="439E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601782"/>
    <w:multiLevelType w:val="multilevel"/>
    <w:tmpl w:val="25A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465EB9"/>
    <w:multiLevelType w:val="multilevel"/>
    <w:tmpl w:val="3D14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AC402E"/>
    <w:multiLevelType w:val="multilevel"/>
    <w:tmpl w:val="AF0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E4167D"/>
    <w:multiLevelType w:val="multilevel"/>
    <w:tmpl w:val="EAF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E82FE2"/>
    <w:multiLevelType w:val="multilevel"/>
    <w:tmpl w:val="368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EB2A1C"/>
    <w:multiLevelType w:val="multilevel"/>
    <w:tmpl w:val="48FA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B15838"/>
    <w:multiLevelType w:val="multilevel"/>
    <w:tmpl w:val="564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CD0919"/>
    <w:multiLevelType w:val="multilevel"/>
    <w:tmpl w:val="8DB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E6306C"/>
    <w:multiLevelType w:val="multilevel"/>
    <w:tmpl w:val="CF44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26451A"/>
    <w:multiLevelType w:val="multilevel"/>
    <w:tmpl w:val="948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416252"/>
    <w:multiLevelType w:val="multilevel"/>
    <w:tmpl w:val="3D82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642C1F"/>
    <w:multiLevelType w:val="multilevel"/>
    <w:tmpl w:val="D38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7A00CE"/>
    <w:multiLevelType w:val="multilevel"/>
    <w:tmpl w:val="0AB8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1041"/>
    <w:multiLevelType w:val="multilevel"/>
    <w:tmpl w:val="8FC6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3241C3"/>
    <w:multiLevelType w:val="multilevel"/>
    <w:tmpl w:val="2142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377650"/>
    <w:multiLevelType w:val="multilevel"/>
    <w:tmpl w:val="7E6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690536"/>
    <w:multiLevelType w:val="multilevel"/>
    <w:tmpl w:val="394E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F1571B"/>
    <w:multiLevelType w:val="multilevel"/>
    <w:tmpl w:val="CD5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461DF2"/>
    <w:multiLevelType w:val="multilevel"/>
    <w:tmpl w:val="049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473D26"/>
    <w:multiLevelType w:val="multilevel"/>
    <w:tmpl w:val="5AD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7154CF"/>
    <w:multiLevelType w:val="multilevel"/>
    <w:tmpl w:val="A5F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7E62D1"/>
    <w:multiLevelType w:val="multilevel"/>
    <w:tmpl w:val="838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A83351"/>
    <w:multiLevelType w:val="multilevel"/>
    <w:tmpl w:val="BE1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CF0702"/>
    <w:multiLevelType w:val="multilevel"/>
    <w:tmpl w:val="360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E7051E"/>
    <w:multiLevelType w:val="multilevel"/>
    <w:tmpl w:val="E30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153EC"/>
    <w:multiLevelType w:val="multilevel"/>
    <w:tmpl w:val="BB8E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5406077"/>
    <w:multiLevelType w:val="multilevel"/>
    <w:tmpl w:val="0B8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1F5844"/>
    <w:multiLevelType w:val="multilevel"/>
    <w:tmpl w:val="CE3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33641E"/>
    <w:multiLevelType w:val="multilevel"/>
    <w:tmpl w:val="592E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E86B9B"/>
    <w:multiLevelType w:val="multilevel"/>
    <w:tmpl w:val="E51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EB7820"/>
    <w:multiLevelType w:val="multilevel"/>
    <w:tmpl w:val="90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47355B"/>
    <w:multiLevelType w:val="multilevel"/>
    <w:tmpl w:val="53F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647A62"/>
    <w:multiLevelType w:val="multilevel"/>
    <w:tmpl w:val="C6C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990430"/>
    <w:multiLevelType w:val="multilevel"/>
    <w:tmpl w:val="8C5C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C4653E"/>
    <w:multiLevelType w:val="multilevel"/>
    <w:tmpl w:val="7696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EC6B17"/>
    <w:multiLevelType w:val="multilevel"/>
    <w:tmpl w:val="517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676EFB"/>
    <w:multiLevelType w:val="multilevel"/>
    <w:tmpl w:val="BBB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82097"/>
    <w:multiLevelType w:val="multilevel"/>
    <w:tmpl w:val="D748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F11539"/>
    <w:multiLevelType w:val="multilevel"/>
    <w:tmpl w:val="B4D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2604DD"/>
    <w:multiLevelType w:val="multilevel"/>
    <w:tmpl w:val="9150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DF2D76"/>
    <w:multiLevelType w:val="multilevel"/>
    <w:tmpl w:val="71D2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9F32AE2"/>
    <w:multiLevelType w:val="multilevel"/>
    <w:tmpl w:val="91A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4E68BD"/>
    <w:multiLevelType w:val="multilevel"/>
    <w:tmpl w:val="F518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783138"/>
    <w:multiLevelType w:val="multilevel"/>
    <w:tmpl w:val="C91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1C2C5F"/>
    <w:multiLevelType w:val="multilevel"/>
    <w:tmpl w:val="C78A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51368B"/>
    <w:multiLevelType w:val="multilevel"/>
    <w:tmpl w:val="65F0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6222A8"/>
    <w:multiLevelType w:val="multilevel"/>
    <w:tmpl w:val="A01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1466DE"/>
    <w:multiLevelType w:val="multilevel"/>
    <w:tmpl w:val="347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BB6FF3"/>
    <w:multiLevelType w:val="multilevel"/>
    <w:tmpl w:val="00D2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D3028D"/>
    <w:multiLevelType w:val="multilevel"/>
    <w:tmpl w:val="0F94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D155EDF"/>
    <w:multiLevelType w:val="multilevel"/>
    <w:tmpl w:val="D8E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DB0BCD"/>
    <w:multiLevelType w:val="multilevel"/>
    <w:tmpl w:val="B9B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CD539A"/>
    <w:multiLevelType w:val="multilevel"/>
    <w:tmpl w:val="F89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E85D68"/>
    <w:multiLevelType w:val="multilevel"/>
    <w:tmpl w:val="6BC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F25369"/>
    <w:multiLevelType w:val="multilevel"/>
    <w:tmpl w:val="399E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605639"/>
    <w:multiLevelType w:val="multilevel"/>
    <w:tmpl w:val="05E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6B0DB5"/>
    <w:multiLevelType w:val="multilevel"/>
    <w:tmpl w:val="391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FF442B"/>
    <w:multiLevelType w:val="multilevel"/>
    <w:tmpl w:val="B6D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0804A4"/>
    <w:multiLevelType w:val="multilevel"/>
    <w:tmpl w:val="6A9C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4C417D"/>
    <w:multiLevelType w:val="multilevel"/>
    <w:tmpl w:val="10EA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0F75805"/>
    <w:multiLevelType w:val="multilevel"/>
    <w:tmpl w:val="FDD6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B0676D"/>
    <w:multiLevelType w:val="multilevel"/>
    <w:tmpl w:val="0A3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C51D82"/>
    <w:multiLevelType w:val="multilevel"/>
    <w:tmpl w:val="666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1B7C3F"/>
    <w:multiLevelType w:val="multilevel"/>
    <w:tmpl w:val="B97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285FE4"/>
    <w:multiLevelType w:val="multilevel"/>
    <w:tmpl w:val="1388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33278AC"/>
    <w:multiLevelType w:val="multilevel"/>
    <w:tmpl w:val="803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4C5C76"/>
    <w:multiLevelType w:val="multilevel"/>
    <w:tmpl w:val="C2A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9A140D"/>
    <w:multiLevelType w:val="multilevel"/>
    <w:tmpl w:val="C86C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3E963E2"/>
    <w:multiLevelType w:val="multilevel"/>
    <w:tmpl w:val="2668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E9259B"/>
    <w:multiLevelType w:val="multilevel"/>
    <w:tmpl w:val="DA7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E57EF"/>
    <w:multiLevelType w:val="multilevel"/>
    <w:tmpl w:val="4C9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2E7B28"/>
    <w:multiLevelType w:val="multilevel"/>
    <w:tmpl w:val="08F2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6DA2657"/>
    <w:multiLevelType w:val="multilevel"/>
    <w:tmpl w:val="0DD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360B94"/>
    <w:multiLevelType w:val="multilevel"/>
    <w:tmpl w:val="9D3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D41A55"/>
    <w:multiLevelType w:val="multilevel"/>
    <w:tmpl w:val="AC9C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D4300E"/>
    <w:multiLevelType w:val="multilevel"/>
    <w:tmpl w:val="784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9B7C4A"/>
    <w:multiLevelType w:val="multilevel"/>
    <w:tmpl w:val="EF6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CC1"/>
    <w:multiLevelType w:val="multilevel"/>
    <w:tmpl w:val="A3E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3A63AE"/>
    <w:multiLevelType w:val="multilevel"/>
    <w:tmpl w:val="8D4A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543234"/>
    <w:multiLevelType w:val="multilevel"/>
    <w:tmpl w:val="684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29036E"/>
    <w:multiLevelType w:val="multilevel"/>
    <w:tmpl w:val="82F8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C6B30A5"/>
    <w:multiLevelType w:val="multilevel"/>
    <w:tmpl w:val="D14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4B5C05"/>
    <w:multiLevelType w:val="multilevel"/>
    <w:tmpl w:val="0594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D51429B"/>
    <w:multiLevelType w:val="multilevel"/>
    <w:tmpl w:val="F38E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DAE38F2"/>
    <w:multiLevelType w:val="multilevel"/>
    <w:tmpl w:val="D1E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E652341"/>
    <w:multiLevelType w:val="multilevel"/>
    <w:tmpl w:val="3C5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67722D"/>
    <w:multiLevelType w:val="multilevel"/>
    <w:tmpl w:val="E322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E9F5430"/>
    <w:multiLevelType w:val="multilevel"/>
    <w:tmpl w:val="DBB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AF2F00"/>
    <w:multiLevelType w:val="multilevel"/>
    <w:tmpl w:val="9A5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F726E3E"/>
    <w:multiLevelType w:val="multilevel"/>
    <w:tmpl w:val="1E58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F9A6ABA"/>
    <w:multiLevelType w:val="multilevel"/>
    <w:tmpl w:val="4260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FD41629"/>
    <w:multiLevelType w:val="multilevel"/>
    <w:tmpl w:val="C78A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0E4DA9"/>
    <w:multiLevelType w:val="multilevel"/>
    <w:tmpl w:val="09AE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0557418"/>
    <w:multiLevelType w:val="multilevel"/>
    <w:tmpl w:val="0644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10E1371"/>
    <w:multiLevelType w:val="multilevel"/>
    <w:tmpl w:val="F47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A70B6"/>
    <w:multiLevelType w:val="multilevel"/>
    <w:tmpl w:val="A62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580E7F"/>
    <w:multiLevelType w:val="multilevel"/>
    <w:tmpl w:val="8290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2DD0C3C"/>
    <w:multiLevelType w:val="multilevel"/>
    <w:tmpl w:val="0D44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4815F6"/>
    <w:multiLevelType w:val="multilevel"/>
    <w:tmpl w:val="5B1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C37B1E"/>
    <w:multiLevelType w:val="multilevel"/>
    <w:tmpl w:val="1A5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0F7323"/>
    <w:multiLevelType w:val="multilevel"/>
    <w:tmpl w:val="C352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4AA2238"/>
    <w:multiLevelType w:val="multilevel"/>
    <w:tmpl w:val="0804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3C7D33"/>
    <w:multiLevelType w:val="multilevel"/>
    <w:tmpl w:val="E8C4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53D34A6"/>
    <w:multiLevelType w:val="multilevel"/>
    <w:tmpl w:val="079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FC3F3F"/>
    <w:multiLevelType w:val="multilevel"/>
    <w:tmpl w:val="215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076B03"/>
    <w:multiLevelType w:val="multilevel"/>
    <w:tmpl w:val="48FC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6115910"/>
    <w:multiLevelType w:val="multilevel"/>
    <w:tmpl w:val="182C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6465E4D"/>
    <w:multiLevelType w:val="multilevel"/>
    <w:tmpl w:val="D49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6757FC"/>
    <w:multiLevelType w:val="multilevel"/>
    <w:tmpl w:val="697E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7E4CC0"/>
    <w:multiLevelType w:val="multilevel"/>
    <w:tmpl w:val="646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B507CD"/>
    <w:multiLevelType w:val="multilevel"/>
    <w:tmpl w:val="EE3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FC0E91"/>
    <w:multiLevelType w:val="multilevel"/>
    <w:tmpl w:val="0B0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017000"/>
    <w:multiLevelType w:val="multilevel"/>
    <w:tmpl w:val="F2A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7515EE6"/>
    <w:multiLevelType w:val="multilevel"/>
    <w:tmpl w:val="D400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8281D93"/>
    <w:multiLevelType w:val="multilevel"/>
    <w:tmpl w:val="862E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8A71053"/>
    <w:multiLevelType w:val="multilevel"/>
    <w:tmpl w:val="F20C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9664022"/>
    <w:multiLevelType w:val="multilevel"/>
    <w:tmpl w:val="15C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8E378A"/>
    <w:multiLevelType w:val="multilevel"/>
    <w:tmpl w:val="D26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D72AE2"/>
    <w:multiLevelType w:val="multilevel"/>
    <w:tmpl w:val="D7B4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A0D37B4"/>
    <w:multiLevelType w:val="multilevel"/>
    <w:tmpl w:val="7674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A2261F8"/>
    <w:multiLevelType w:val="multilevel"/>
    <w:tmpl w:val="6C3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297180"/>
    <w:multiLevelType w:val="multilevel"/>
    <w:tmpl w:val="303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65B72"/>
    <w:multiLevelType w:val="multilevel"/>
    <w:tmpl w:val="DC0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8A7E39"/>
    <w:multiLevelType w:val="multilevel"/>
    <w:tmpl w:val="44B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6249F9"/>
    <w:multiLevelType w:val="multilevel"/>
    <w:tmpl w:val="3AC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D86B28"/>
    <w:multiLevelType w:val="multilevel"/>
    <w:tmpl w:val="4E46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BE6E84"/>
    <w:multiLevelType w:val="multilevel"/>
    <w:tmpl w:val="392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CD0FB4"/>
    <w:multiLevelType w:val="multilevel"/>
    <w:tmpl w:val="1936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E9E73EA"/>
    <w:multiLevelType w:val="multilevel"/>
    <w:tmpl w:val="374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FB6DE8"/>
    <w:multiLevelType w:val="multilevel"/>
    <w:tmpl w:val="4DB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F4D3E1D"/>
    <w:multiLevelType w:val="multilevel"/>
    <w:tmpl w:val="24A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F850F27"/>
    <w:multiLevelType w:val="multilevel"/>
    <w:tmpl w:val="135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ED35E8"/>
    <w:multiLevelType w:val="multilevel"/>
    <w:tmpl w:val="A3EA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0722731"/>
    <w:multiLevelType w:val="multilevel"/>
    <w:tmpl w:val="88A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B51997"/>
    <w:multiLevelType w:val="multilevel"/>
    <w:tmpl w:val="DCCE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0D32676"/>
    <w:multiLevelType w:val="multilevel"/>
    <w:tmpl w:val="4BD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7E30B8"/>
    <w:multiLevelType w:val="multilevel"/>
    <w:tmpl w:val="893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8C67F8"/>
    <w:multiLevelType w:val="multilevel"/>
    <w:tmpl w:val="DDD6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2421537"/>
    <w:multiLevelType w:val="multilevel"/>
    <w:tmpl w:val="24CE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3513F94"/>
    <w:multiLevelType w:val="multilevel"/>
    <w:tmpl w:val="A628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35433A2"/>
    <w:multiLevelType w:val="multilevel"/>
    <w:tmpl w:val="3C9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3554D6A"/>
    <w:multiLevelType w:val="multilevel"/>
    <w:tmpl w:val="5BA2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3D87D0F"/>
    <w:multiLevelType w:val="multilevel"/>
    <w:tmpl w:val="0B4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A35FF5"/>
    <w:multiLevelType w:val="multilevel"/>
    <w:tmpl w:val="2CF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EB2EB9"/>
    <w:multiLevelType w:val="multilevel"/>
    <w:tmpl w:val="331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144375"/>
    <w:multiLevelType w:val="multilevel"/>
    <w:tmpl w:val="624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711B20"/>
    <w:multiLevelType w:val="multilevel"/>
    <w:tmpl w:val="A77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990F48"/>
    <w:multiLevelType w:val="multilevel"/>
    <w:tmpl w:val="CDD6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6EA4202"/>
    <w:multiLevelType w:val="multilevel"/>
    <w:tmpl w:val="026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7750975"/>
    <w:multiLevelType w:val="multilevel"/>
    <w:tmpl w:val="EEA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2C030C"/>
    <w:multiLevelType w:val="multilevel"/>
    <w:tmpl w:val="1AF6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84D7545"/>
    <w:multiLevelType w:val="multilevel"/>
    <w:tmpl w:val="69C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5A6029"/>
    <w:multiLevelType w:val="multilevel"/>
    <w:tmpl w:val="BCB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8C50078"/>
    <w:multiLevelType w:val="multilevel"/>
    <w:tmpl w:val="48A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FF26C5"/>
    <w:multiLevelType w:val="multilevel"/>
    <w:tmpl w:val="094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4519CF"/>
    <w:multiLevelType w:val="multilevel"/>
    <w:tmpl w:val="8FDC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A2069D1"/>
    <w:multiLevelType w:val="multilevel"/>
    <w:tmpl w:val="8F9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6705E8"/>
    <w:multiLevelType w:val="multilevel"/>
    <w:tmpl w:val="672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D34EA4"/>
    <w:multiLevelType w:val="multilevel"/>
    <w:tmpl w:val="589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ED25BF"/>
    <w:multiLevelType w:val="multilevel"/>
    <w:tmpl w:val="9FE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386C33"/>
    <w:multiLevelType w:val="multilevel"/>
    <w:tmpl w:val="77B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40239F"/>
    <w:multiLevelType w:val="multilevel"/>
    <w:tmpl w:val="90E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5F44D5"/>
    <w:multiLevelType w:val="multilevel"/>
    <w:tmpl w:val="DAEE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BA94B41"/>
    <w:multiLevelType w:val="multilevel"/>
    <w:tmpl w:val="8F8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1E5570"/>
    <w:multiLevelType w:val="multilevel"/>
    <w:tmpl w:val="D81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4366D8"/>
    <w:multiLevelType w:val="multilevel"/>
    <w:tmpl w:val="705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9067B8"/>
    <w:multiLevelType w:val="multilevel"/>
    <w:tmpl w:val="84E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A9472D"/>
    <w:multiLevelType w:val="multilevel"/>
    <w:tmpl w:val="A69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E5319C"/>
    <w:multiLevelType w:val="multilevel"/>
    <w:tmpl w:val="C0B6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D0D3A19"/>
    <w:multiLevelType w:val="multilevel"/>
    <w:tmpl w:val="1C0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D0E62B9"/>
    <w:multiLevelType w:val="multilevel"/>
    <w:tmpl w:val="2F3E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DA74D2E"/>
    <w:multiLevelType w:val="multilevel"/>
    <w:tmpl w:val="304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597C4B"/>
    <w:multiLevelType w:val="multilevel"/>
    <w:tmpl w:val="36D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7B13DD"/>
    <w:multiLevelType w:val="multilevel"/>
    <w:tmpl w:val="77B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833EA0"/>
    <w:multiLevelType w:val="multilevel"/>
    <w:tmpl w:val="88CC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E9F7B6B"/>
    <w:multiLevelType w:val="multilevel"/>
    <w:tmpl w:val="3170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FF40519"/>
    <w:multiLevelType w:val="multilevel"/>
    <w:tmpl w:val="59E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02781D"/>
    <w:multiLevelType w:val="multilevel"/>
    <w:tmpl w:val="7FF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447554"/>
    <w:multiLevelType w:val="multilevel"/>
    <w:tmpl w:val="DEC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29A32F9"/>
    <w:multiLevelType w:val="multilevel"/>
    <w:tmpl w:val="7E1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CE6D52"/>
    <w:multiLevelType w:val="multilevel"/>
    <w:tmpl w:val="3DD4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2DF0265"/>
    <w:multiLevelType w:val="multilevel"/>
    <w:tmpl w:val="0A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F55679"/>
    <w:multiLevelType w:val="multilevel"/>
    <w:tmpl w:val="3D4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3301C87"/>
    <w:multiLevelType w:val="multilevel"/>
    <w:tmpl w:val="1DA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534EEE"/>
    <w:multiLevelType w:val="multilevel"/>
    <w:tmpl w:val="A984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37E5BEA"/>
    <w:multiLevelType w:val="multilevel"/>
    <w:tmpl w:val="F1B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F0711F"/>
    <w:multiLevelType w:val="multilevel"/>
    <w:tmpl w:val="0E52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F17F5B"/>
    <w:multiLevelType w:val="multilevel"/>
    <w:tmpl w:val="1DF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FA70FE"/>
    <w:multiLevelType w:val="multilevel"/>
    <w:tmpl w:val="111C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4B7253D"/>
    <w:multiLevelType w:val="multilevel"/>
    <w:tmpl w:val="9B84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D417CC"/>
    <w:multiLevelType w:val="multilevel"/>
    <w:tmpl w:val="2530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52538D6"/>
    <w:multiLevelType w:val="multilevel"/>
    <w:tmpl w:val="5FB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6953E1"/>
    <w:multiLevelType w:val="multilevel"/>
    <w:tmpl w:val="288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974376"/>
    <w:multiLevelType w:val="multilevel"/>
    <w:tmpl w:val="B486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A57576"/>
    <w:multiLevelType w:val="multilevel"/>
    <w:tmpl w:val="1F96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5DC2E4C"/>
    <w:multiLevelType w:val="multilevel"/>
    <w:tmpl w:val="D13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030815"/>
    <w:multiLevelType w:val="multilevel"/>
    <w:tmpl w:val="8E8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0664AE"/>
    <w:multiLevelType w:val="multilevel"/>
    <w:tmpl w:val="608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386564"/>
    <w:multiLevelType w:val="multilevel"/>
    <w:tmpl w:val="E88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6A25DC6"/>
    <w:multiLevelType w:val="multilevel"/>
    <w:tmpl w:val="6CFA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739777D"/>
    <w:multiLevelType w:val="multilevel"/>
    <w:tmpl w:val="7DDE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7A643A5"/>
    <w:multiLevelType w:val="multilevel"/>
    <w:tmpl w:val="96B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B03E51"/>
    <w:multiLevelType w:val="multilevel"/>
    <w:tmpl w:val="CC8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1F5C6B"/>
    <w:multiLevelType w:val="multilevel"/>
    <w:tmpl w:val="9D0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266613"/>
    <w:multiLevelType w:val="multilevel"/>
    <w:tmpl w:val="7E74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8FB6949"/>
    <w:multiLevelType w:val="multilevel"/>
    <w:tmpl w:val="C7A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AB39A6"/>
    <w:multiLevelType w:val="multilevel"/>
    <w:tmpl w:val="B4D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BD6817"/>
    <w:multiLevelType w:val="multilevel"/>
    <w:tmpl w:val="0360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9F3015A"/>
    <w:multiLevelType w:val="multilevel"/>
    <w:tmpl w:val="F88E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0D4920"/>
    <w:multiLevelType w:val="multilevel"/>
    <w:tmpl w:val="0570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B272927"/>
    <w:multiLevelType w:val="multilevel"/>
    <w:tmpl w:val="FF8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3B3FE9"/>
    <w:multiLevelType w:val="multilevel"/>
    <w:tmpl w:val="3AF2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BD71302"/>
    <w:multiLevelType w:val="multilevel"/>
    <w:tmpl w:val="AC28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1B5441"/>
    <w:multiLevelType w:val="multilevel"/>
    <w:tmpl w:val="EF6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C5E3BF5"/>
    <w:multiLevelType w:val="multilevel"/>
    <w:tmpl w:val="C61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C5F61D2"/>
    <w:multiLevelType w:val="multilevel"/>
    <w:tmpl w:val="EACE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C667068"/>
    <w:multiLevelType w:val="multilevel"/>
    <w:tmpl w:val="38C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890990"/>
    <w:multiLevelType w:val="multilevel"/>
    <w:tmpl w:val="241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8D25B5"/>
    <w:multiLevelType w:val="multilevel"/>
    <w:tmpl w:val="A478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63519C"/>
    <w:multiLevelType w:val="multilevel"/>
    <w:tmpl w:val="167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CE551E"/>
    <w:multiLevelType w:val="multilevel"/>
    <w:tmpl w:val="2DB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F4033D"/>
    <w:multiLevelType w:val="multilevel"/>
    <w:tmpl w:val="C60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1B5BEB"/>
    <w:multiLevelType w:val="multilevel"/>
    <w:tmpl w:val="3F0E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9D4592"/>
    <w:multiLevelType w:val="multilevel"/>
    <w:tmpl w:val="5CC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AE67CD"/>
    <w:multiLevelType w:val="multilevel"/>
    <w:tmpl w:val="C33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C710B7"/>
    <w:multiLevelType w:val="multilevel"/>
    <w:tmpl w:val="F84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D12CDB"/>
    <w:multiLevelType w:val="multilevel"/>
    <w:tmpl w:val="0CF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F87D79"/>
    <w:multiLevelType w:val="multilevel"/>
    <w:tmpl w:val="D65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060C48"/>
    <w:multiLevelType w:val="multilevel"/>
    <w:tmpl w:val="AD82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09B6988"/>
    <w:multiLevelType w:val="multilevel"/>
    <w:tmpl w:val="896E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CE0E62"/>
    <w:multiLevelType w:val="multilevel"/>
    <w:tmpl w:val="165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C03B49"/>
    <w:multiLevelType w:val="multilevel"/>
    <w:tmpl w:val="517C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DB50CC"/>
    <w:multiLevelType w:val="multilevel"/>
    <w:tmpl w:val="E21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BE59EA"/>
    <w:multiLevelType w:val="multilevel"/>
    <w:tmpl w:val="7CD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C44C72"/>
    <w:multiLevelType w:val="multilevel"/>
    <w:tmpl w:val="E30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0D3500"/>
    <w:multiLevelType w:val="multilevel"/>
    <w:tmpl w:val="E6D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6C5FBF"/>
    <w:multiLevelType w:val="multilevel"/>
    <w:tmpl w:val="D63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4B619A"/>
    <w:multiLevelType w:val="multilevel"/>
    <w:tmpl w:val="5838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46B2279"/>
    <w:multiLevelType w:val="multilevel"/>
    <w:tmpl w:val="466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C36965"/>
    <w:multiLevelType w:val="multilevel"/>
    <w:tmpl w:val="160A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CA5476"/>
    <w:multiLevelType w:val="multilevel"/>
    <w:tmpl w:val="F4A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900AA6"/>
    <w:multiLevelType w:val="multilevel"/>
    <w:tmpl w:val="46E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A35C9E"/>
    <w:multiLevelType w:val="multilevel"/>
    <w:tmpl w:val="B16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E43285"/>
    <w:multiLevelType w:val="multilevel"/>
    <w:tmpl w:val="8810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5E66C42"/>
    <w:multiLevelType w:val="multilevel"/>
    <w:tmpl w:val="BA04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B27A72"/>
    <w:multiLevelType w:val="multilevel"/>
    <w:tmpl w:val="501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2A0F32"/>
    <w:multiLevelType w:val="multilevel"/>
    <w:tmpl w:val="5F32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73933D9"/>
    <w:multiLevelType w:val="multilevel"/>
    <w:tmpl w:val="9CF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8E02B0"/>
    <w:multiLevelType w:val="multilevel"/>
    <w:tmpl w:val="968E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798037F"/>
    <w:multiLevelType w:val="multilevel"/>
    <w:tmpl w:val="7BA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206D02"/>
    <w:multiLevelType w:val="multilevel"/>
    <w:tmpl w:val="624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5250EC"/>
    <w:multiLevelType w:val="multilevel"/>
    <w:tmpl w:val="4760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A670B2"/>
    <w:multiLevelType w:val="multilevel"/>
    <w:tmpl w:val="3CFA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8F971D4"/>
    <w:multiLevelType w:val="multilevel"/>
    <w:tmpl w:val="65A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7F4F72"/>
    <w:multiLevelType w:val="multilevel"/>
    <w:tmpl w:val="250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5C03A8"/>
    <w:multiLevelType w:val="multilevel"/>
    <w:tmpl w:val="053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B13878"/>
    <w:multiLevelType w:val="multilevel"/>
    <w:tmpl w:val="3DF4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BBD7251"/>
    <w:multiLevelType w:val="multilevel"/>
    <w:tmpl w:val="C1D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48286B"/>
    <w:multiLevelType w:val="multilevel"/>
    <w:tmpl w:val="794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842237"/>
    <w:multiLevelType w:val="multilevel"/>
    <w:tmpl w:val="9C1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E10CBD"/>
    <w:multiLevelType w:val="multilevel"/>
    <w:tmpl w:val="BE0E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E4C18E9"/>
    <w:multiLevelType w:val="multilevel"/>
    <w:tmpl w:val="A5E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767DF7"/>
    <w:multiLevelType w:val="multilevel"/>
    <w:tmpl w:val="A7A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99435B"/>
    <w:multiLevelType w:val="multilevel"/>
    <w:tmpl w:val="5980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E9D3DA5"/>
    <w:multiLevelType w:val="multilevel"/>
    <w:tmpl w:val="2C0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4B5D40"/>
    <w:multiLevelType w:val="multilevel"/>
    <w:tmpl w:val="5F12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F79520C"/>
    <w:multiLevelType w:val="multilevel"/>
    <w:tmpl w:val="BFF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8061A9"/>
    <w:multiLevelType w:val="multilevel"/>
    <w:tmpl w:val="ACE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00F51D8"/>
    <w:multiLevelType w:val="multilevel"/>
    <w:tmpl w:val="4070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0194911"/>
    <w:multiLevelType w:val="multilevel"/>
    <w:tmpl w:val="96B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595A87"/>
    <w:multiLevelType w:val="multilevel"/>
    <w:tmpl w:val="5D8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D5754F"/>
    <w:multiLevelType w:val="multilevel"/>
    <w:tmpl w:val="3A4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1367336"/>
    <w:multiLevelType w:val="multilevel"/>
    <w:tmpl w:val="64FC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1E82D41"/>
    <w:multiLevelType w:val="multilevel"/>
    <w:tmpl w:val="BB3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38262C"/>
    <w:multiLevelType w:val="multilevel"/>
    <w:tmpl w:val="360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C004ED"/>
    <w:multiLevelType w:val="multilevel"/>
    <w:tmpl w:val="744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F31E66"/>
    <w:multiLevelType w:val="multilevel"/>
    <w:tmpl w:val="CBEE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3211941"/>
    <w:multiLevelType w:val="multilevel"/>
    <w:tmpl w:val="2DDA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33767B9"/>
    <w:multiLevelType w:val="multilevel"/>
    <w:tmpl w:val="D4B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61217C"/>
    <w:multiLevelType w:val="multilevel"/>
    <w:tmpl w:val="ACC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DE5E87"/>
    <w:multiLevelType w:val="multilevel"/>
    <w:tmpl w:val="51A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4BA5ACF"/>
    <w:multiLevelType w:val="multilevel"/>
    <w:tmpl w:val="0F2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4FE088E"/>
    <w:multiLevelType w:val="multilevel"/>
    <w:tmpl w:val="B20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447FED"/>
    <w:multiLevelType w:val="multilevel"/>
    <w:tmpl w:val="E36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0F66FA"/>
    <w:multiLevelType w:val="multilevel"/>
    <w:tmpl w:val="829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501BCF"/>
    <w:multiLevelType w:val="multilevel"/>
    <w:tmpl w:val="3BB8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6F90124"/>
    <w:multiLevelType w:val="multilevel"/>
    <w:tmpl w:val="BCC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7414362"/>
    <w:multiLevelType w:val="multilevel"/>
    <w:tmpl w:val="8EC6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4313FF"/>
    <w:multiLevelType w:val="multilevel"/>
    <w:tmpl w:val="894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634A8C"/>
    <w:multiLevelType w:val="multilevel"/>
    <w:tmpl w:val="5B9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1E4729"/>
    <w:multiLevelType w:val="multilevel"/>
    <w:tmpl w:val="5E9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9CB33E9"/>
    <w:multiLevelType w:val="multilevel"/>
    <w:tmpl w:val="3A46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A352670"/>
    <w:multiLevelType w:val="multilevel"/>
    <w:tmpl w:val="895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B2D4357"/>
    <w:multiLevelType w:val="multilevel"/>
    <w:tmpl w:val="314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B517B0"/>
    <w:multiLevelType w:val="multilevel"/>
    <w:tmpl w:val="CF6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C1B6D22"/>
    <w:multiLevelType w:val="multilevel"/>
    <w:tmpl w:val="E2E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871E7D"/>
    <w:multiLevelType w:val="multilevel"/>
    <w:tmpl w:val="B66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CB165AB"/>
    <w:multiLevelType w:val="multilevel"/>
    <w:tmpl w:val="35E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4D36E0"/>
    <w:multiLevelType w:val="multilevel"/>
    <w:tmpl w:val="D0F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62647D"/>
    <w:multiLevelType w:val="multilevel"/>
    <w:tmpl w:val="9DB2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E485D88"/>
    <w:multiLevelType w:val="multilevel"/>
    <w:tmpl w:val="E95E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E9F5C55"/>
    <w:multiLevelType w:val="multilevel"/>
    <w:tmpl w:val="D9D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D20616"/>
    <w:multiLevelType w:val="multilevel"/>
    <w:tmpl w:val="63D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984601"/>
    <w:multiLevelType w:val="multilevel"/>
    <w:tmpl w:val="9FB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01270">
    <w:abstractNumId w:val="104"/>
  </w:num>
  <w:num w:numId="2" w16cid:durableId="1993023087">
    <w:abstractNumId w:val="218"/>
  </w:num>
  <w:num w:numId="3" w16cid:durableId="546992735">
    <w:abstractNumId w:val="54"/>
  </w:num>
  <w:num w:numId="4" w16cid:durableId="1516766410">
    <w:abstractNumId w:val="196"/>
  </w:num>
  <w:num w:numId="5" w16cid:durableId="1006444618">
    <w:abstractNumId w:val="26"/>
  </w:num>
  <w:num w:numId="6" w16cid:durableId="1735855384">
    <w:abstractNumId w:val="205"/>
  </w:num>
  <w:num w:numId="7" w16cid:durableId="611589970">
    <w:abstractNumId w:val="114"/>
  </w:num>
  <w:num w:numId="8" w16cid:durableId="657030042">
    <w:abstractNumId w:val="303"/>
  </w:num>
  <w:num w:numId="9" w16cid:durableId="1269120787">
    <w:abstractNumId w:val="81"/>
  </w:num>
  <w:num w:numId="10" w16cid:durableId="1956592663">
    <w:abstractNumId w:val="275"/>
  </w:num>
  <w:num w:numId="11" w16cid:durableId="914435585">
    <w:abstractNumId w:val="134"/>
  </w:num>
  <w:num w:numId="12" w16cid:durableId="1260529697">
    <w:abstractNumId w:val="143"/>
  </w:num>
  <w:num w:numId="13" w16cid:durableId="1301036291">
    <w:abstractNumId w:val="98"/>
  </w:num>
  <w:num w:numId="14" w16cid:durableId="513036669">
    <w:abstractNumId w:val="124"/>
  </w:num>
  <w:num w:numId="15" w16cid:durableId="1269124699">
    <w:abstractNumId w:val="316"/>
  </w:num>
  <w:num w:numId="16" w16cid:durableId="1056053743">
    <w:abstractNumId w:val="230"/>
  </w:num>
  <w:num w:numId="17" w16cid:durableId="206570357">
    <w:abstractNumId w:val="242"/>
  </w:num>
  <w:num w:numId="18" w16cid:durableId="1840196019">
    <w:abstractNumId w:val="171"/>
  </w:num>
  <w:num w:numId="19" w16cid:durableId="1533034323">
    <w:abstractNumId w:val="67"/>
  </w:num>
  <w:num w:numId="20" w16cid:durableId="92938827">
    <w:abstractNumId w:val="65"/>
  </w:num>
  <w:num w:numId="21" w16cid:durableId="382675840">
    <w:abstractNumId w:val="263"/>
  </w:num>
  <w:num w:numId="22" w16cid:durableId="582031195">
    <w:abstractNumId w:val="213"/>
  </w:num>
  <w:num w:numId="23" w16cid:durableId="1399402001">
    <w:abstractNumId w:val="15"/>
  </w:num>
  <w:num w:numId="24" w16cid:durableId="1230993070">
    <w:abstractNumId w:val="200"/>
  </w:num>
  <w:num w:numId="25" w16cid:durableId="1299460331">
    <w:abstractNumId w:val="258"/>
  </w:num>
  <w:num w:numId="26" w16cid:durableId="291517305">
    <w:abstractNumId w:val="206"/>
  </w:num>
  <w:num w:numId="27" w16cid:durableId="232397919">
    <w:abstractNumId w:val="14"/>
  </w:num>
  <w:num w:numId="28" w16cid:durableId="2023706769">
    <w:abstractNumId w:val="148"/>
  </w:num>
  <w:num w:numId="29" w16cid:durableId="517353951">
    <w:abstractNumId w:val="265"/>
  </w:num>
  <w:num w:numId="30" w16cid:durableId="798498613">
    <w:abstractNumId w:val="25"/>
  </w:num>
  <w:num w:numId="31" w16cid:durableId="1528983510">
    <w:abstractNumId w:val="289"/>
  </w:num>
  <w:num w:numId="32" w16cid:durableId="873930010">
    <w:abstractNumId w:val="136"/>
  </w:num>
  <w:num w:numId="33" w16cid:durableId="1682468727">
    <w:abstractNumId w:val="150"/>
  </w:num>
  <w:num w:numId="34" w16cid:durableId="1122453899">
    <w:abstractNumId w:val="204"/>
  </w:num>
  <w:num w:numId="35" w16cid:durableId="1314682536">
    <w:abstractNumId w:val="227"/>
  </w:num>
  <w:num w:numId="36" w16cid:durableId="1025862410">
    <w:abstractNumId w:val="170"/>
  </w:num>
  <w:num w:numId="37" w16cid:durableId="1906722720">
    <w:abstractNumId w:val="167"/>
  </w:num>
  <w:num w:numId="38" w16cid:durableId="1236937664">
    <w:abstractNumId w:val="76"/>
  </w:num>
  <w:num w:numId="39" w16cid:durableId="1786577626">
    <w:abstractNumId w:val="182"/>
  </w:num>
  <w:num w:numId="40" w16cid:durableId="372576955">
    <w:abstractNumId w:val="282"/>
  </w:num>
  <w:num w:numId="41" w16cid:durableId="803429312">
    <w:abstractNumId w:val="151"/>
  </w:num>
  <w:num w:numId="42" w16cid:durableId="189031102">
    <w:abstractNumId w:val="240"/>
  </w:num>
  <w:num w:numId="43" w16cid:durableId="1184982237">
    <w:abstractNumId w:val="12"/>
  </w:num>
  <w:num w:numId="44" w16cid:durableId="1754661231">
    <w:abstractNumId w:val="165"/>
  </w:num>
  <w:num w:numId="45" w16cid:durableId="390617549">
    <w:abstractNumId w:val="31"/>
  </w:num>
  <w:num w:numId="46" w16cid:durableId="2036729964">
    <w:abstractNumId w:val="38"/>
  </w:num>
  <w:num w:numId="47" w16cid:durableId="1696033458">
    <w:abstractNumId w:val="248"/>
  </w:num>
  <w:num w:numId="48" w16cid:durableId="1160847497">
    <w:abstractNumId w:val="93"/>
  </w:num>
  <w:num w:numId="49" w16cid:durableId="1055398680">
    <w:abstractNumId w:val="29"/>
  </w:num>
  <w:num w:numId="50" w16cid:durableId="1660116377">
    <w:abstractNumId w:val="189"/>
  </w:num>
  <w:num w:numId="51" w16cid:durableId="2131700418">
    <w:abstractNumId w:val="234"/>
  </w:num>
  <w:num w:numId="52" w16cid:durableId="348945373">
    <w:abstractNumId w:val="50"/>
  </w:num>
  <w:num w:numId="53" w16cid:durableId="1256013174">
    <w:abstractNumId w:val="296"/>
  </w:num>
  <w:num w:numId="54" w16cid:durableId="656570379">
    <w:abstractNumId w:val="66"/>
  </w:num>
  <w:num w:numId="55" w16cid:durableId="1365063182">
    <w:abstractNumId w:val="307"/>
  </w:num>
  <w:num w:numId="56" w16cid:durableId="1151216383">
    <w:abstractNumId w:val="157"/>
  </w:num>
  <w:num w:numId="57" w16cid:durableId="1198664246">
    <w:abstractNumId w:val="192"/>
  </w:num>
  <w:num w:numId="58" w16cid:durableId="1915777126">
    <w:abstractNumId w:val="270"/>
  </w:num>
  <w:num w:numId="59" w16cid:durableId="210532175">
    <w:abstractNumId w:val="44"/>
  </w:num>
  <w:num w:numId="60" w16cid:durableId="1679967690">
    <w:abstractNumId w:val="298"/>
  </w:num>
  <w:num w:numId="61" w16cid:durableId="1848278993">
    <w:abstractNumId w:val="208"/>
  </w:num>
  <w:num w:numId="62" w16cid:durableId="925309331">
    <w:abstractNumId w:val="125"/>
  </w:num>
  <w:num w:numId="63" w16cid:durableId="725879128">
    <w:abstractNumId w:val="198"/>
  </w:num>
  <w:num w:numId="64" w16cid:durableId="577328013">
    <w:abstractNumId w:val="152"/>
  </w:num>
  <w:num w:numId="65" w16cid:durableId="1493135116">
    <w:abstractNumId w:val="174"/>
  </w:num>
  <w:num w:numId="66" w16cid:durableId="1167549404">
    <w:abstractNumId w:val="130"/>
  </w:num>
  <w:num w:numId="67" w16cid:durableId="736249240">
    <w:abstractNumId w:val="166"/>
  </w:num>
  <w:num w:numId="68" w16cid:durableId="343020227">
    <w:abstractNumId w:val="23"/>
  </w:num>
  <w:num w:numId="69" w16cid:durableId="1744908861">
    <w:abstractNumId w:val="286"/>
  </w:num>
  <w:num w:numId="70" w16cid:durableId="602569709">
    <w:abstractNumId w:val="58"/>
  </w:num>
  <w:num w:numId="71" w16cid:durableId="1116945891">
    <w:abstractNumId w:val="235"/>
  </w:num>
  <w:num w:numId="72" w16cid:durableId="2099405259">
    <w:abstractNumId w:val="19"/>
  </w:num>
  <w:num w:numId="73" w16cid:durableId="1902596529">
    <w:abstractNumId w:val="339"/>
  </w:num>
  <w:num w:numId="74" w16cid:durableId="574436986">
    <w:abstractNumId w:val="129"/>
  </w:num>
  <w:num w:numId="75" w16cid:durableId="1539244810">
    <w:abstractNumId w:val="336"/>
  </w:num>
  <w:num w:numId="76" w16cid:durableId="319118390">
    <w:abstractNumId w:val="311"/>
  </w:num>
  <w:num w:numId="77" w16cid:durableId="2063097041">
    <w:abstractNumId w:val="187"/>
  </w:num>
  <w:num w:numId="78" w16cid:durableId="1905293872">
    <w:abstractNumId w:val="101"/>
  </w:num>
  <w:num w:numId="79" w16cid:durableId="1520392566">
    <w:abstractNumId w:val="35"/>
  </w:num>
  <w:num w:numId="80" w16cid:durableId="1264649074">
    <w:abstractNumId w:val="220"/>
  </w:num>
  <w:num w:numId="81" w16cid:durableId="149564251">
    <w:abstractNumId w:val="188"/>
  </w:num>
  <w:num w:numId="82" w16cid:durableId="860052918">
    <w:abstractNumId w:val="168"/>
  </w:num>
  <w:num w:numId="83" w16cid:durableId="1582834059">
    <w:abstractNumId w:val="201"/>
  </w:num>
  <w:num w:numId="84" w16cid:durableId="494154561">
    <w:abstractNumId w:val="210"/>
  </w:num>
  <w:num w:numId="85" w16cid:durableId="1058088322">
    <w:abstractNumId w:val="276"/>
  </w:num>
  <w:num w:numId="86" w16cid:durableId="874541913">
    <w:abstractNumId w:val="45"/>
  </w:num>
  <w:num w:numId="87" w16cid:durableId="1849907053">
    <w:abstractNumId w:val="89"/>
  </w:num>
  <w:num w:numId="88" w16cid:durableId="1984001143">
    <w:abstractNumId w:val="126"/>
  </w:num>
  <w:num w:numId="89" w16cid:durableId="491142022">
    <w:abstractNumId w:val="11"/>
  </w:num>
  <w:num w:numId="90" w16cid:durableId="353852113">
    <w:abstractNumId w:val="149"/>
  </w:num>
  <w:num w:numId="91" w16cid:durableId="41055194">
    <w:abstractNumId w:val="8"/>
  </w:num>
  <w:num w:numId="92" w16cid:durableId="553783173">
    <w:abstractNumId w:val="142"/>
  </w:num>
  <w:num w:numId="93" w16cid:durableId="1013339660">
    <w:abstractNumId w:val="128"/>
  </w:num>
  <w:num w:numId="94" w16cid:durableId="493030163">
    <w:abstractNumId w:val="219"/>
  </w:num>
  <w:num w:numId="95" w16cid:durableId="1985576708">
    <w:abstractNumId w:val="112"/>
  </w:num>
  <w:num w:numId="96" w16cid:durableId="1073746279">
    <w:abstractNumId w:val="161"/>
  </w:num>
  <w:num w:numId="97" w16cid:durableId="515266846">
    <w:abstractNumId w:val="176"/>
  </w:num>
  <w:num w:numId="98" w16cid:durableId="1696927810">
    <w:abstractNumId w:val="69"/>
  </w:num>
  <w:num w:numId="99" w16cid:durableId="654454033">
    <w:abstractNumId w:val="273"/>
  </w:num>
  <w:num w:numId="100" w16cid:durableId="1017151200">
    <w:abstractNumId w:val="186"/>
  </w:num>
  <w:num w:numId="101" w16cid:durableId="141896294">
    <w:abstractNumId w:val="281"/>
  </w:num>
  <w:num w:numId="102" w16cid:durableId="312032293">
    <w:abstractNumId w:val="61"/>
  </w:num>
  <w:num w:numId="103" w16cid:durableId="1714117418">
    <w:abstractNumId w:val="9"/>
  </w:num>
  <w:num w:numId="104" w16cid:durableId="1555389143">
    <w:abstractNumId w:val="228"/>
  </w:num>
  <w:num w:numId="105" w16cid:durableId="359400285">
    <w:abstractNumId w:val="5"/>
  </w:num>
  <w:num w:numId="106" w16cid:durableId="112945617">
    <w:abstractNumId w:val="34"/>
  </w:num>
  <w:num w:numId="107" w16cid:durableId="1177843933">
    <w:abstractNumId w:val="232"/>
  </w:num>
  <w:num w:numId="108" w16cid:durableId="1121723637">
    <w:abstractNumId w:val="28"/>
  </w:num>
  <w:num w:numId="109" w16cid:durableId="1261640784">
    <w:abstractNumId w:val="100"/>
  </w:num>
  <w:num w:numId="110" w16cid:durableId="1591351518">
    <w:abstractNumId w:val="122"/>
  </w:num>
  <w:num w:numId="111" w16cid:durableId="1941447576">
    <w:abstractNumId w:val="3"/>
  </w:num>
  <w:num w:numId="112" w16cid:durableId="1639802419">
    <w:abstractNumId w:val="162"/>
  </w:num>
  <w:num w:numId="113" w16cid:durableId="1004864862">
    <w:abstractNumId w:val="90"/>
  </w:num>
  <w:num w:numId="114" w16cid:durableId="1485316905">
    <w:abstractNumId w:val="138"/>
  </w:num>
  <w:num w:numId="115" w16cid:durableId="8532026">
    <w:abstractNumId w:val="302"/>
  </w:num>
  <w:num w:numId="116" w16cid:durableId="2073460710">
    <w:abstractNumId w:val="118"/>
  </w:num>
  <w:num w:numId="117" w16cid:durableId="731586547">
    <w:abstractNumId w:val="272"/>
  </w:num>
  <w:num w:numId="118" w16cid:durableId="795562067">
    <w:abstractNumId w:val="131"/>
  </w:num>
  <w:num w:numId="119" w16cid:durableId="595331519">
    <w:abstractNumId w:val="251"/>
  </w:num>
  <w:num w:numId="120" w16cid:durableId="24404868">
    <w:abstractNumId w:val="71"/>
  </w:num>
  <w:num w:numId="121" w16cid:durableId="726076336">
    <w:abstractNumId w:val="72"/>
  </w:num>
  <w:num w:numId="122" w16cid:durableId="260070163">
    <w:abstractNumId w:val="88"/>
  </w:num>
  <w:num w:numId="123" w16cid:durableId="1696348198">
    <w:abstractNumId w:val="141"/>
  </w:num>
  <w:num w:numId="124" w16cid:durableId="396784519">
    <w:abstractNumId w:val="103"/>
  </w:num>
  <w:num w:numId="125" w16cid:durableId="1959070132">
    <w:abstractNumId w:val="226"/>
  </w:num>
  <w:num w:numId="126" w16cid:durableId="91051640">
    <w:abstractNumId w:val="327"/>
  </w:num>
  <w:num w:numId="127" w16cid:durableId="659772327">
    <w:abstractNumId w:val="7"/>
  </w:num>
  <w:num w:numId="128" w16cid:durableId="1244610659">
    <w:abstractNumId w:val="331"/>
  </w:num>
  <w:num w:numId="129" w16cid:durableId="514416495">
    <w:abstractNumId w:val="57"/>
  </w:num>
  <w:num w:numId="130" w16cid:durableId="1246761271">
    <w:abstractNumId w:val="59"/>
  </w:num>
  <w:num w:numId="131" w16cid:durableId="298848477">
    <w:abstractNumId w:val="292"/>
  </w:num>
  <w:num w:numId="132" w16cid:durableId="1652907576">
    <w:abstractNumId w:val="96"/>
  </w:num>
  <w:num w:numId="133" w16cid:durableId="126821996">
    <w:abstractNumId w:val="283"/>
  </w:num>
  <w:num w:numId="134" w16cid:durableId="356975782">
    <w:abstractNumId w:val="300"/>
  </w:num>
  <w:num w:numId="135" w16cid:durableId="518008946">
    <w:abstractNumId w:val="85"/>
  </w:num>
  <w:num w:numId="136" w16cid:durableId="91822765">
    <w:abstractNumId w:val="77"/>
  </w:num>
  <w:num w:numId="137" w16cid:durableId="1749840712">
    <w:abstractNumId w:val="159"/>
  </w:num>
  <w:num w:numId="138" w16cid:durableId="455297309">
    <w:abstractNumId w:val="132"/>
  </w:num>
  <w:num w:numId="139" w16cid:durableId="372578615">
    <w:abstractNumId w:val="119"/>
  </w:num>
  <w:num w:numId="140" w16cid:durableId="815419099">
    <w:abstractNumId w:val="153"/>
  </w:num>
  <w:num w:numId="141" w16cid:durableId="1408268228">
    <w:abstractNumId w:val="109"/>
  </w:num>
  <w:num w:numId="142" w16cid:durableId="285088537">
    <w:abstractNumId w:val="269"/>
  </w:num>
  <w:num w:numId="143" w16cid:durableId="1322612783">
    <w:abstractNumId w:val="178"/>
  </w:num>
  <w:num w:numId="144" w16cid:durableId="1298678162">
    <w:abstractNumId w:val="224"/>
  </w:num>
  <w:num w:numId="145" w16cid:durableId="2127112645">
    <w:abstractNumId w:val="87"/>
  </w:num>
  <w:num w:numId="146" w16cid:durableId="912591529">
    <w:abstractNumId w:val="160"/>
  </w:num>
  <w:num w:numId="147" w16cid:durableId="1786073729">
    <w:abstractNumId w:val="271"/>
  </w:num>
  <w:num w:numId="148" w16cid:durableId="60494188">
    <w:abstractNumId w:val="20"/>
  </w:num>
  <w:num w:numId="149" w16cid:durableId="1913151234">
    <w:abstractNumId w:val="145"/>
  </w:num>
  <w:num w:numId="150" w16cid:durableId="961154117">
    <w:abstractNumId w:val="40"/>
  </w:num>
  <w:num w:numId="151" w16cid:durableId="1288387380">
    <w:abstractNumId w:val="312"/>
  </w:num>
  <w:num w:numId="152" w16cid:durableId="1051417761">
    <w:abstractNumId w:val="86"/>
  </w:num>
  <w:num w:numId="153" w16cid:durableId="848717900">
    <w:abstractNumId w:val="199"/>
  </w:num>
  <w:num w:numId="154" w16cid:durableId="747652159">
    <w:abstractNumId w:val="139"/>
  </w:num>
  <w:num w:numId="155" w16cid:durableId="1064794373">
    <w:abstractNumId w:val="193"/>
  </w:num>
  <w:num w:numId="156" w16cid:durableId="777259834">
    <w:abstractNumId w:val="32"/>
  </w:num>
  <w:num w:numId="157" w16cid:durableId="854346135">
    <w:abstractNumId w:val="291"/>
  </w:num>
  <w:num w:numId="158" w16cid:durableId="1100949282">
    <w:abstractNumId w:val="10"/>
  </w:num>
  <w:num w:numId="159" w16cid:durableId="1050111631">
    <w:abstractNumId w:val="68"/>
  </w:num>
  <w:num w:numId="160" w16cid:durableId="62339640">
    <w:abstractNumId w:val="194"/>
  </w:num>
  <w:num w:numId="161" w16cid:durableId="577398803">
    <w:abstractNumId w:val="179"/>
  </w:num>
  <w:num w:numId="162" w16cid:durableId="1645893003">
    <w:abstractNumId w:val="110"/>
  </w:num>
  <w:num w:numId="163" w16cid:durableId="1096900819">
    <w:abstractNumId w:val="2"/>
  </w:num>
  <w:num w:numId="164" w16cid:durableId="90443664">
    <w:abstractNumId w:val="308"/>
  </w:num>
  <w:num w:numId="165" w16cid:durableId="840434385">
    <w:abstractNumId w:val="211"/>
  </w:num>
  <w:num w:numId="166" w16cid:durableId="1337730293">
    <w:abstractNumId w:val="249"/>
  </w:num>
  <w:num w:numId="167" w16cid:durableId="339896625">
    <w:abstractNumId w:val="309"/>
  </w:num>
  <w:num w:numId="168" w16cid:durableId="762337774">
    <w:abstractNumId w:val="215"/>
  </w:num>
  <w:num w:numId="169" w16cid:durableId="884178895">
    <w:abstractNumId w:val="83"/>
  </w:num>
  <w:num w:numId="170" w16cid:durableId="1770538391">
    <w:abstractNumId w:val="250"/>
  </w:num>
  <w:num w:numId="171" w16cid:durableId="18508983">
    <w:abstractNumId w:val="74"/>
  </w:num>
  <w:num w:numId="172" w16cid:durableId="1087458310">
    <w:abstractNumId w:val="288"/>
  </w:num>
  <w:num w:numId="173" w16cid:durableId="6638225">
    <w:abstractNumId w:val="175"/>
  </w:num>
  <w:num w:numId="174" w16cid:durableId="1114859992">
    <w:abstractNumId w:val="314"/>
  </w:num>
  <w:num w:numId="175" w16cid:durableId="432476987">
    <w:abstractNumId w:val="62"/>
  </w:num>
  <w:num w:numId="176" w16cid:durableId="1252854654">
    <w:abstractNumId w:val="295"/>
  </w:num>
  <w:num w:numId="177" w16cid:durableId="43532462">
    <w:abstractNumId w:val="156"/>
  </w:num>
  <w:num w:numId="178" w16cid:durableId="779689687">
    <w:abstractNumId w:val="256"/>
  </w:num>
  <w:num w:numId="179" w16cid:durableId="888953261">
    <w:abstractNumId w:val="147"/>
  </w:num>
  <w:num w:numId="180" w16cid:durableId="1610695514">
    <w:abstractNumId w:val="277"/>
  </w:num>
  <w:num w:numId="181" w16cid:durableId="99843421">
    <w:abstractNumId w:val="117"/>
  </w:num>
  <w:num w:numId="182" w16cid:durableId="420373078">
    <w:abstractNumId w:val="284"/>
  </w:num>
  <w:num w:numId="183" w16cid:durableId="1424958774">
    <w:abstractNumId w:val="324"/>
  </w:num>
  <w:num w:numId="184" w16cid:durableId="2062093408">
    <w:abstractNumId w:val="268"/>
  </w:num>
  <w:num w:numId="185" w16cid:durableId="868487615">
    <w:abstractNumId w:val="325"/>
  </w:num>
  <w:num w:numId="186" w16cid:durableId="1950549041">
    <w:abstractNumId w:val="321"/>
  </w:num>
  <w:num w:numId="187" w16cid:durableId="617300013">
    <w:abstractNumId w:val="225"/>
  </w:num>
  <w:num w:numId="188" w16cid:durableId="1301770113">
    <w:abstractNumId w:val="326"/>
  </w:num>
  <w:num w:numId="189" w16cid:durableId="1295332800">
    <w:abstractNumId w:val="39"/>
  </w:num>
  <w:num w:numId="190" w16cid:durableId="1813139060">
    <w:abstractNumId w:val="42"/>
  </w:num>
  <w:num w:numId="191" w16cid:durableId="634138313">
    <w:abstractNumId w:val="164"/>
  </w:num>
  <w:num w:numId="192" w16cid:durableId="43525552">
    <w:abstractNumId w:val="238"/>
  </w:num>
  <w:num w:numId="193" w16cid:durableId="714083923">
    <w:abstractNumId w:val="278"/>
  </w:num>
  <w:num w:numId="194" w16cid:durableId="840462184">
    <w:abstractNumId w:val="261"/>
  </w:num>
  <w:num w:numId="195" w16cid:durableId="1673795135">
    <w:abstractNumId w:val="169"/>
  </w:num>
  <w:num w:numId="196" w16cid:durableId="95449805">
    <w:abstractNumId w:val="330"/>
  </w:num>
  <w:num w:numId="197" w16cid:durableId="1786197585">
    <w:abstractNumId w:val="82"/>
  </w:num>
  <w:num w:numId="198" w16cid:durableId="684743749">
    <w:abstractNumId w:val="183"/>
  </w:num>
  <w:num w:numId="199" w16cid:durableId="713846731">
    <w:abstractNumId w:val="246"/>
  </w:num>
  <w:num w:numId="200" w16cid:durableId="1293752405">
    <w:abstractNumId w:val="184"/>
  </w:num>
  <w:num w:numId="201" w16cid:durableId="1839954058">
    <w:abstractNumId w:val="64"/>
  </w:num>
  <w:num w:numId="202" w16cid:durableId="1089891889">
    <w:abstractNumId w:val="55"/>
  </w:num>
  <w:num w:numId="203" w16cid:durableId="1489664636">
    <w:abstractNumId w:val="318"/>
  </w:num>
  <w:num w:numId="204" w16cid:durableId="1595744424">
    <w:abstractNumId w:val="195"/>
  </w:num>
  <w:num w:numId="205" w16cid:durableId="1986620538">
    <w:abstractNumId w:val="306"/>
  </w:num>
  <w:num w:numId="206" w16cid:durableId="1256595000">
    <w:abstractNumId w:val="259"/>
  </w:num>
  <w:num w:numId="207" w16cid:durableId="1923493324">
    <w:abstractNumId w:val="294"/>
  </w:num>
  <w:num w:numId="208" w16cid:durableId="642465918">
    <w:abstractNumId w:val="181"/>
  </w:num>
  <w:num w:numId="209" w16cid:durableId="1024132006">
    <w:abstractNumId w:val="207"/>
  </w:num>
  <w:num w:numId="210" w16cid:durableId="303513031">
    <w:abstractNumId w:val="133"/>
  </w:num>
  <w:num w:numId="211" w16cid:durableId="403528502">
    <w:abstractNumId w:val="107"/>
  </w:num>
  <w:num w:numId="212" w16cid:durableId="1703822208">
    <w:abstractNumId w:val="92"/>
  </w:num>
  <w:num w:numId="213" w16cid:durableId="309789399">
    <w:abstractNumId w:val="262"/>
  </w:num>
  <w:num w:numId="214" w16cid:durableId="1773278059">
    <w:abstractNumId w:val="102"/>
  </w:num>
  <w:num w:numId="215" w16cid:durableId="1700740787">
    <w:abstractNumId w:val="244"/>
  </w:num>
  <w:num w:numId="216" w16cid:durableId="315573907">
    <w:abstractNumId w:val="80"/>
  </w:num>
  <w:num w:numId="217" w16cid:durableId="399911404">
    <w:abstractNumId w:val="285"/>
  </w:num>
  <w:num w:numId="218" w16cid:durableId="1777363695">
    <w:abstractNumId w:val="47"/>
  </w:num>
  <w:num w:numId="219" w16cid:durableId="2127389904">
    <w:abstractNumId w:val="340"/>
  </w:num>
  <w:num w:numId="220" w16cid:durableId="1701737243">
    <w:abstractNumId w:val="313"/>
  </w:num>
  <w:num w:numId="221" w16cid:durableId="1456871088">
    <w:abstractNumId w:val="16"/>
  </w:num>
  <w:num w:numId="222" w16cid:durableId="1254166668">
    <w:abstractNumId w:val="173"/>
  </w:num>
  <w:num w:numId="223" w16cid:durableId="395515024">
    <w:abstractNumId w:val="116"/>
  </w:num>
  <w:num w:numId="224" w16cid:durableId="366103169">
    <w:abstractNumId w:val="4"/>
  </w:num>
  <w:num w:numId="225" w16cid:durableId="1065493422">
    <w:abstractNumId w:val="253"/>
  </w:num>
  <w:num w:numId="226" w16cid:durableId="787165788">
    <w:abstractNumId w:val="120"/>
  </w:num>
  <w:num w:numId="227" w16cid:durableId="128087212">
    <w:abstractNumId w:val="111"/>
  </w:num>
  <w:num w:numId="228" w16cid:durableId="1182476073">
    <w:abstractNumId w:val="267"/>
  </w:num>
  <w:num w:numId="229" w16cid:durableId="440029264">
    <w:abstractNumId w:val="290"/>
  </w:num>
  <w:num w:numId="230" w16cid:durableId="1016929056">
    <w:abstractNumId w:val="315"/>
  </w:num>
  <w:num w:numId="231" w16cid:durableId="262498417">
    <w:abstractNumId w:val="115"/>
  </w:num>
  <w:num w:numId="232" w16cid:durableId="972906943">
    <w:abstractNumId w:val="180"/>
  </w:num>
  <w:num w:numId="233" w16cid:durableId="706486589">
    <w:abstractNumId w:val="333"/>
  </w:num>
  <w:num w:numId="234" w16cid:durableId="1016812420">
    <w:abstractNumId w:val="222"/>
  </w:num>
  <w:num w:numId="235" w16cid:durableId="1575359543">
    <w:abstractNumId w:val="209"/>
  </w:num>
  <w:num w:numId="236" w16cid:durableId="981423268">
    <w:abstractNumId w:val="24"/>
  </w:num>
  <w:num w:numId="237" w16cid:durableId="2052487366">
    <w:abstractNumId w:val="60"/>
  </w:num>
  <w:num w:numId="238" w16cid:durableId="408815823">
    <w:abstractNumId w:val="22"/>
  </w:num>
  <w:num w:numId="239" w16cid:durableId="1426223220">
    <w:abstractNumId w:val="6"/>
  </w:num>
  <w:num w:numId="240" w16cid:durableId="2000574824">
    <w:abstractNumId w:val="70"/>
  </w:num>
  <w:num w:numId="241" w16cid:durableId="538588306">
    <w:abstractNumId w:val="13"/>
  </w:num>
  <w:num w:numId="242" w16cid:durableId="1787459685">
    <w:abstractNumId w:val="317"/>
  </w:num>
  <w:num w:numId="243" w16cid:durableId="1103038148">
    <w:abstractNumId w:val="279"/>
  </w:num>
  <w:num w:numId="244" w16cid:durableId="9376428">
    <w:abstractNumId w:val="301"/>
  </w:num>
  <w:num w:numId="245" w16cid:durableId="1418601224">
    <w:abstractNumId w:val="49"/>
  </w:num>
  <w:num w:numId="246" w16cid:durableId="440879746">
    <w:abstractNumId w:val="95"/>
  </w:num>
  <w:num w:numId="247" w16cid:durableId="2098599619">
    <w:abstractNumId w:val="334"/>
  </w:num>
  <w:num w:numId="248" w16cid:durableId="41297743">
    <w:abstractNumId w:val="233"/>
  </w:num>
  <w:num w:numId="249" w16cid:durableId="363870065">
    <w:abstractNumId w:val="197"/>
  </w:num>
  <w:num w:numId="250" w16cid:durableId="1572302663">
    <w:abstractNumId w:val="266"/>
  </w:num>
  <w:num w:numId="251" w16cid:durableId="103378983">
    <w:abstractNumId w:val="158"/>
  </w:num>
  <w:num w:numId="252" w16cid:durableId="2128505074">
    <w:abstractNumId w:val="94"/>
  </w:num>
  <w:num w:numId="253" w16cid:durableId="1886674660">
    <w:abstractNumId w:val="319"/>
  </w:num>
  <w:num w:numId="254" w16cid:durableId="426194391">
    <w:abstractNumId w:val="287"/>
  </w:num>
  <w:num w:numId="255" w16cid:durableId="468399212">
    <w:abstractNumId w:val="243"/>
  </w:num>
  <w:num w:numId="256" w16cid:durableId="439186324">
    <w:abstractNumId w:val="214"/>
  </w:num>
  <w:num w:numId="257" w16cid:durableId="362705828">
    <w:abstractNumId w:val="229"/>
  </w:num>
  <w:num w:numId="258" w16cid:durableId="2146924662">
    <w:abstractNumId w:val="146"/>
  </w:num>
  <w:num w:numId="259" w16cid:durableId="1859612640">
    <w:abstractNumId w:val="37"/>
  </w:num>
  <w:num w:numId="260" w16cid:durableId="1780635542">
    <w:abstractNumId w:val="154"/>
  </w:num>
  <w:num w:numId="261" w16cid:durableId="393353252">
    <w:abstractNumId w:val="144"/>
  </w:num>
  <w:num w:numId="262" w16cid:durableId="657418666">
    <w:abstractNumId w:val="84"/>
  </w:num>
  <w:num w:numId="263" w16cid:durableId="1534729500">
    <w:abstractNumId w:val="163"/>
  </w:num>
  <w:num w:numId="264" w16cid:durableId="1435784452">
    <w:abstractNumId w:val="236"/>
  </w:num>
  <w:num w:numId="265" w16cid:durableId="972712092">
    <w:abstractNumId w:val="280"/>
  </w:num>
  <w:num w:numId="266" w16cid:durableId="1783038326">
    <w:abstractNumId w:val="123"/>
  </w:num>
  <w:num w:numId="267" w16cid:durableId="598023126">
    <w:abstractNumId w:val="293"/>
  </w:num>
  <w:num w:numId="268" w16cid:durableId="119690949">
    <w:abstractNumId w:val="108"/>
  </w:num>
  <w:num w:numId="269" w16cid:durableId="184901071">
    <w:abstractNumId w:val="223"/>
  </w:num>
  <w:num w:numId="270" w16cid:durableId="83570158">
    <w:abstractNumId w:val="310"/>
  </w:num>
  <w:num w:numId="271" w16cid:durableId="755906707">
    <w:abstractNumId w:val="78"/>
  </w:num>
  <w:num w:numId="272" w16cid:durableId="630286074">
    <w:abstractNumId w:val="140"/>
  </w:num>
  <w:num w:numId="273" w16cid:durableId="253780648">
    <w:abstractNumId w:val="18"/>
  </w:num>
  <w:num w:numId="274" w16cid:durableId="768623132">
    <w:abstractNumId w:val="245"/>
  </w:num>
  <w:num w:numId="275" w16cid:durableId="1811826290">
    <w:abstractNumId w:val="297"/>
  </w:num>
  <w:num w:numId="276" w16cid:durableId="83917465">
    <w:abstractNumId w:val="155"/>
  </w:num>
  <w:num w:numId="277" w16cid:durableId="1368288442">
    <w:abstractNumId w:val="190"/>
  </w:num>
  <w:num w:numId="278" w16cid:durableId="560137348">
    <w:abstractNumId w:val="264"/>
  </w:num>
  <w:num w:numId="279" w16cid:durableId="947003690">
    <w:abstractNumId w:val="79"/>
  </w:num>
  <w:num w:numId="280" w16cid:durableId="683097170">
    <w:abstractNumId w:val="27"/>
  </w:num>
  <w:num w:numId="281" w16cid:durableId="55201906">
    <w:abstractNumId w:val="241"/>
  </w:num>
  <w:num w:numId="282" w16cid:durableId="1844200333">
    <w:abstractNumId w:val="252"/>
  </w:num>
  <w:num w:numId="283" w16cid:durableId="1845631821">
    <w:abstractNumId w:val="335"/>
  </w:num>
  <w:num w:numId="284" w16cid:durableId="1591306062">
    <w:abstractNumId w:val="73"/>
  </w:num>
  <w:num w:numId="285" w16cid:durableId="1447582552">
    <w:abstractNumId w:val="299"/>
  </w:num>
  <w:num w:numId="286" w16cid:durableId="46879444">
    <w:abstractNumId w:val="43"/>
  </w:num>
  <w:num w:numId="287" w16cid:durableId="1010066852">
    <w:abstractNumId w:val="191"/>
  </w:num>
  <w:num w:numId="288" w16cid:durableId="1518545482">
    <w:abstractNumId w:val="30"/>
  </w:num>
  <w:num w:numId="289" w16cid:durableId="2020159688">
    <w:abstractNumId w:val="135"/>
  </w:num>
  <w:num w:numId="290" w16cid:durableId="1818066593">
    <w:abstractNumId w:val="231"/>
  </w:num>
  <w:num w:numId="291" w16cid:durableId="356470616">
    <w:abstractNumId w:val="52"/>
  </w:num>
  <w:num w:numId="292" w16cid:durableId="1883129191">
    <w:abstractNumId w:val="247"/>
  </w:num>
  <w:num w:numId="293" w16cid:durableId="1251113328">
    <w:abstractNumId w:val="255"/>
  </w:num>
  <w:num w:numId="294" w16cid:durableId="1651597762">
    <w:abstractNumId w:val="53"/>
  </w:num>
  <w:num w:numId="295" w16cid:durableId="1983146679">
    <w:abstractNumId w:val="63"/>
  </w:num>
  <w:num w:numId="296" w16cid:durableId="74133287">
    <w:abstractNumId w:val="332"/>
  </w:num>
  <w:num w:numId="297" w16cid:durableId="253709678">
    <w:abstractNumId w:val="41"/>
  </w:num>
  <w:num w:numId="298" w16cid:durableId="861431107">
    <w:abstractNumId w:val="323"/>
  </w:num>
  <w:num w:numId="299" w16cid:durableId="252981526">
    <w:abstractNumId w:val="17"/>
  </w:num>
  <w:num w:numId="300" w16cid:durableId="1099258158">
    <w:abstractNumId w:val="91"/>
  </w:num>
  <w:num w:numId="301" w16cid:durableId="405877900">
    <w:abstractNumId w:val="254"/>
  </w:num>
  <w:num w:numId="302" w16cid:durableId="1768765341">
    <w:abstractNumId w:val="106"/>
  </w:num>
  <w:num w:numId="303" w16cid:durableId="805974961">
    <w:abstractNumId w:val="177"/>
  </w:num>
  <w:num w:numId="304" w16cid:durableId="1603950295">
    <w:abstractNumId w:val="46"/>
  </w:num>
  <w:num w:numId="305" w16cid:durableId="347681378">
    <w:abstractNumId w:val="239"/>
  </w:num>
  <w:num w:numId="306" w16cid:durableId="653920959">
    <w:abstractNumId w:val="274"/>
  </w:num>
  <w:num w:numId="307" w16cid:durableId="2113625637">
    <w:abstractNumId w:val="33"/>
  </w:num>
  <w:num w:numId="308" w16cid:durableId="1391806222">
    <w:abstractNumId w:val="1"/>
  </w:num>
  <w:num w:numId="309" w16cid:durableId="1351760444">
    <w:abstractNumId w:val="105"/>
  </w:num>
  <w:num w:numId="310" w16cid:durableId="670524608">
    <w:abstractNumId w:val="48"/>
  </w:num>
  <w:num w:numId="311" w16cid:durableId="2106804054">
    <w:abstractNumId w:val="320"/>
  </w:num>
  <w:num w:numId="312" w16cid:durableId="584807538">
    <w:abstractNumId w:val="99"/>
  </w:num>
  <w:num w:numId="313" w16cid:durableId="515072079">
    <w:abstractNumId w:val="216"/>
  </w:num>
  <w:num w:numId="314" w16cid:durableId="1145852322">
    <w:abstractNumId w:val="338"/>
  </w:num>
  <w:num w:numId="315" w16cid:durableId="529296453">
    <w:abstractNumId w:val="36"/>
  </w:num>
  <w:num w:numId="316" w16cid:durableId="990713371">
    <w:abstractNumId w:val="203"/>
  </w:num>
  <w:num w:numId="317" w16cid:durableId="64763228">
    <w:abstractNumId w:val="56"/>
  </w:num>
  <w:num w:numId="318" w16cid:durableId="622659837">
    <w:abstractNumId w:val="202"/>
  </w:num>
  <w:num w:numId="319" w16cid:durableId="1648362537">
    <w:abstractNumId w:val="185"/>
  </w:num>
  <w:num w:numId="320" w16cid:durableId="1871454190">
    <w:abstractNumId w:val="75"/>
  </w:num>
  <w:num w:numId="321" w16cid:durableId="602491333">
    <w:abstractNumId w:val="21"/>
  </w:num>
  <w:num w:numId="322" w16cid:durableId="123079839">
    <w:abstractNumId w:val="329"/>
  </w:num>
  <w:num w:numId="323" w16cid:durableId="395587222">
    <w:abstractNumId w:val="217"/>
  </w:num>
  <w:num w:numId="324" w16cid:durableId="2037581231">
    <w:abstractNumId w:val="328"/>
  </w:num>
  <w:num w:numId="325" w16cid:durableId="720247325">
    <w:abstractNumId w:val="137"/>
  </w:num>
  <w:num w:numId="326" w16cid:durableId="1909991989">
    <w:abstractNumId w:val="337"/>
  </w:num>
  <w:num w:numId="327" w16cid:durableId="1505625935">
    <w:abstractNumId w:val="212"/>
  </w:num>
  <w:num w:numId="328" w16cid:durableId="585849786">
    <w:abstractNumId w:val="304"/>
  </w:num>
  <w:num w:numId="329" w16cid:durableId="1948779551">
    <w:abstractNumId w:val="113"/>
  </w:num>
  <w:num w:numId="330" w16cid:durableId="130444601">
    <w:abstractNumId w:val="257"/>
  </w:num>
  <w:num w:numId="331" w16cid:durableId="1983657075">
    <w:abstractNumId w:val="237"/>
  </w:num>
  <w:num w:numId="332" w16cid:durableId="1404596025">
    <w:abstractNumId w:val="322"/>
  </w:num>
  <w:num w:numId="333" w16cid:durableId="1271284072">
    <w:abstractNumId w:val="172"/>
  </w:num>
  <w:num w:numId="334" w16cid:durableId="1052921622">
    <w:abstractNumId w:val="260"/>
  </w:num>
  <w:num w:numId="335" w16cid:durableId="714084775">
    <w:abstractNumId w:val="121"/>
  </w:num>
  <w:num w:numId="336" w16cid:durableId="2005086985">
    <w:abstractNumId w:val="0"/>
  </w:num>
  <w:num w:numId="337" w16cid:durableId="1325472832">
    <w:abstractNumId w:val="221"/>
  </w:num>
  <w:num w:numId="338" w16cid:durableId="1822648845">
    <w:abstractNumId w:val="127"/>
  </w:num>
  <w:num w:numId="339" w16cid:durableId="1687973484">
    <w:abstractNumId w:val="51"/>
  </w:num>
  <w:num w:numId="340" w16cid:durableId="403450973">
    <w:abstractNumId w:val="97"/>
  </w:num>
  <w:num w:numId="341" w16cid:durableId="266232641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E2"/>
    <w:rsid w:val="00107055"/>
    <w:rsid w:val="00154C2D"/>
    <w:rsid w:val="003853F8"/>
    <w:rsid w:val="00394EC1"/>
    <w:rsid w:val="00702849"/>
    <w:rsid w:val="009034E2"/>
    <w:rsid w:val="00B74808"/>
    <w:rsid w:val="00C37EF6"/>
    <w:rsid w:val="00CD18D9"/>
    <w:rsid w:val="00D434E2"/>
    <w:rsid w:val="00E4435E"/>
    <w:rsid w:val="00FF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4BF96"/>
  <w15:chartTrackingRefBased/>
  <w15:docId w15:val="{B3EC6A09-4F05-4C6A-BC2F-6E304B74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4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4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4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4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628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717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791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554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832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669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39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042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536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8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617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911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39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5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699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023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869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609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536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41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5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5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388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31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81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60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617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81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37912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555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2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708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274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178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96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14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444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973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417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953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79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943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83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74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594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582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231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1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25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798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089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947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197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05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46156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655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74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643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510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877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833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370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673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74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52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18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4529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5431288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149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43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96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72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825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662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453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617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68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140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35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703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685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553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773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24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531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328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642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460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711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88845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849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465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87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864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285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60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8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060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069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609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404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598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764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883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032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83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709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908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793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337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35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260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7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7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678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667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866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642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096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68998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326334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847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32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61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87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748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747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065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639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59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96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039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395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803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68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560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8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274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83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738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441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820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728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222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805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31699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31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666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222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504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903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717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203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85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717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80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645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5995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63315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1847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4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560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319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536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337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524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100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93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816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082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94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090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5231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88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785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70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872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230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863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937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3679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435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7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714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045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5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72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8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3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669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5607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40079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39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342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733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201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75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601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859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084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129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296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186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331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137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39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673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53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316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19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2974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0483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455698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2350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261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481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315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845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788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354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63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68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04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583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259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847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100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94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062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66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726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885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129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7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719327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616105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8400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714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71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311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547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840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31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166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939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01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999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8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012744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77933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5623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02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36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53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913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06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611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84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296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027556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75193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093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40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382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02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6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652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710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03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652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22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098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278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21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640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798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498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323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015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372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82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368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581347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29389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428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174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572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29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29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723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7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629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154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9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216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522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5546591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105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890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537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4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447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634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27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17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375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8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39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298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75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513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700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822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88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72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20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17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659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201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879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026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252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32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50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540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958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097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43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6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08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141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7390475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91046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409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856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241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11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738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927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770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485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21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633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6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343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7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18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824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46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17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297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914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660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459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2908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987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276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06578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533848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309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059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564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806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278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61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81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218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8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424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307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453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9371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78557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301690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553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389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65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54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81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53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329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196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337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01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233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088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683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91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864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61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556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871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688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88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81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163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89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07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187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739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760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233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03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001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298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7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915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205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268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048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908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94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950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7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36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283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182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22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859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090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2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24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930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759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755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5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371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379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53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047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418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28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135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63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76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65114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05342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4993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542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703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9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422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652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834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055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691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614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363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405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346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214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082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648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84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295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6251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33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71559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749986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382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849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224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1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306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955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08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281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555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733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441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274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139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695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7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590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609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78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97952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93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952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51713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2033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3999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594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82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344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67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74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90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332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876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558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290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59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635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710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921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795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858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58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372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74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198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224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128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8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044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90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622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26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015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611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25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666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951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796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046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216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92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761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280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002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716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15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889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83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176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483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880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629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515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43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915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989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9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864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367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520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68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026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2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35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103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547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19704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2404100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575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1267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508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170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074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528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093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58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848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143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452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550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403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571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553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532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410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976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729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377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148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583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75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336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357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60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2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47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604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22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396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85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497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51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725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144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526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46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992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363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254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198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352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217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106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353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630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576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683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524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58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15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103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6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865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172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063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53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919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833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974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503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251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013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743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63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641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017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688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956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633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806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240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409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94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04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899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563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422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733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462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4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2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895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73544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275181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2878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407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79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449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614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36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833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776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248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785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18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852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512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771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05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234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14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440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00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10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189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54686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098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83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369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555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265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5459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99545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0480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559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49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793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254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18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03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729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72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730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73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761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337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645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49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814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922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46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7176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47517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82987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5421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858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602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853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66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61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982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7939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400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477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505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568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25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5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622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745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09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673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224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199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442143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767464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8086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020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85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85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452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76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787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92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876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967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238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37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169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290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500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301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505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57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60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642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577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082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7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16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906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52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514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394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04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377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008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7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220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11725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043602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141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673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599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223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438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750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08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990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675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50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668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847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86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675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94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922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85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282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3713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21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729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7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4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536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569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985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989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02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71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25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020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236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262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379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901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30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936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97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584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06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430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1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464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30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77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788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772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949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60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71446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70037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8753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17857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818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269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699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347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830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583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85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30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071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57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065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2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874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064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55411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581888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7096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57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015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31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533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94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183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916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770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815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510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722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004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147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346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44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741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67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8031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532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1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87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151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625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754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01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307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552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283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794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452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284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861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616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56972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78575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6286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66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83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350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500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588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51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116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74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307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9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956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805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184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966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336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02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273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907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971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81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6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83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1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2898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942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612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82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781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9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537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125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322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90040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135888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012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89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952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244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037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88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9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7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733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643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99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300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262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592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84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10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6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94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538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90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298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7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22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28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304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145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302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98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202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218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454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610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814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24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91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58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14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510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05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842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601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1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03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459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648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1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18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610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56894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836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629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083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083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945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874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545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8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48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382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832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471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09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93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44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624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002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440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291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044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078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380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16383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308220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0841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375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581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53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54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11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806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372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26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847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275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98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93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205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468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511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096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622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82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70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47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723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602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448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93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583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285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918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96527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628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8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62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09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01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336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53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299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905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555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23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109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915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734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44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726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49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89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160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075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9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433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41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36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587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15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056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20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233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186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62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95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21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871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65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366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67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602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499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949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08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198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697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78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56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912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014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06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63618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9156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760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25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23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389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811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011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858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75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365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59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56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433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687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24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281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11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488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528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332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816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0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388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8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030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486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348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330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83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54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0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322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63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236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648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744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061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714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59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846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44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96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25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176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268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76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086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56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88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254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369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452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981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119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137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685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47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4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884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44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937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37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73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4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143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904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086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03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46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171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63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1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270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71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754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66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83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14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026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638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534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74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635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94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72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187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602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965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440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00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19975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39833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8864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080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91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064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43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818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32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629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264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12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636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174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281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265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934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962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2020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085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1563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402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329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22139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95221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6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714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849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456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84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090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113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19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87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31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31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12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408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160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65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204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622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291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026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458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1922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77331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8650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5440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8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824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928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596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983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754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401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928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15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35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16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135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169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23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24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759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343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885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133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494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856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84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060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4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5217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52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793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453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265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020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547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1501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993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170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095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66092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101873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929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392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8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82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55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39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54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82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28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846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811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616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919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709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243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953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28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079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7252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452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564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227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634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358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231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24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05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127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91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205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27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5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610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24763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354863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6003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518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189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41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824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069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22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657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019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39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664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79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683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7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527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643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0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74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0410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48431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467427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688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164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574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288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189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0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06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1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956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36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590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00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06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415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919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519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96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977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32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06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92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8480805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193419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5528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24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831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722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506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854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57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75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064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392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867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304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268019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706673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2173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20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293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76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5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6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40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69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59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842260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21567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0779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034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918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342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17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155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03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13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90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66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246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416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301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63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727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1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567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31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154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171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163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0451640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20515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9606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68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318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34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548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76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24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073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912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74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20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28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721426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293723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262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7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1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79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701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110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78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730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922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66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89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535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77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62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0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311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4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423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443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902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77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061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18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040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940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836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582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549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415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655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68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925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19595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51126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971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620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329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969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9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762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916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215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127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910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284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979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454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85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05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302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494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915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935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143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465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264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300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516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46542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409150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572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483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93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199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734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944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7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28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798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869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249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589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2906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18602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8951977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4450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305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945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995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86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306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283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586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945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463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415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476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851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772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280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528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5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964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807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73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459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426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909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871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47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130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690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297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221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810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454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788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004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61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845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547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33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105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103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617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105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714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246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43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34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246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867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33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559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450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95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947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445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049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960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450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38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31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027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43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79603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30661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653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158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0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811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767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331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32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314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876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155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954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46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218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666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603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16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88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641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5676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562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46085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12916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9339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811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312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799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159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353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03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730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932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22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078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44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861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789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5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52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850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447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5695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377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766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13701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509468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06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80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802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965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945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959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945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89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152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37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36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372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622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614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381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589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387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77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986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256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021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50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476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900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196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40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44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401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23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454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140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45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90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744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820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745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532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692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180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634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85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427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403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508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188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70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337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422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277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678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707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26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739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55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35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2310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93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07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840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409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881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341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36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72253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70921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895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3618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2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542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089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58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68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496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651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97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799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181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946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17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22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484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121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480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281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188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350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546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863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669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38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499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746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410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029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83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433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915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536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955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9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115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65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23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889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18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879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08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990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394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778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143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155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361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40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105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214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541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484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0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45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1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20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158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99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548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70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472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453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504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983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569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062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762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16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140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743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516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129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111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482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1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082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876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322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69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03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3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271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247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68943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49989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263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828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784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705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440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35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825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187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796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92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756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593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98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428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764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36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39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422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17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38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072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02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187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3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2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116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153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970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42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041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287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552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529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731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297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568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947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080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731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51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815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816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585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196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979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92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867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28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790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681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921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9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786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062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78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258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365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207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82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938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76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332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774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93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779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864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755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185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4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5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21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0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744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55719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23420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3546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381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789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506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382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755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062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59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639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811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277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704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949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172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46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4497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86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78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344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974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450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06223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01809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9152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76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675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94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441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024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837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029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070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39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37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86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655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537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382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262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25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387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213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254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63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854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528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757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437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350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42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4963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829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71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473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153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796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28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477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659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349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92111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37071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674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818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479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094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206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818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09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9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61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469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25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801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15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109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666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064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77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551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5354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56140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58553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6004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152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202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37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80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252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936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518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161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27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89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903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295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26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63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70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406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162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647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87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353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802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589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496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545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691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72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923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358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168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41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130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214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011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823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09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25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647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908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128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211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894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44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159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966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727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42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214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329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084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32652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94490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2898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74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800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056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738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79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66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212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531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72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601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21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249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34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952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231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54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417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1869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28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3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915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84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565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106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829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98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01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25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190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94817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57900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5897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39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51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51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60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14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98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40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287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53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49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068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53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73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859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520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951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129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473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895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49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15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716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793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258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635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20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337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1500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803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722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350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21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602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569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44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385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117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69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768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3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230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17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74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4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97272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79200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585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373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244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0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097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334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202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705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03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443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697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140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546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429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65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68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223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499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58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90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5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110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44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147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895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122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8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0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430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719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491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061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080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521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1850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934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24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986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979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02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85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907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156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07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128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480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515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06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52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651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00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009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104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118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286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780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524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06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78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36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56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00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684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870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955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959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796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405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463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107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052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415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34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935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5456028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3238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492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49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00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14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596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261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098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70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88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40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139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487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481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284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056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569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82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060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445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696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930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888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474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3168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728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27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874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127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34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440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991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30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709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445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991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896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375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82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62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37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40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724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808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404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836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6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659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156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409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871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318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639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444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438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06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168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679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86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621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890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666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752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883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214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732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8756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581723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724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7955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968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318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941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183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371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903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642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956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73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930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626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40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28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086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89509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57446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450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535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24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9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77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461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0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418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760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050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948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07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48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013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88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677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27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038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5226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6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586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54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323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349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45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841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720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862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56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37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759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0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233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751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62980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86130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2248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486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137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817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732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673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560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071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099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671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387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766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858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00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324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21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697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255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448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28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81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900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292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312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9126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865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1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515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37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700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89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300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193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059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746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32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746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987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669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58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165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426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050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234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990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443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671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53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075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34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421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481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192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789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157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638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36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3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112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870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692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320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378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3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768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927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65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439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1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223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344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084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845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383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070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698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34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1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20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992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4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270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263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734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042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822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082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005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33517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943116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9726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595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645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221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1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52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044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13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491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25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84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421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336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025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7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338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924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16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1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6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401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172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462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1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338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157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535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43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49137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578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68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52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928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471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055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17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831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959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80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302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663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546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583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120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136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56227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269995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1809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366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556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188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173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174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580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11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210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393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37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365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13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39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80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2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860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86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319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7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465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536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352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151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6928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680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9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5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494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2530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73801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4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04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851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961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23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980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188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05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90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392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775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790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320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03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420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449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24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230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763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63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504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4733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551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752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670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70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437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25071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303571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8111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87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007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488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359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65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345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93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38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89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627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783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96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443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86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52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617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216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6769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5413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741969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172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373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915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305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458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71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485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420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938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329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150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131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1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87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73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203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765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827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238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73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449428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44886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67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308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168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719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446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645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443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522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261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211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24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38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055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84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780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793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683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02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193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612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51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92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820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668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481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177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725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329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6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607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85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485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5977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1807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004368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978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438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548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623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488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339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17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032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44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77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8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76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194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43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203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22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21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74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668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494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269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3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949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002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720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300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319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7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786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096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553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150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18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804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364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199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699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30223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0011534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473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555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469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7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21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765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021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3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582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413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577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20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9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18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485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91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677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77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49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03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743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338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892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324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029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84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469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222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104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783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752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977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182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535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7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944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870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226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4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3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713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49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92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032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84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819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605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490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51856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5599014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63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35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079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78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546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8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45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186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915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7358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189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354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971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1944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454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852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351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9561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18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446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97931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979471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1563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976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886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08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553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526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62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23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071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003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631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703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832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81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648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210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848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918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089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365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3087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38982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36454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7629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057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601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365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50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704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12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142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454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95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18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745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751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682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790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67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696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950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2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059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807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34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152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307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886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256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726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558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058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221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437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72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148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233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002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20164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054074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6021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419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651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693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718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5069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746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0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497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01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05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025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669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84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680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655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30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027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160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62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70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923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014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106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864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498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910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024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358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39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1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9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25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44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593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468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527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597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86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89910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468018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4403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796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139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12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994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784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815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289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068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21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04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25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71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495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105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501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96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603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6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22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271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66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418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517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022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928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177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585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084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30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673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381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14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340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9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283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20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78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3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14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479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88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168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85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23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27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24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924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38493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157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45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759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245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449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170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985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111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770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713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327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280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504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979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348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859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671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94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007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949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321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415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8544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4572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0227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219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027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299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472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092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29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827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331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43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52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504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06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93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80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84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74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72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370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939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573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699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998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009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967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9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784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979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6702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157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44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8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06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56956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476151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779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96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55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332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435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273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873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410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263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06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801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425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140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249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760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6955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997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374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409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128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290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72332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780429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4711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4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79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17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792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672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624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650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39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56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607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521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693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36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047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18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22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040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410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056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590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25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663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879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54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10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94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00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919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682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94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643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495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728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68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302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436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60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72525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53738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026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689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517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819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641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007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63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144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177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895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821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94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617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97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15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79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428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02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5530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74721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12699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8549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782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299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129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384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910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18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174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037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16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061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618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080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38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64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21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198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991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362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840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606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253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281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228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0629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921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91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408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727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096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257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259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230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112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660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139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90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1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381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292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118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108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371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98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50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492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852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399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00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583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55212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695546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6950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965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377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960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284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74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551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183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224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985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968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71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029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752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226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1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14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555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4873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47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092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38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592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870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989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37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749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756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36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065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527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032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049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285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451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046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999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923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010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601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082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29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4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95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36244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708051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2714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673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854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568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614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816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719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52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272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09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38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95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047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1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583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358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904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447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93132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712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877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485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122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195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108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990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763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78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55487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608143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268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2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622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978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348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510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035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04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903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465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742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620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566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022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936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731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824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963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8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460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592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624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801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80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407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197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6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331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998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965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477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248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97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33255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281990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85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332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257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846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470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927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491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243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477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13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77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926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935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397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873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163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55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90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664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79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231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171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608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625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37144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140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919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8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827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16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637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149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757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387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093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1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992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34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892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902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651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407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481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237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683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602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171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415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165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14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794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091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221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498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38425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8299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94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482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629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200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064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22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19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43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599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11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134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552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12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729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506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757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467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490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3582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49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083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5216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26218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1319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923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04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173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368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620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600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300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48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382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912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54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375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338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201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674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11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334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83272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34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07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509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25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154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015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044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442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872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19595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93924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4692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19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50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616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578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43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402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949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39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950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727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679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35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475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228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927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840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779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168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391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976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453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62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716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408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876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580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979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638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730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861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40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984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1041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79320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8165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345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946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67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508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721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762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39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689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621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108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316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818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52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056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20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966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29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96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8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60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28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96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212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408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319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136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480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773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734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602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772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46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451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993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010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71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59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22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751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425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212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380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366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467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919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9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019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876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963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029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213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650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680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167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72796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049696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0474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294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2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625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078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59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965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10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931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809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262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48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931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52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0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251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098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618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836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147</Pages>
  <Words>34858</Words>
  <Characters>198697</Characters>
  <Application>Microsoft Office Word</Application>
  <DocSecurity>0</DocSecurity>
  <Lines>1655</Lines>
  <Paragraphs>466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Jacquet</dc:creator>
  <cp:keywords/>
  <dc:description/>
  <cp:lastModifiedBy>Alexandre Jacquet</cp:lastModifiedBy>
  <cp:revision>5</cp:revision>
  <dcterms:created xsi:type="dcterms:W3CDTF">2026-04-21T19:48:00Z</dcterms:created>
  <dcterms:modified xsi:type="dcterms:W3CDTF">2026-04-21T20:59:00Z</dcterms:modified>
</cp:coreProperties>
</file>