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D63A" w14:textId="77777777" w:rsidR="0015176D" w:rsidRPr="00D434E2" w:rsidRDefault="0015176D" w:rsidP="0015176D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9: ЗАМЕТКИ, СВЯЗИ И ИНТЕГРАЦИЯ ТЕКСТА С МЕДИА</w:t>
      </w:r>
    </w:p>
    <w:p w14:paraId="3DA366F5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t>9.1 Философия заметок: «Текст и визуал — единый организм»</w:t>
      </w:r>
    </w:p>
    <w:p w14:paraId="40B19075" w14:textId="77777777" w:rsidR="0015176D" w:rsidRPr="00D434E2" w:rsidRDefault="0015176D" w:rsidP="0015176D">
      <w:r w:rsidRPr="00D434E2">
        <w:t>Заметки в GlubLink — это не отдельный модуль, а органичная часть единой модели контента. Текстовый блок может включать медиа, ссылки, теги и связи, создавая семантическую сеть знаний. Пользователь не переключается между «галереей» и «редактором» — он работает в едином пространстве, где текст и визуал равноправны.</w:t>
      </w:r>
    </w:p>
    <w:p w14:paraId="76FFAEF8" w14:textId="77777777" w:rsidR="0015176D" w:rsidRPr="00D434E2" w:rsidRDefault="0015176D" w:rsidP="0015176D">
      <w:r w:rsidRPr="00D434E2">
        <w:rPr>
          <w:b/>
          <w:bCs/>
        </w:rPr>
        <w:t>Жёсткие мандаты:</w:t>
      </w:r>
    </w:p>
    <w:p w14:paraId="49E85176" w14:textId="77777777" w:rsidR="0015176D" w:rsidRPr="00D434E2" w:rsidRDefault="0015176D" w:rsidP="0015176D">
      <w:pPr>
        <w:numPr>
          <w:ilvl w:val="0"/>
          <w:numId w:val="133"/>
        </w:numPr>
      </w:pPr>
      <w:r w:rsidRPr="00D434E2">
        <w:rPr>
          <w:b/>
          <w:bCs/>
        </w:rPr>
        <w:t>Единый интерфейс операций.</w:t>
      </w:r>
      <w:r w:rsidRPr="00D434E2">
        <w:t xml:space="preserve"> Добавление медиа в заметку, привязка тега, создание связи — все действия выполняются одинаково, независимо от типа блока.</w:t>
      </w:r>
    </w:p>
    <w:p w14:paraId="7089EEF6" w14:textId="77777777" w:rsidR="0015176D" w:rsidRPr="00D434E2" w:rsidRDefault="0015176D" w:rsidP="0015176D">
      <w:pPr>
        <w:numPr>
          <w:ilvl w:val="0"/>
          <w:numId w:val="133"/>
        </w:numPr>
      </w:pPr>
      <w:r w:rsidRPr="00D434E2">
        <w:rPr>
          <w:b/>
          <w:bCs/>
        </w:rPr>
        <w:t>Контекстная интеграция.</w:t>
      </w:r>
      <w:r w:rsidRPr="00D434E2">
        <w:t xml:space="preserve"> Заметка, открытая в контексте медиа, автоматически получает ссылку на источник. Медиа, вставленное в заметку, сохраняет все свои метаданные и теги.</w:t>
      </w:r>
    </w:p>
    <w:p w14:paraId="76A13E10" w14:textId="77777777" w:rsidR="0015176D" w:rsidRPr="00D434E2" w:rsidRDefault="0015176D" w:rsidP="0015176D">
      <w:pPr>
        <w:numPr>
          <w:ilvl w:val="0"/>
          <w:numId w:val="133"/>
        </w:numPr>
      </w:pPr>
      <w:r w:rsidRPr="00D434E2">
        <w:rPr>
          <w:b/>
          <w:bCs/>
        </w:rPr>
        <w:t>Нулевое трение при редактировании.</w:t>
      </w:r>
      <w:r w:rsidRPr="00D434E2">
        <w:t xml:space="preserve"> Автосохранение, мгновенная предпросмотр ссылок, автодополнение тегов — всё работает без явных действий пользователя.</w:t>
      </w:r>
    </w:p>
    <w:p w14:paraId="22D6DED4" w14:textId="77777777" w:rsidR="0015176D" w:rsidRPr="00D434E2" w:rsidRDefault="0015176D" w:rsidP="0015176D">
      <w:pPr>
        <w:numPr>
          <w:ilvl w:val="0"/>
          <w:numId w:val="133"/>
        </w:numPr>
      </w:pPr>
      <w:r w:rsidRPr="00D434E2">
        <w:rPr>
          <w:b/>
          <w:bCs/>
        </w:rPr>
        <w:t>Обратимость изменений.</w:t>
      </w:r>
      <w:r w:rsidRPr="00D434E2">
        <w:t xml:space="preserve"> Любое изменение заметки (текст, вложения, связи) может быть отменено в пределах сессии или через историю версий.</w:t>
      </w:r>
    </w:p>
    <w:p w14:paraId="282F3DF7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t>9.2 Архитектура редактора заметок</w:t>
      </w:r>
    </w:p>
    <w:p w14:paraId="3768E321" w14:textId="77777777" w:rsidR="0015176D" w:rsidRPr="00D434E2" w:rsidRDefault="0015176D" w:rsidP="0015176D">
      <w:r w:rsidRPr="00D434E2">
        <w:t>Редактор строится по модульному принципу: ядро отвечает за хранение и синхронизацию текста, плагины — за расширение функциональности (медиа, ссылки, теги).</w:t>
      </w:r>
    </w:p>
    <w:p w14:paraId="4DDE3DE2" w14:textId="77777777" w:rsidR="0015176D" w:rsidRPr="00D434E2" w:rsidRDefault="0015176D" w:rsidP="0015176D">
      <w:r w:rsidRPr="00D434E2">
        <w:rPr>
          <w:b/>
          <w:bCs/>
        </w:rPr>
        <w:t>Слоистая структура:</w:t>
      </w:r>
    </w:p>
    <w:p w14:paraId="61F8D939" w14:textId="77777777" w:rsidR="0015176D" w:rsidRPr="00D434E2" w:rsidRDefault="0015176D" w:rsidP="0015176D">
      <w:pPr>
        <w:numPr>
          <w:ilvl w:val="0"/>
          <w:numId w:val="134"/>
        </w:numPr>
      </w:pPr>
      <w:r w:rsidRPr="00D434E2">
        <w:rPr>
          <w:b/>
          <w:bCs/>
        </w:rPr>
        <w:t>Ядро (Core):</w:t>
      </w:r>
    </w:p>
    <w:p w14:paraId="22B23C8C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t>Хранение текста в формате совместимом с Markdown (CommonMark + расширения).</w:t>
      </w:r>
    </w:p>
    <w:p w14:paraId="2AC97C5C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t>Управление курсором, выделением, историей изменений (undo/redo).</w:t>
      </w:r>
    </w:p>
    <w:p w14:paraId="0EB4A36D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t>Автосохранение каждые 30 секунд или при потере фокуса.</w:t>
      </w:r>
    </w:p>
    <w:p w14:paraId="42EE4372" w14:textId="77777777" w:rsidR="0015176D" w:rsidRPr="00D434E2" w:rsidRDefault="0015176D" w:rsidP="0015176D">
      <w:pPr>
        <w:numPr>
          <w:ilvl w:val="0"/>
          <w:numId w:val="134"/>
        </w:numPr>
      </w:pPr>
      <w:r w:rsidRPr="00D434E2">
        <w:rPr>
          <w:b/>
          <w:bCs/>
        </w:rPr>
        <w:t>Слой рендеринга (Presentation):</w:t>
      </w:r>
    </w:p>
    <w:p w14:paraId="499E44C1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t>Преобразование Markdown в визуальное представление в реальном времени.</w:t>
      </w:r>
    </w:p>
    <w:p w14:paraId="57C07FDF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t>Поддержка синтаксиса: заголовки, списки, код, цитаты, таблицы, ссылки.</w:t>
      </w:r>
    </w:p>
    <w:p w14:paraId="0EF66D19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t xml:space="preserve">Инлайновые стили: </w:t>
      </w:r>
      <w:r w:rsidRPr="00D434E2">
        <w:rPr>
          <w:b/>
          <w:bCs/>
        </w:rPr>
        <w:t>жирный</w:t>
      </w:r>
      <w:r w:rsidRPr="00D434E2">
        <w:t xml:space="preserve">, </w:t>
      </w:r>
      <w:r w:rsidRPr="00D434E2">
        <w:rPr>
          <w:i/>
          <w:iCs/>
        </w:rPr>
        <w:t>курсив</w:t>
      </w:r>
      <w:r w:rsidRPr="00D434E2">
        <w:t xml:space="preserve">, код, </w:t>
      </w:r>
      <w:del w:id="0" w:author="Unknown">
        <w:r w:rsidRPr="00D434E2">
          <w:delText>зачёркнутый</w:delText>
        </w:r>
      </w:del>
      <w:r w:rsidRPr="00D434E2">
        <w:t>.</w:t>
      </w:r>
    </w:p>
    <w:p w14:paraId="1EC41ED1" w14:textId="77777777" w:rsidR="0015176D" w:rsidRPr="00D434E2" w:rsidRDefault="0015176D" w:rsidP="0015176D">
      <w:pPr>
        <w:numPr>
          <w:ilvl w:val="0"/>
          <w:numId w:val="134"/>
        </w:numPr>
      </w:pPr>
      <w:r w:rsidRPr="00D434E2">
        <w:rPr>
          <w:b/>
          <w:bCs/>
        </w:rPr>
        <w:lastRenderedPageBreak/>
        <w:t>Слой расширений (Plugins):</w:t>
      </w:r>
    </w:p>
    <w:p w14:paraId="64DEFD62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rPr>
          <w:b/>
          <w:bCs/>
        </w:rPr>
        <w:t>Медиа-плагин:</w:t>
      </w:r>
      <w:r w:rsidRPr="00D434E2">
        <w:t xml:space="preserve"> Вставка превью изображений/видео с возможностью перехода к фуллскрину.</w:t>
      </w:r>
    </w:p>
    <w:p w14:paraId="59AB810D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rPr>
          <w:b/>
          <w:bCs/>
        </w:rPr>
        <w:t>Ссылочный плагин:</w:t>
      </w:r>
      <w:r w:rsidRPr="00D434E2">
        <w:t xml:space="preserve"> Автопарсинг URL, предпросмотр метаданных страницы, проверка доступности.</w:t>
      </w:r>
    </w:p>
    <w:p w14:paraId="2382B182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rPr>
          <w:b/>
          <w:bCs/>
        </w:rPr>
        <w:t>Тег-плагин:</w:t>
      </w:r>
      <w:r w:rsidRPr="00D434E2">
        <w:t xml:space="preserve"> Автодополнение тегов из пула, мгновенная привязка к блоку.</w:t>
      </w:r>
    </w:p>
    <w:p w14:paraId="67E07D46" w14:textId="77777777" w:rsidR="0015176D" w:rsidRPr="00D434E2" w:rsidRDefault="0015176D" w:rsidP="0015176D">
      <w:pPr>
        <w:numPr>
          <w:ilvl w:val="1"/>
          <w:numId w:val="134"/>
        </w:numPr>
      </w:pPr>
      <w:r w:rsidRPr="00D434E2">
        <w:rPr>
          <w:b/>
          <w:bCs/>
        </w:rPr>
        <w:t>Связи-плагин:</w:t>
      </w:r>
      <w:r w:rsidRPr="00D434E2">
        <w:t xml:space="preserve"> Создание семантических связей с другими блоками (референс, вариация, часть).</w:t>
      </w:r>
    </w:p>
    <w:p w14:paraId="2A32D759" w14:textId="77777777" w:rsidR="0015176D" w:rsidRPr="00D434E2" w:rsidRDefault="0015176D" w:rsidP="0015176D">
      <w:r w:rsidRPr="00D434E2">
        <w:rPr>
          <w:b/>
          <w:bCs/>
        </w:rPr>
        <w:t>Правила взаимодействия слоёв:</w:t>
      </w:r>
    </w:p>
    <w:p w14:paraId="7B7C40E7" w14:textId="77777777" w:rsidR="0015176D" w:rsidRPr="00D434E2" w:rsidRDefault="0015176D" w:rsidP="0015176D">
      <w:pPr>
        <w:numPr>
          <w:ilvl w:val="0"/>
          <w:numId w:val="135"/>
        </w:numPr>
      </w:pPr>
      <w:r w:rsidRPr="00D434E2">
        <w:t>Ядро не знает о существовании плагинов. Плагины подписываются на события ядра (изменение текста, позиция курсора).</w:t>
      </w:r>
    </w:p>
    <w:p w14:paraId="68D2DA5F" w14:textId="77777777" w:rsidR="0015176D" w:rsidRPr="00D434E2" w:rsidRDefault="0015176D" w:rsidP="0015176D">
      <w:pPr>
        <w:numPr>
          <w:ilvl w:val="0"/>
          <w:numId w:val="135"/>
        </w:numPr>
      </w:pPr>
      <w:r w:rsidRPr="00D434E2">
        <w:t>Плагины не модифицируют исходный текст напрямую. Они добавляют аннотации, которые рендерер интерпретирует при отображении.</w:t>
      </w:r>
    </w:p>
    <w:p w14:paraId="7C106379" w14:textId="77777777" w:rsidR="0015176D" w:rsidRPr="00D434E2" w:rsidRDefault="0015176D" w:rsidP="0015176D">
      <w:pPr>
        <w:numPr>
          <w:ilvl w:val="0"/>
          <w:numId w:val="135"/>
        </w:numPr>
      </w:pPr>
      <w:r w:rsidRPr="00D434E2">
        <w:t>Все изменения, внесённые плагинами, сериализуются в текстовый формат при сохранении.</w:t>
      </w:r>
    </w:p>
    <w:p w14:paraId="1BC5078E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t>9.3 Вставка и управление медиа-блоками в заметках</w:t>
      </w:r>
    </w:p>
    <w:p w14:paraId="70BF89F5" w14:textId="77777777" w:rsidR="0015176D" w:rsidRPr="00D434E2" w:rsidRDefault="0015176D" w:rsidP="0015176D">
      <w:r w:rsidRPr="00D434E2">
        <w:t>Медиа в заметке — это не просто картинка, а ссылка на контент-блок со всеми его метаданными.</w:t>
      </w:r>
    </w:p>
    <w:p w14:paraId="7F1C5EC2" w14:textId="77777777" w:rsidR="0015176D" w:rsidRPr="00D434E2" w:rsidRDefault="0015176D" w:rsidP="0015176D">
      <w:r w:rsidRPr="00D434E2">
        <w:rPr>
          <w:b/>
          <w:bCs/>
        </w:rPr>
        <w:t>Механика вставки:</w:t>
      </w:r>
    </w:p>
    <w:p w14:paraId="7E6C21E6" w14:textId="77777777" w:rsidR="0015176D" w:rsidRPr="00D434E2" w:rsidRDefault="0015176D" w:rsidP="0015176D">
      <w:pPr>
        <w:numPr>
          <w:ilvl w:val="0"/>
          <w:numId w:val="136"/>
        </w:numPr>
      </w:pPr>
      <w:r w:rsidRPr="00D434E2">
        <w:rPr>
          <w:b/>
          <w:bCs/>
        </w:rPr>
        <w:t>Drag &amp; Drop:</w:t>
      </w:r>
      <w:r w:rsidRPr="00D434E2">
        <w:t xml:space="preserve"> Перетаскивание медиа из галереи в редактор создаёт инлайн-блок с превью.</w:t>
      </w:r>
    </w:p>
    <w:p w14:paraId="155D6447" w14:textId="77777777" w:rsidR="0015176D" w:rsidRPr="00D434E2" w:rsidRDefault="0015176D" w:rsidP="0015176D">
      <w:pPr>
        <w:numPr>
          <w:ilvl w:val="0"/>
          <w:numId w:val="136"/>
        </w:numPr>
      </w:pPr>
      <w:r w:rsidRPr="00D434E2">
        <w:rPr>
          <w:b/>
          <w:bCs/>
        </w:rPr>
        <w:t>Команда /media:</w:t>
      </w:r>
      <w:r w:rsidRPr="00D434E2">
        <w:t xml:space="preserve"> Ввод /media открает поиск по коллекции. Выбор элемента вставляет ссылку.</w:t>
      </w:r>
    </w:p>
    <w:p w14:paraId="3ADCA4AD" w14:textId="77777777" w:rsidR="0015176D" w:rsidRPr="00D434E2" w:rsidRDefault="0015176D" w:rsidP="0015176D">
      <w:pPr>
        <w:numPr>
          <w:ilvl w:val="0"/>
          <w:numId w:val="136"/>
        </w:numPr>
      </w:pPr>
      <w:r w:rsidRPr="00D434E2">
        <w:rPr>
          <w:b/>
          <w:bCs/>
        </w:rPr>
        <w:t>Вставка из буфера:</w:t>
      </w:r>
      <w:r w:rsidRPr="00D434E2">
        <w:t xml:space="preserve"> Ctrl+V с изображением создаёт временный блок, загружает его в коллекцию и вставляет ссылку.</w:t>
      </w:r>
    </w:p>
    <w:p w14:paraId="3DA6531F" w14:textId="77777777" w:rsidR="0015176D" w:rsidRPr="00D434E2" w:rsidRDefault="0015176D" w:rsidP="0015176D">
      <w:pPr>
        <w:numPr>
          <w:ilvl w:val="0"/>
          <w:numId w:val="136"/>
        </w:numPr>
      </w:pPr>
      <w:r w:rsidRPr="00D434E2">
        <w:rPr>
          <w:b/>
          <w:bCs/>
        </w:rPr>
        <w:t>Ручная ссылка:</w:t>
      </w:r>
      <w:r w:rsidRPr="00D434E2">
        <w:t xml:space="preserve"> Ввод [[media:id]] парсится в инлайн-блок при рендеринге.</w:t>
      </w:r>
    </w:p>
    <w:p w14:paraId="30CF90AC" w14:textId="77777777" w:rsidR="0015176D" w:rsidRPr="00D434E2" w:rsidRDefault="0015176D" w:rsidP="0015176D">
      <w:r w:rsidRPr="00D434E2">
        <w:rPr>
          <w:b/>
          <w:bCs/>
        </w:rPr>
        <w:t>Отображение медиа в заметке:</w:t>
      </w:r>
    </w:p>
    <w:p w14:paraId="25EDEA1B" w14:textId="77777777" w:rsidR="0015176D" w:rsidRPr="00D434E2" w:rsidRDefault="0015176D" w:rsidP="0015176D">
      <w:pPr>
        <w:numPr>
          <w:ilvl w:val="0"/>
          <w:numId w:val="137"/>
        </w:numPr>
      </w:pPr>
      <w:r w:rsidRPr="00D434E2">
        <w:rPr>
          <w:b/>
          <w:bCs/>
        </w:rPr>
        <w:t>Превью:</w:t>
      </w:r>
      <w:r w:rsidRPr="00D434E2">
        <w:t xml:space="preserve"> Миниатюра с соотношением сторон оригинала, максимальная высота 200 px.</w:t>
      </w:r>
    </w:p>
    <w:p w14:paraId="333ADC8F" w14:textId="77777777" w:rsidR="0015176D" w:rsidRPr="00D434E2" w:rsidRDefault="0015176D" w:rsidP="0015176D">
      <w:pPr>
        <w:numPr>
          <w:ilvl w:val="0"/>
          <w:numId w:val="137"/>
        </w:numPr>
      </w:pPr>
      <w:r w:rsidRPr="00D434E2">
        <w:rPr>
          <w:b/>
          <w:bCs/>
        </w:rPr>
        <w:t>Мета-индикаторы:</w:t>
      </w:r>
      <w:r w:rsidRPr="00D434E2">
        <w:t xml:space="preserve"> В нижнем левом углу превью: тип файла (</w:t>
      </w:r>
      <w:r w:rsidRPr="00D434E2">
        <w:rPr>
          <w:rFonts w:ascii="Segoe UI Symbol" w:hAnsi="Segoe UI Symbol" w:cs="Segoe UI Symbol"/>
        </w:rPr>
        <w:t>🖼</w:t>
      </w:r>
      <w:r w:rsidRPr="00D434E2">
        <w:t>️/</w:t>
      </w:r>
      <w:r w:rsidRPr="00D434E2">
        <w:rPr>
          <w:rFonts w:ascii="Segoe UI Symbol" w:hAnsi="Segoe UI Symbol" w:cs="Segoe UI Symbol"/>
        </w:rPr>
        <w:t>🎞</w:t>
      </w:r>
      <w:r w:rsidRPr="00D434E2">
        <w:t>️), количество тегов, флаг «избранное».</w:t>
      </w:r>
    </w:p>
    <w:p w14:paraId="742C301D" w14:textId="77777777" w:rsidR="0015176D" w:rsidRPr="00D434E2" w:rsidRDefault="0015176D" w:rsidP="0015176D">
      <w:pPr>
        <w:numPr>
          <w:ilvl w:val="0"/>
          <w:numId w:val="137"/>
        </w:numPr>
      </w:pPr>
      <w:r w:rsidRPr="00D434E2">
        <w:rPr>
          <w:b/>
          <w:bCs/>
        </w:rPr>
        <w:t>Интерактивность:</w:t>
      </w:r>
    </w:p>
    <w:p w14:paraId="5E3EC464" w14:textId="77777777" w:rsidR="0015176D" w:rsidRPr="00D434E2" w:rsidRDefault="0015176D" w:rsidP="0015176D">
      <w:pPr>
        <w:numPr>
          <w:ilvl w:val="1"/>
          <w:numId w:val="137"/>
        </w:numPr>
      </w:pPr>
      <w:r w:rsidRPr="00D434E2">
        <w:lastRenderedPageBreak/>
        <w:t>Клик по превью → открытие фуллскрина с сохранением контекста заметки.</w:t>
      </w:r>
    </w:p>
    <w:p w14:paraId="290113E9" w14:textId="77777777" w:rsidR="0015176D" w:rsidRPr="00D434E2" w:rsidRDefault="0015176D" w:rsidP="0015176D">
      <w:pPr>
        <w:numPr>
          <w:ilvl w:val="1"/>
          <w:numId w:val="137"/>
        </w:numPr>
      </w:pPr>
      <w:r w:rsidRPr="00D434E2">
        <w:t>Ховер → панель быстрых действий: «Открыть», «Добавить тег», «Удалить из заметки».</w:t>
      </w:r>
    </w:p>
    <w:p w14:paraId="2965947B" w14:textId="77777777" w:rsidR="0015176D" w:rsidRPr="00D434E2" w:rsidRDefault="0015176D" w:rsidP="0015176D">
      <w:pPr>
        <w:numPr>
          <w:ilvl w:val="1"/>
          <w:numId w:val="137"/>
        </w:numPr>
      </w:pPr>
      <w:r w:rsidRPr="00D434E2">
        <w:t>Правый клик → контекстное меню: «Копировать ссылку», «Показать метаданные», «Перейти в галерею».</w:t>
      </w:r>
    </w:p>
    <w:p w14:paraId="38FE0D6C" w14:textId="77777777" w:rsidR="0015176D" w:rsidRPr="00D434E2" w:rsidRDefault="0015176D" w:rsidP="0015176D">
      <w:r w:rsidRPr="00D434E2">
        <w:rPr>
          <w:b/>
          <w:bCs/>
        </w:rPr>
        <w:t>Управление вложенными медиа:</w:t>
      </w:r>
    </w:p>
    <w:p w14:paraId="0555C0CE" w14:textId="77777777" w:rsidR="0015176D" w:rsidRPr="00D434E2" w:rsidRDefault="0015176D" w:rsidP="0015176D">
      <w:pPr>
        <w:numPr>
          <w:ilvl w:val="0"/>
          <w:numId w:val="138"/>
        </w:numPr>
      </w:pPr>
      <w:r w:rsidRPr="00D434E2">
        <w:t>Удаление медиа из заметки не удаляет блок из коллекции, только разрывает связь.</w:t>
      </w:r>
    </w:p>
    <w:p w14:paraId="45D246C6" w14:textId="77777777" w:rsidR="0015176D" w:rsidRPr="00D434E2" w:rsidRDefault="0015176D" w:rsidP="0015176D">
      <w:pPr>
        <w:numPr>
          <w:ilvl w:val="0"/>
          <w:numId w:val="138"/>
        </w:numPr>
      </w:pPr>
      <w:r w:rsidRPr="00D434E2">
        <w:t>Изменение тегов у медиа в галерее мгновенно отражается на превью в заметке.</w:t>
      </w:r>
    </w:p>
    <w:p w14:paraId="2EF1ECA7" w14:textId="77777777" w:rsidR="0015176D" w:rsidRPr="00D434E2" w:rsidRDefault="0015176D" w:rsidP="0015176D">
      <w:pPr>
        <w:numPr>
          <w:ilvl w:val="0"/>
          <w:numId w:val="138"/>
        </w:numPr>
      </w:pPr>
      <w:r w:rsidRPr="00D434E2">
        <w:t>При экспорте заметки медиа могут быть включены как ссылки (по умолчанию) или как встроенные данные (опционально).</w:t>
      </w:r>
    </w:p>
    <w:p w14:paraId="12108A87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t>9.4 Система связей между блоками</w:t>
      </w:r>
    </w:p>
    <w:p w14:paraId="1F9F17F0" w14:textId="77777777" w:rsidR="0015176D" w:rsidRPr="00D434E2" w:rsidRDefault="0015176D" w:rsidP="0015176D">
      <w:r w:rsidRPr="00D434E2">
        <w:t>Связи позволяют строить семантические графы знаний, где заметки, медиа и коллекции взаимодействуют как узлы сети.</w:t>
      </w:r>
    </w:p>
    <w:p w14:paraId="35662330" w14:textId="77777777" w:rsidR="0015176D" w:rsidRPr="00D434E2" w:rsidRDefault="0015176D" w:rsidP="0015176D">
      <w:r w:rsidRPr="00D434E2">
        <w:rPr>
          <w:b/>
          <w:bCs/>
        </w:rPr>
        <w:t>Типы связей (расширяемый перечень):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3431"/>
        <w:gridCol w:w="1979"/>
        <w:gridCol w:w="2702"/>
      </w:tblGrid>
      <w:tr w:rsidR="0015176D" w:rsidRPr="00D434E2" w14:paraId="29E70487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A60A97A" w14:textId="77777777" w:rsidR="0015176D" w:rsidRPr="00D434E2" w:rsidRDefault="0015176D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Тип связи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9527A45" w14:textId="77777777" w:rsidR="0015176D" w:rsidRPr="00D434E2" w:rsidRDefault="0015176D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C2997CF" w14:textId="77777777" w:rsidR="0015176D" w:rsidRPr="00D434E2" w:rsidRDefault="0015176D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Визуальный индикатор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2B1CBDE" w14:textId="77777777" w:rsidR="0015176D" w:rsidRPr="00D434E2" w:rsidRDefault="0015176D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Пример использования</w:t>
            </w:r>
          </w:p>
        </w:tc>
      </w:tr>
      <w:tr w:rsidR="0015176D" w:rsidRPr="00D434E2" w14:paraId="52D2F7F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A572B5" w14:textId="77777777" w:rsidR="0015176D" w:rsidRPr="00D434E2" w:rsidRDefault="0015176D" w:rsidP="00C628AE">
            <w:r w:rsidRPr="00D434E2">
              <w:t>reference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C2E3E0E" w14:textId="77777777" w:rsidR="0015176D" w:rsidRPr="00D434E2" w:rsidRDefault="0015176D" w:rsidP="00C628AE">
            <w:r w:rsidRPr="00D434E2">
              <w:t>Блок А является референсом для 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0F70AF" w14:textId="77777777" w:rsidR="0015176D" w:rsidRPr="00D434E2" w:rsidRDefault="0015176D" w:rsidP="00C628AE">
            <w:r w:rsidRPr="00D434E2">
              <w:rPr>
                <w:rFonts w:ascii="Segoe UI Emoji" w:hAnsi="Segoe UI Emoji" w:cs="Segoe UI Emoji"/>
              </w:rPr>
              <w:t>🔗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C62BBFE" w14:textId="77777777" w:rsidR="0015176D" w:rsidRPr="00D434E2" w:rsidRDefault="0015176D" w:rsidP="00C628AE">
            <w:r w:rsidRPr="00D434E2">
              <w:t>Заметка с референсами на арты</w:t>
            </w:r>
          </w:p>
        </w:tc>
      </w:tr>
      <w:tr w:rsidR="0015176D" w:rsidRPr="00D434E2" w14:paraId="58BC669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8049EE" w14:textId="77777777" w:rsidR="0015176D" w:rsidRPr="00D434E2" w:rsidRDefault="0015176D" w:rsidP="00C628AE">
            <w:r w:rsidRPr="00D434E2">
              <w:t>variation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A0D89A" w14:textId="77777777" w:rsidR="0015176D" w:rsidRPr="00D434E2" w:rsidRDefault="0015176D" w:rsidP="00C628AE">
            <w:r w:rsidRPr="00D434E2">
              <w:t>Блоки представляют вариации одного объекта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A234B5" w14:textId="77777777" w:rsidR="0015176D" w:rsidRPr="00D434E2" w:rsidRDefault="0015176D" w:rsidP="00C628AE">
            <w:r w:rsidRPr="00D434E2">
              <w:rPr>
                <w:rFonts w:ascii="Segoe UI Emoji" w:hAnsi="Segoe UI Emoji" w:cs="Segoe UI Emoji"/>
              </w:rPr>
              <w:t>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8CCED68" w14:textId="77777777" w:rsidR="0015176D" w:rsidRPr="00D434E2" w:rsidRDefault="0015176D" w:rsidP="00C628AE">
            <w:r w:rsidRPr="00D434E2">
              <w:t>Разные позы одного персонажа</w:t>
            </w:r>
          </w:p>
        </w:tc>
      </w:tr>
      <w:tr w:rsidR="0015176D" w:rsidRPr="00D434E2" w14:paraId="4DF28CA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B90826" w14:textId="77777777" w:rsidR="0015176D" w:rsidRPr="00D434E2" w:rsidRDefault="0015176D" w:rsidP="00C628AE">
            <w:r w:rsidRPr="00D434E2">
              <w:t>partOf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B7A6A5B" w14:textId="77777777" w:rsidR="0015176D" w:rsidRPr="00D434E2" w:rsidRDefault="0015176D" w:rsidP="00C628AE">
            <w:r w:rsidRPr="00D434E2">
              <w:t>Блок А является частью блока 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4EE2A7" w14:textId="77777777" w:rsidR="0015176D" w:rsidRPr="00D434E2" w:rsidRDefault="0015176D" w:rsidP="00C628AE">
            <w:r w:rsidRPr="00D434E2">
              <w:rPr>
                <w:rFonts w:ascii="Segoe UI Emoji" w:hAnsi="Segoe UI Emoji" w:cs="Segoe UI Emoji"/>
              </w:rPr>
              <w:t>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759DFFB" w14:textId="77777777" w:rsidR="0015176D" w:rsidRPr="00D434E2" w:rsidRDefault="0015176D" w:rsidP="00C628AE">
            <w:r w:rsidRPr="00D434E2">
              <w:t>Кадр из видео, глава из комикса</w:t>
            </w:r>
          </w:p>
        </w:tc>
      </w:tr>
      <w:tr w:rsidR="0015176D" w:rsidRPr="00D434E2" w14:paraId="568E1BE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0BC9A6" w14:textId="77777777" w:rsidR="0015176D" w:rsidRPr="00D434E2" w:rsidRDefault="0015176D" w:rsidP="00C628AE">
            <w:r w:rsidRPr="00D434E2">
              <w:t>inspiredBy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43C85B" w14:textId="77777777" w:rsidR="0015176D" w:rsidRPr="00D434E2" w:rsidRDefault="0015176D" w:rsidP="00C628AE">
            <w:r w:rsidRPr="00D434E2">
              <w:t>Блок А вдохновлён блоком 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6A505B" w14:textId="77777777" w:rsidR="0015176D" w:rsidRPr="00D434E2" w:rsidRDefault="0015176D" w:rsidP="00C628AE">
            <w:r w:rsidRPr="00D434E2">
              <w:rPr>
                <w:rFonts w:ascii="Segoe UI Emoji" w:hAnsi="Segoe UI Emoji" w:cs="Segoe UI Emoji"/>
              </w:rPr>
              <w:t>💡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899924C" w14:textId="77777777" w:rsidR="0015176D" w:rsidRPr="00D434E2" w:rsidRDefault="0015176D" w:rsidP="00C628AE">
            <w:r w:rsidRPr="00D434E2">
              <w:t>Фан-арт, основанный на оригинале</w:t>
            </w:r>
          </w:p>
        </w:tc>
      </w:tr>
      <w:tr w:rsidR="0015176D" w:rsidRPr="00D434E2" w14:paraId="6EA0B5F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D1C397" w14:textId="77777777" w:rsidR="0015176D" w:rsidRPr="00D434E2" w:rsidRDefault="0015176D" w:rsidP="00C628AE">
            <w:r w:rsidRPr="00D434E2">
              <w:t>contradicts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493AB2" w14:textId="77777777" w:rsidR="0015176D" w:rsidRPr="00D434E2" w:rsidRDefault="0015176D" w:rsidP="00C628AE">
            <w:r w:rsidRPr="00D434E2">
              <w:t>Блоки содержат противоречащую информацию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5D7309" w14:textId="77777777" w:rsidR="0015176D" w:rsidRPr="00D434E2" w:rsidRDefault="0015176D" w:rsidP="00C628AE">
            <w:r w:rsidRPr="00D434E2">
              <w:rPr>
                <w:rFonts w:ascii="Segoe UI Symbol" w:hAnsi="Segoe UI Symbol" w:cs="Segoe UI Symbol"/>
              </w:rPr>
              <w:t>⚠</w:t>
            </w:r>
            <w:r w:rsidRPr="00D434E2"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E131F32" w14:textId="77777777" w:rsidR="0015176D" w:rsidRPr="00D434E2" w:rsidRDefault="0015176D" w:rsidP="00C628AE">
            <w:r w:rsidRPr="00D434E2">
              <w:t>Разные версии истории персонажа</w:t>
            </w:r>
          </w:p>
        </w:tc>
      </w:tr>
      <w:tr w:rsidR="0015176D" w:rsidRPr="00D434E2" w14:paraId="2F4985D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672188E" w14:textId="77777777" w:rsidR="0015176D" w:rsidRPr="00D434E2" w:rsidRDefault="0015176D" w:rsidP="00C628AE">
            <w:r w:rsidRPr="00D434E2">
              <w:t>custom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224C63F" w14:textId="77777777" w:rsidR="0015176D" w:rsidRPr="00D434E2" w:rsidRDefault="0015176D" w:rsidP="00C628AE">
            <w:r w:rsidRPr="00D434E2">
              <w:t>Пользовательский тип связи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7D61D60" w14:textId="77777777" w:rsidR="0015176D" w:rsidRPr="00D434E2" w:rsidRDefault="0015176D" w:rsidP="00C628AE">
            <w:r w:rsidRPr="00D434E2">
              <w:rPr>
                <w:rFonts w:ascii="Segoe UI Symbol" w:hAnsi="Segoe UI Symbol" w:cs="Segoe UI Symbol"/>
              </w:rPr>
              <w:t>🏷</w:t>
            </w:r>
            <w:r w:rsidRPr="00D434E2"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C31D873" w14:textId="77777777" w:rsidR="0015176D" w:rsidRPr="00D434E2" w:rsidRDefault="0015176D" w:rsidP="00C628AE">
            <w:r w:rsidRPr="00D434E2">
              <w:t>Любое семантическое отношение</w:t>
            </w:r>
          </w:p>
        </w:tc>
      </w:tr>
    </w:tbl>
    <w:p w14:paraId="329FC585" w14:textId="77777777" w:rsidR="0015176D" w:rsidRPr="00D434E2" w:rsidRDefault="0015176D" w:rsidP="0015176D">
      <w:r w:rsidRPr="00D434E2">
        <w:rPr>
          <w:b/>
          <w:bCs/>
        </w:rPr>
        <w:t>Механика создания связи:</w:t>
      </w:r>
    </w:p>
    <w:p w14:paraId="36695F4D" w14:textId="77777777" w:rsidR="0015176D" w:rsidRPr="00D434E2" w:rsidRDefault="0015176D" w:rsidP="0015176D">
      <w:pPr>
        <w:numPr>
          <w:ilvl w:val="0"/>
          <w:numId w:val="139"/>
        </w:numPr>
      </w:pPr>
      <w:r w:rsidRPr="00D434E2">
        <w:rPr>
          <w:b/>
          <w:bCs/>
        </w:rPr>
        <w:lastRenderedPageBreak/>
        <w:t>Из редактора заметок:</w:t>
      </w:r>
      <w:r w:rsidRPr="00D434E2">
        <w:t xml:space="preserve"> Выделение текста → клик по иконке «Связать» → поиск целевого блока → выбор типа связи.</w:t>
      </w:r>
    </w:p>
    <w:p w14:paraId="0379DA9A" w14:textId="77777777" w:rsidR="0015176D" w:rsidRPr="00D434E2" w:rsidRDefault="0015176D" w:rsidP="0015176D">
      <w:pPr>
        <w:numPr>
          <w:ilvl w:val="0"/>
          <w:numId w:val="139"/>
        </w:numPr>
      </w:pPr>
      <w:r w:rsidRPr="00D434E2">
        <w:rPr>
          <w:b/>
          <w:bCs/>
        </w:rPr>
        <w:t>Из галереи:</w:t>
      </w:r>
      <w:r w:rsidRPr="00D434E2">
        <w:t xml:space="preserve"> Правый клик по медиа → «Создать связь» → выбор типа и целевого блока.</w:t>
      </w:r>
    </w:p>
    <w:p w14:paraId="74C40050" w14:textId="77777777" w:rsidR="0015176D" w:rsidRPr="00D434E2" w:rsidRDefault="0015176D" w:rsidP="0015176D">
      <w:pPr>
        <w:numPr>
          <w:ilvl w:val="0"/>
          <w:numId w:val="139"/>
        </w:numPr>
      </w:pPr>
      <w:r w:rsidRPr="00D434E2">
        <w:rPr>
          <w:b/>
          <w:bCs/>
        </w:rPr>
        <w:t>Из панели связей:</w:t>
      </w:r>
      <w:r w:rsidRPr="00D434E2">
        <w:t xml:space="preserve"> В правой панели блока → вкладка «Связи» → кнопка «+» → мастер создания.</w:t>
      </w:r>
    </w:p>
    <w:p w14:paraId="1E4CEA03" w14:textId="77777777" w:rsidR="0015176D" w:rsidRPr="00D434E2" w:rsidRDefault="0015176D" w:rsidP="0015176D">
      <w:r w:rsidRPr="00D434E2">
        <w:rPr>
          <w:b/>
          <w:bCs/>
        </w:rPr>
        <w:t>Визуализация связей:</w:t>
      </w:r>
    </w:p>
    <w:p w14:paraId="07BA2CC4" w14:textId="77777777" w:rsidR="0015176D" w:rsidRPr="00D434E2" w:rsidRDefault="0015176D" w:rsidP="0015176D">
      <w:pPr>
        <w:numPr>
          <w:ilvl w:val="0"/>
          <w:numId w:val="140"/>
        </w:numPr>
      </w:pPr>
      <w:r w:rsidRPr="00D434E2">
        <w:rPr>
          <w:b/>
          <w:bCs/>
        </w:rPr>
        <w:t>В заметке:</w:t>
      </w:r>
      <w:r w:rsidRPr="00D434E2">
        <w:t xml:space="preserve"> Связанные блоки отображаются как интерактивные чипы в конце текста или в боковой панели.</w:t>
      </w:r>
    </w:p>
    <w:p w14:paraId="0C540D1C" w14:textId="77777777" w:rsidR="0015176D" w:rsidRPr="00D434E2" w:rsidRDefault="0015176D" w:rsidP="0015176D">
      <w:pPr>
        <w:numPr>
          <w:ilvl w:val="0"/>
          <w:numId w:val="140"/>
        </w:numPr>
      </w:pPr>
      <w:r w:rsidRPr="00D434E2">
        <w:rPr>
          <w:b/>
          <w:bCs/>
        </w:rPr>
        <w:t>В галерее:</w:t>
      </w:r>
      <w:r w:rsidRPr="00D434E2">
        <w:t xml:space="preserve"> При наведении на блок с связями появляется иконка </w:t>
      </w:r>
      <w:r w:rsidRPr="00D434E2">
        <w:rPr>
          <w:rFonts w:ascii="Segoe UI Emoji" w:hAnsi="Segoe UI Emoji" w:cs="Segoe UI Emoji"/>
        </w:rPr>
        <w:t>🔗</w:t>
      </w:r>
      <w:r w:rsidRPr="00D434E2">
        <w:t xml:space="preserve"> с количеством связей.</w:t>
      </w:r>
    </w:p>
    <w:p w14:paraId="0F879D9A" w14:textId="77777777" w:rsidR="0015176D" w:rsidRPr="00D434E2" w:rsidRDefault="0015176D" w:rsidP="0015176D">
      <w:pPr>
        <w:numPr>
          <w:ilvl w:val="0"/>
          <w:numId w:val="140"/>
        </w:numPr>
      </w:pPr>
      <w:r w:rsidRPr="00D434E2">
        <w:rPr>
          <w:b/>
          <w:bCs/>
        </w:rPr>
        <w:t>Режим «Граф»:</w:t>
      </w:r>
      <w:r w:rsidRPr="00D434E2">
        <w:t xml:space="preserve"> Отдельный маршрут /graph для визуализации сети связей. Поддерживает масштабирование, панорамирование, фильтрацию по типам связей.</w:t>
      </w:r>
    </w:p>
    <w:p w14:paraId="60B5D9C9" w14:textId="77777777" w:rsidR="0015176D" w:rsidRPr="00D434E2" w:rsidRDefault="0015176D" w:rsidP="0015176D">
      <w:r w:rsidRPr="00D434E2">
        <w:rPr>
          <w:b/>
          <w:bCs/>
        </w:rPr>
        <w:t>Правила управления связями:</w:t>
      </w:r>
    </w:p>
    <w:p w14:paraId="3B70E0BE" w14:textId="77777777" w:rsidR="0015176D" w:rsidRPr="00D434E2" w:rsidRDefault="0015176D" w:rsidP="0015176D">
      <w:pPr>
        <w:numPr>
          <w:ilvl w:val="0"/>
          <w:numId w:val="141"/>
        </w:numPr>
      </w:pPr>
      <w:r w:rsidRPr="00D434E2">
        <w:t>Связи двунаправленны: создание А→Б автоматически создаёт Б→А с тем же типом.</w:t>
      </w:r>
    </w:p>
    <w:p w14:paraId="746AA200" w14:textId="77777777" w:rsidR="0015176D" w:rsidRPr="00D434E2" w:rsidRDefault="0015176D" w:rsidP="0015176D">
      <w:pPr>
        <w:numPr>
          <w:ilvl w:val="0"/>
          <w:numId w:val="141"/>
        </w:numPr>
      </w:pPr>
      <w:r w:rsidRPr="00D434E2">
        <w:t>Удаление связи с одной стороны удаляет её полностью; система уведомляет пользователя.</w:t>
      </w:r>
    </w:p>
    <w:p w14:paraId="39D5D70E" w14:textId="77777777" w:rsidR="0015176D" w:rsidRPr="00D434E2" w:rsidRDefault="0015176D" w:rsidP="0015176D">
      <w:pPr>
        <w:numPr>
          <w:ilvl w:val="0"/>
          <w:numId w:val="141"/>
        </w:numPr>
      </w:pPr>
      <w:r w:rsidRPr="00D434E2">
        <w:t>Связи не влияют на принадлежность к коллекциям или тегам — это независимые механизмы.</w:t>
      </w:r>
    </w:p>
    <w:p w14:paraId="5BA81411" w14:textId="77777777" w:rsidR="0015176D" w:rsidRPr="00D434E2" w:rsidRDefault="0015176D" w:rsidP="0015176D">
      <w:pPr>
        <w:numPr>
          <w:ilvl w:val="0"/>
          <w:numId w:val="141"/>
        </w:numPr>
      </w:pPr>
      <w:r w:rsidRPr="00D434E2">
        <w:t>При экспорте блока связи могут быть включены как метаданные (в форматах, поддерживающих графы).</w:t>
      </w:r>
    </w:p>
    <w:p w14:paraId="5A16C42A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t>9.5 Поиск и индексация содержимого заметок</w:t>
      </w:r>
    </w:p>
    <w:p w14:paraId="36705FFE" w14:textId="77777777" w:rsidR="0015176D" w:rsidRPr="00D434E2" w:rsidRDefault="0015176D" w:rsidP="0015176D">
      <w:r w:rsidRPr="00D434E2">
        <w:t>Поиск по заметкам учитывает не только текст, но и метаданные вложенных медиа, теги и связи.</w:t>
      </w:r>
    </w:p>
    <w:p w14:paraId="101F59DC" w14:textId="77777777" w:rsidR="0015176D" w:rsidRPr="00D434E2" w:rsidRDefault="0015176D" w:rsidP="0015176D">
      <w:r w:rsidRPr="00D434E2">
        <w:rPr>
          <w:b/>
          <w:bCs/>
        </w:rPr>
        <w:t>Структура индекса заметки:</w:t>
      </w:r>
    </w:p>
    <w:p w14:paraId="1DC70472" w14:textId="77777777" w:rsidR="0015176D" w:rsidRPr="00D434E2" w:rsidRDefault="0015176D" w:rsidP="0015176D">
      <w:pPr>
        <w:numPr>
          <w:ilvl w:val="0"/>
          <w:numId w:val="142"/>
        </w:numPr>
      </w:pPr>
      <w:r w:rsidRPr="00D434E2">
        <w:rPr>
          <w:b/>
          <w:bCs/>
        </w:rPr>
        <w:t>Текстовый контент:</w:t>
      </w:r>
      <w:r w:rsidRPr="00D434E2">
        <w:t xml:space="preserve"> Полнотекстовый индекс с поддержкой лемматизации (для будущих локализаций).</w:t>
      </w:r>
    </w:p>
    <w:p w14:paraId="770253BD" w14:textId="77777777" w:rsidR="0015176D" w:rsidRPr="00D434E2" w:rsidRDefault="0015176D" w:rsidP="0015176D">
      <w:pPr>
        <w:numPr>
          <w:ilvl w:val="0"/>
          <w:numId w:val="142"/>
        </w:numPr>
      </w:pPr>
      <w:r w:rsidRPr="00D434E2">
        <w:rPr>
          <w:b/>
          <w:bCs/>
        </w:rPr>
        <w:t>Метаданные вложений:</w:t>
      </w:r>
      <w:r w:rsidRPr="00D434E2">
        <w:t xml:space="preserve"> Теги, типы, даты добавления медиа, вставленных в заметку.</w:t>
      </w:r>
    </w:p>
    <w:p w14:paraId="2F53810F" w14:textId="77777777" w:rsidR="0015176D" w:rsidRPr="00D434E2" w:rsidRDefault="0015176D" w:rsidP="0015176D">
      <w:pPr>
        <w:numPr>
          <w:ilvl w:val="0"/>
          <w:numId w:val="142"/>
        </w:numPr>
      </w:pPr>
      <w:r w:rsidRPr="00D434E2">
        <w:rPr>
          <w:b/>
          <w:bCs/>
        </w:rPr>
        <w:t>Связи:</w:t>
      </w:r>
      <w:r w:rsidRPr="00D434E2">
        <w:t xml:space="preserve"> Идентификаторы связанных блоков и типы связей для семантического поиска.</w:t>
      </w:r>
    </w:p>
    <w:p w14:paraId="318AD89E" w14:textId="77777777" w:rsidR="0015176D" w:rsidRPr="00D434E2" w:rsidRDefault="0015176D" w:rsidP="0015176D">
      <w:pPr>
        <w:numPr>
          <w:ilvl w:val="0"/>
          <w:numId w:val="142"/>
        </w:numPr>
      </w:pPr>
      <w:r w:rsidRPr="00D434E2">
        <w:rPr>
          <w:b/>
          <w:bCs/>
        </w:rPr>
        <w:lastRenderedPageBreak/>
        <w:t>Структурные элементы:</w:t>
      </w:r>
      <w:r w:rsidRPr="00D434E2">
        <w:t xml:space="preserve"> Заголовки (для навигации внутри заметки), списки, код-блоки.</w:t>
      </w:r>
    </w:p>
    <w:p w14:paraId="36A4F9C5" w14:textId="77777777" w:rsidR="0015176D" w:rsidRPr="00D434E2" w:rsidRDefault="0015176D" w:rsidP="0015176D">
      <w:r w:rsidRPr="00D434E2">
        <w:rPr>
          <w:b/>
          <w:bCs/>
        </w:rPr>
        <w:t>Логика поиска:</w:t>
      </w:r>
    </w:p>
    <w:p w14:paraId="720EC245" w14:textId="77777777" w:rsidR="0015176D" w:rsidRPr="00D434E2" w:rsidRDefault="0015176D" w:rsidP="0015176D">
      <w:pPr>
        <w:numPr>
          <w:ilvl w:val="0"/>
          <w:numId w:val="143"/>
        </w:numPr>
      </w:pPr>
      <w:r w:rsidRPr="00D434E2">
        <w:rPr>
          <w:b/>
          <w:bCs/>
        </w:rPr>
        <w:t>Простой запрос:</w:t>
      </w:r>
      <w:r w:rsidRPr="00D434E2">
        <w:t xml:space="preserve"> Ввод fox находит заметки, содержащие слово «fox» в тексте, тегах или метаданных вложений.</w:t>
      </w:r>
    </w:p>
    <w:p w14:paraId="3B3FCAC0" w14:textId="77777777" w:rsidR="0015176D" w:rsidRPr="00D434E2" w:rsidRDefault="0015176D" w:rsidP="0015176D">
      <w:pPr>
        <w:numPr>
          <w:ilvl w:val="0"/>
          <w:numId w:val="143"/>
        </w:numPr>
      </w:pPr>
      <w:r w:rsidRPr="00D434E2">
        <w:rPr>
          <w:b/>
          <w:bCs/>
        </w:rPr>
        <w:t>Поле-специфичный поиск:</w:t>
      </w:r>
      <w:r w:rsidRPr="00D434E2">
        <w:t xml:space="preserve"> note:fox ищет только в тексте заметок; tag:fox — только по тегам.</w:t>
      </w:r>
    </w:p>
    <w:p w14:paraId="195200FE" w14:textId="77777777" w:rsidR="0015176D" w:rsidRPr="00D434E2" w:rsidRDefault="0015176D" w:rsidP="0015176D">
      <w:pPr>
        <w:numPr>
          <w:ilvl w:val="0"/>
          <w:numId w:val="143"/>
        </w:numPr>
      </w:pPr>
      <w:r w:rsidRPr="00D434E2">
        <w:rPr>
          <w:b/>
          <w:bCs/>
        </w:rPr>
        <w:t>Логические операторы:</w:t>
      </w:r>
      <w:r w:rsidRPr="00D434E2">
        <w:t xml:space="preserve"> fox &amp;&amp; (night || forest) — комбинация условий.</w:t>
      </w:r>
    </w:p>
    <w:p w14:paraId="79FCD08F" w14:textId="77777777" w:rsidR="0015176D" w:rsidRPr="00D434E2" w:rsidRDefault="0015176D" w:rsidP="0015176D">
      <w:pPr>
        <w:numPr>
          <w:ilvl w:val="0"/>
          <w:numId w:val="143"/>
        </w:numPr>
      </w:pPr>
      <w:r w:rsidRPr="00D434E2">
        <w:rPr>
          <w:b/>
          <w:bCs/>
        </w:rPr>
        <w:t>Исключения:</w:t>
      </w:r>
      <w:r w:rsidRPr="00D434E2">
        <w:t xml:space="preserve"> -sketch исключает заметки с тегом sketch.</w:t>
      </w:r>
    </w:p>
    <w:p w14:paraId="72D9F84E" w14:textId="77777777" w:rsidR="0015176D" w:rsidRPr="00D434E2" w:rsidRDefault="0015176D" w:rsidP="0015176D">
      <w:r w:rsidRPr="00D434E2">
        <w:rPr>
          <w:b/>
          <w:bCs/>
        </w:rPr>
        <w:t>Оптимизация производительности:</w:t>
      </w:r>
    </w:p>
    <w:p w14:paraId="2F17BA01" w14:textId="77777777" w:rsidR="0015176D" w:rsidRPr="00D434E2" w:rsidRDefault="0015176D" w:rsidP="0015176D">
      <w:pPr>
        <w:numPr>
          <w:ilvl w:val="0"/>
          <w:numId w:val="144"/>
        </w:numPr>
      </w:pPr>
      <w:r w:rsidRPr="00D434E2">
        <w:t>Индексация происходит асинхронно при сохранении заметки.</w:t>
      </w:r>
    </w:p>
    <w:p w14:paraId="3C4780F8" w14:textId="77777777" w:rsidR="0015176D" w:rsidRPr="00D434E2" w:rsidRDefault="0015176D" w:rsidP="0015176D">
      <w:pPr>
        <w:numPr>
          <w:ilvl w:val="0"/>
          <w:numId w:val="144"/>
        </w:numPr>
      </w:pPr>
      <w:r w:rsidRPr="00D434E2">
        <w:t>Изменение тега у вложенного медиа триггерит переиндексацию только затронутой заметки.</w:t>
      </w:r>
    </w:p>
    <w:p w14:paraId="1E2B844F" w14:textId="77777777" w:rsidR="0015176D" w:rsidRPr="00D434E2" w:rsidRDefault="0015176D" w:rsidP="0015176D">
      <w:pPr>
        <w:numPr>
          <w:ilvl w:val="0"/>
          <w:numId w:val="144"/>
        </w:numPr>
      </w:pPr>
      <w:r w:rsidRPr="00D434E2">
        <w:t>Поиск по коллекции &gt;10 000 заметок использует пагинацию и ленивую загрузку результатов.</w:t>
      </w:r>
    </w:p>
    <w:p w14:paraId="067F98DA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t>9.6 Автосохранение, версионирование и восстановление</w:t>
      </w:r>
    </w:p>
    <w:p w14:paraId="6817A7FA" w14:textId="77777777" w:rsidR="0015176D" w:rsidRPr="00D434E2" w:rsidRDefault="0015176D" w:rsidP="0015176D">
      <w:r w:rsidRPr="00D434E2">
        <w:t>Система гарантирует, что ни одно изменение заметки не будет потеряно, и предоставляет инструменты для отката.</w:t>
      </w:r>
    </w:p>
    <w:p w14:paraId="6E941848" w14:textId="77777777" w:rsidR="0015176D" w:rsidRPr="00D434E2" w:rsidRDefault="0015176D" w:rsidP="0015176D">
      <w:r w:rsidRPr="00D434E2">
        <w:rPr>
          <w:b/>
          <w:bCs/>
        </w:rPr>
        <w:t>Автосохранение:</w:t>
      </w:r>
    </w:p>
    <w:p w14:paraId="427462AA" w14:textId="77777777" w:rsidR="0015176D" w:rsidRPr="00D434E2" w:rsidRDefault="0015176D" w:rsidP="0015176D">
      <w:pPr>
        <w:numPr>
          <w:ilvl w:val="0"/>
          <w:numId w:val="145"/>
        </w:numPr>
      </w:pPr>
      <w:r w:rsidRPr="00D434E2">
        <w:rPr>
          <w:b/>
          <w:bCs/>
        </w:rPr>
        <w:t>Триггеры:</w:t>
      </w:r>
      <w:r w:rsidRPr="00D434E2">
        <w:t xml:space="preserve"> Каждые 30 секунд при редактировании, при потере фокуса редактором, при закрытии вкладки/окна.</w:t>
      </w:r>
    </w:p>
    <w:p w14:paraId="05F9EBCD" w14:textId="77777777" w:rsidR="0015176D" w:rsidRPr="00D434E2" w:rsidRDefault="0015176D" w:rsidP="0015176D">
      <w:pPr>
        <w:numPr>
          <w:ilvl w:val="0"/>
          <w:numId w:val="145"/>
        </w:numPr>
      </w:pPr>
      <w:r w:rsidRPr="00D434E2">
        <w:rPr>
          <w:b/>
          <w:bCs/>
        </w:rPr>
        <w:t>Механика:</w:t>
      </w:r>
      <w:r w:rsidRPr="00D434E2">
        <w:t xml:space="preserve"> Сохранение в локальную БД в фоновом потоке. Если операция прервана, данные не теряются — следующая попытка использует актуальное состояние.</w:t>
      </w:r>
    </w:p>
    <w:p w14:paraId="5FD7DB5B" w14:textId="77777777" w:rsidR="0015176D" w:rsidRPr="00D434E2" w:rsidRDefault="0015176D" w:rsidP="0015176D">
      <w:pPr>
        <w:numPr>
          <w:ilvl w:val="0"/>
          <w:numId w:val="145"/>
        </w:numPr>
      </w:pPr>
      <w:r w:rsidRPr="00D434E2">
        <w:rPr>
          <w:b/>
          <w:bCs/>
        </w:rPr>
        <w:t>Индикация:</w:t>
      </w:r>
      <w:r w:rsidRPr="00D434E2">
        <w:t xml:space="preserve"> В строке состояния редактора: «Сохранено», «Сохранение...», «Ошибка сохранения» (с кнопкой «Повторить»).</w:t>
      </w:r>
    </w:p>
    <w:p w14:paraId="770721A0" w14:textId="77777777" w:rsidR="0015176D" w:rsidRPr="00D434E2" w:rsidRDefault="0015176D" w:rsidP="0015176D">
      <w:r w:rsidRPr="00D434E2">
        <w:rPr>
          <w:b/>
          <w:bCs/>
        </w:rPr>
        <w:t>Версионирование:</w:t>
      </w:r>
    </w:p>
    <w:p w14:paraId="67A1E2B8" w14:textId="77777777" w:rsidR="0015176D" w:rsidRPr="00D434E2" w:rsidRDefault="0015176D" w:rsidP="0015176D">
      <w:pPr>
        <w:numPr>
          <w:ilvl w:val="0"/>
          <w:numId w:val="146"/>
        </w:numPr>
      </w:pPr>
      <w:r w:rsidRPr="00D434E2">
        <w:rPr>
          <w:b/>
          <w:bCs/>
        </w:rPr>
        <w:t>Хранение:</w:t>
      </w:r>
      <w:r w:rsidRPr="00D434E2">
        <w:t xml:space="preserve"> Каждое автосохранение создаёт снапшот текста с меткой времени. Хранятся последние 20 версий или версии за последние 24 часа (настраивается).</w:t>
      </w:r>
    </w:p>
    <w:p w14:paraId="4883A6C0" w14:textId="77777777" w:rsidR="0015176D" w:rsidRPr="00D434E2" w:rsidRDefault="0015176D" w:rsidP="0015176D">
      <w:pPr>
        <w:numPr>
          <w:ilvl w:val="0"/>
          <w:numId w:val="146"/>
        </w:numPr>
      </w:pPr>
      <w:r w:rsidRPr="00D434E2">
        <w:rPr>
          <w:b/>
          <w:bCs/>
        </w:rPr>
        <w:t>Метаданные версии:</w:t>
      </w:r>
      <w:r w:rsidRPr="00D434E2">
        <w:t xml:space="preserve"> Время, устройство, хеш содержимого, комментарий (если пользователь добавил вручную).</w:t>
      </w:r>
    </w:p>
    <w:p w14:paraId="7DA101E4" w14:textId="77777777" w:rsidR="0015176D" w:rsidRPr="00D434E2" w:rsidRDefault="0015176D" w:rsidP="0015176D">
      <w:pPr>
        <w:numPr>
          <w:ilvl w:val="0"/>
          <w:numId w:val="146"/>
        </w:numPr>
      </w:pPr>
      <w:r w:rsidRPr="00D434E2">
        <w:rPr>
          <w:b/>
          <w:bCs/>
        </w:rPr>
        <w:t>Просмотр истории:</w:t>
      </w:r>
      <w:r w:rsidRPr="00D434E2">
        <w:t xml:space="preserve"> Кнопка «История» в редакторе открывает таймлайн версий с предпросмотром изменений (diff).</w:t>
      </w:r>
    </w:p>
    <w:p w14:paraId="24D2887B" w14:textId="77777777" w:rsidR="0015176D" w:rsidRPr="00D434E2" w:rsidRDefault="0015176D" w:rsidP="0015176D">
      <w:r w:rsidRPr="00D434E2">
        <w:rPr>
          <w:b/>
          <w:bCs/>
        </w:rPr>
        <w:lastRenderedPageBreak/>
        <w:t>Восстановление:</w:t>
      </w:r>
    </w:p>
    <w:p w14:paraId="3BCAABE1" w14:textId="77777777" w:rsidR="0015176D" w:rsidRPr="00D434E2" w:rsidRDefault="0015176D" w:rsidP="0015176D">
      <w:pPr>
        <w:numPr>
          <w:ilvl w:val="0"/>
          <w:numId w:val="147"/>
        </w:numPr>
      </w:pPr>
      <w:r w:rsidRPr="00D434E2">
        <w:rPr>
          <w:b/>
          <w:bCs/>
        </w:rPr>
        <w:t>Отмена/Повтор:</w:t>
      </w:r>
      <w:r w:rsidRPr="00D434E2">
        <w:t xml:space="preserve"> Стандартные Ctrl+Z/Ctrl+Y работают в пределах текущей сессии редактирования.</w:t>
      </w:r>
    </w:p>
    <w:p w14:paraId="69309E5E" w14:textId="77777777" w:rsidR="0015176D" w:rsidRPr="00D434E2" w:rsidRDefault="0015176D" w:rsidP="0015176D">
      <w:pPr>
        <w:numPr>
          <w:ilvl w:val="0"/>
          <w:numId w:val="147"/>
        </w:numPr>
      </w:pPr>
      <w:r w:rsidRPr="00D434E2">
        <w:rPr>
          <w:b/>
          <w:bCs/>
        </w:rPr>
        <w:t>Откат к версии:</w:t>
      </w:r>
      <w:r w:rsidRPr="00D434E2">
        <w:t xml:space="preserve"> Выбор снапшота в истории → кнопка «Восстановить» → создание новой версии на основе выбранной (старые версии сохраняются).</w:t>
      </w:r>
    </w:p>
    <w:p w14:paraId="09386EDE" w14:textId="77777777" w:rsidR="0015176D" w:rsidRPr="00D434E2" w:rsidRDefault="0015176D" w:rsidP="0015176D">
      <w:pPr>
        <w:numPr>
          <w:ilvl w:val="0"/>
          <w:numId w:val="147"/>
        </w:numPr>
      </w:pPr>
      <w:r w:rsidRPr="00D434E2">
        <w:rPr>
          <w:b/>
          <w:bCs/>
        </w:rPr>
        <w:t>Экспорт версии:</w:t>
      </w:r>
      <w:r w:rsidRPr="00D434E2">
        <w:t xml:space="preserve"> Любую версию можно экспортировать как отдельный файл (.md, .txt, .pdf).</w:t>
      </w:r>
    </w:p>
    <w:p w14:paraId="5501F1A5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t>9.7 Пользовательский интерфейс редактора: Нулевое трение</w:t>
      </w:r>
    </w:p>
    <w:p w14:paraId="46A02D38" w14:textId="77777777" w:rsidR="0015176D" w:rsidRPr="00D434E2" w:rsidRDefault="0015176D" w:rsidP="0015176D">
      <w:r w:rsidRPr="00D434E2">
        <w:t>Интерфейс редактора спроектирован так, чтобы минимизировать количество действий и максимизировать фокус на контенте.</w:t>
      </w:r>
    </w:p>
    <w:p w14:paraId="09F394DD" w14:textId="77777777" w:rsidR="0015176D" w:rsidRPr="00D434E2" w:rsidRDefault="0015176D" w:rsidP="0015176D">
      <w:r w:rsidRPr="00D434E2">
        <w:rPr>
          <w:b/>
          <w:bCs/>
        </w:rPr>
        <w:t>Макет редактора:</w:t>
      </w:r>
    </w:p>
    <w:p w14:paraId="60A29BC1" w14:textId="77777777" w:rsidR="0015176D" w:rsidRPr="00D434E2" w:rsidRDefault="0015176D" w:rsidP="0015176D">
      <w:pPr>
        <w:numPr>
          <w:ilvl w:val="0"/>
          <w:numId w:val="148"/>
        </w:numPr>
      </w:pPr>
      <w:r w:rsidRPr="00D434E2">
        <w:rPr>
          <w:b/>
          <w:bCs/>
        </w:rPr>
        <w:t>Верхняя панель:</w:t>
      </w:r>
      <w:r w:rsidRPr="00D434E2">
        <w:t xml:space="preserve"> Кнопки форматирования (жирный, курсив, заголовки, списки), вставка медиа/ссылок, переключение режимов (редактирование/предпросмотр).</w:t>
      </w:r>
    </w:p>
    <w:p w14:paraId="593E212A" w14:textId="77777777" w:rsidR="0015176D" w:rsidRPr="00D434E2" w:rsidRDefault="0015176D" w:rsidP="0015176D">
      <w:pPr>
        <w:numPr>
          <w:ilvl w:val="0"/>
          <w:numId w:val="148"/>
        </w:numPr>
      </w:pPr>
      <w:r w:rsidRPr="00D434E2">
        <w:rPr>
          <w:b/>
          <w:bCs/>
        </w:rPr>
        <w:t>Основная область:</w:t>
      </w:r>
      <w:r w:rsidRPr="00D434E2">
        <w:t xml:space="preserve"> Текстовое поле с инлайн-рендерингом Markdown. Поддержка перетаскивания медиа из галереи.</w:t>
      </w:r>
    </w:p>
    <w:p w14:paraId="3F8B313C" w14:textId="77777777" w:rsidR="0015176D" w:rsidRPr="00D434E2" w:rsidRDefault="0015176D" w:rsidP="0015176D">
      <w:pPr>
        <w:numPr>
          <w:ilvl w:val="0"/>
          <w:numId w:val="148"/>
        </w:numPr>
      </w:pPr>
      <w:r w:rsidRPr="00D434E2">
        <w:rPr>
          <w:b/>
          <w:bCs/>
        </w:rPr>
        <w:t>Правая панель (контекстная):</w:t>
      </w:r>
      <w:r w:rsidRPr="00D434E2">
        <w:t xml:space="preserve"> Вкладки «Теги», «Связи», «Метаданные», «История». Выезжает по запросу, скрывается автоматически.</w:t>
      </w:r>
    </w:p>
    <w:p w14:paraId="59EC90A1" w14:textId="77777777" w:rsidR="0015176D" w:rsidRPr="00D434E2" w:rsidRDefault="0015176D" w:rsidP="0015176D">
      <w:pPr>
        <w:numPr>
          <w:ilvl w:val="0"/>
          <w:numId w:val="148"/>
        </w:numPr>
      </w:pPr>
      <w:r w:rsidRPr="00D434E2">
        <w:rPr>
          <w:b/>
          <w:bCs/>
        </w:rPr>
        <w:t>Нижняя строка:</w:t>
      </w:r>
      <w:r w:rsidRPr="00D434E2">
        <w:t xml:space="preserve"> Статус сохранения, счётчик слов, индикатор доступности связанных ресурсов.</w:t>
      </w:r>
    </w:p>
    <w:p w14:paraId="6375556A" w14:textId="77777777" w:rsidR="0015176D" w:rsidRPr="00D434E2" w:rsidRDefault="0015176D" w:rsidP="0015176D">
      <w:r w:rsidRPr="00D434E2">
        <w:rPr>
          <w:b/>
          <w:bCs/>
        </w:rPr>
        <w:t>Интеллектуальные подсказки:</w:t>
      </w:r>
    </w:p>
    <w:p w14:paraId="275AB70D" w14:textId="77777777" w:rsidR="0015176D" w:rsidRPr="00D434E2" w:rsidRDefault="0015176D" w:rsidP="0015176D">
      <w:pPr>
        <w:numPr>
          <w:ilvl w:val="0"/>
          <w:numId w:val="149"/>
        </w:numPr>
      </w:pPr>
      <w:r w:rsidRPr="00D434E2">
        <w:rPr>
          <w:b/>
          <w:bCs/>
        </w:rPr>
        <w:t>Автодополнение тегов:</w:t>
      </w:r>
      <w:r w:rsidRPr="00D434E2">
        <w:t xml:space="preserve"> При вводе # открывается список тегов из пула с приоритетом пользовательских.</w:t>
      </w:r>
    </w:p>
    <w:p w14:paraId="5E2D24A5" w14:textId="77777777" w:rsidR="0015176D" w:rsidRPr="00D434E2" w:rsidRDefault="0015176D" w:rsidP="0015176D">
      <w:pPr>
        <w:numPr>
          <w:ilvl w:val="0"/>
          <w:numId w:val="149"/>
        </w:numPr>
      </w:pPr>
      <w:r w:rsidRPr="00D434E2">
        <w:rPr>
          <w:b/>
          <w:bCs/>
        </w:rPr>
        <w:t>Предпросмотр ссылок:</w:t>
      </w:r>
      <w:r w:rsidRPr="00D434E2">
        <w:t xml:space="preserve"> При вводе URL система асинхронно извлекает заголовок и описание, отображая их в тултипе.</w:t>
      </w:r>
    </w:p>
    <w:p w14:paraId="04E3AD41" w14:textId="77777777" w:rsidR="0015176D" w:rsidRPr="00D434E2" w:rsidRDefault="0015176D" w:rsidP="0015176D">
      <w:pPr>
        <w:numPr>
          <w:ilvl w:val="0"/>
          <w:numId w:val="149"/>
        </w:numPr>
      </w:pPr>
      <w:r w:rsidRPr="00D434E2">
        <w:rPr>
          <w:b/>
          <w:bCs/>
        </w:rPr>
        <w:t>Предложение связей:</w:t>
      </w:r>
      <w:r w:rsidRPr="00D434E2">
        <w:t xml:space="preserve"> Если в тексте упоминается имя персонажа, система предлагает связать заметку с соответствующим медиа-блоком.</w:t>
      </w:r>
    </w:p>
    <w:p w14:paraId="2D7A4BE4" w14:textId="77777777" w:rsidR="0015176D" w:rsidRPr="00D434E2" w:rsidRDefault="0015176D" w:rsidP="0015176D">
      <w:r w:rsidRPr="00D434E2">
        <w:rPr>
          <w:b/>
          <w:bCs/>
        </w:rPr>
        <w:t>Режимы отображения:</w:t>
      </w:r>
    </w:p>
    <w:p w14:paraId="47BE22EC" w14:textId="77777777" w:rsidR="0015176D" w:rsidRPr="00D434E2" w:rsidRDefault="0015176D" w:rsidP="0015176D">
      <w:pPr>
        <w:numPr>
          <w:ilvl w:val="0"/>
          <w:numId w:val="150"/>
        </w:numPr>
      </w:pPr>
      <w:r w:rsidRPr="00D434E2">
        <w:rPr>
          <w:b/>
          <w:bCs/>
        </w:rPr>
        <w:t>Редактирование:</w:t>
      </w:r>
      <w:r w:rsidRPr="00D434E2">
        <w:t xml:space="preserve"> Полнофункциональный редактор с форматированием и интерактивными элементами.</w:t>
      </w:r>
    </w:p>
    <w:p w14:paraId="644EA14E" w14:textId="77777777" w:rsidR="0015176D" w:rsidRPr="00D434E2" w:rsidRDefault="0015176D" w:rsidP="0015176D">
      <w:pPr>
        <w:numPr>
          <w:ilvl w:val="0"/>
          <w:numId w:val="150"/>
        </w:numPr>
      </w:pPr>
      <w:r w:rsidRPr="00D434E2">
        <w:rPr>
          <w:b/>
          <w:bCs/>
        </w:rPr>
        <w:t>Предпросмотр:</w:t>
      </w:r>
      <w:r w:rsidRPr="00D434E2">
        <w:t xml:space="preserve"> Рендеринг финального вида заметки без элементов управления. Переключение мгновенное, без потери позиции скролла.</w:t>
      </w:r>
    </w:p>
    <w:p w14:paraId="378F2AEB" w14:textId="77777777" w:rsidR="0015176D" w:rsidRPr="00D434E2" w:rsidRDefault="0015176D" w:rsidP="0015176D">
      <w:pPr>
        <w:numPr>
          <w:ilvl w:val="0"/>
          <w:numId w:val="150"/>
        </w:numPr>
      </w:pPr>
      <w:r w:rsidRPr="00D434E2">
        <w:rPr>
          <w:b/>
          <w:bCs/>
        </w:rPr>
        <w:t>Фокус-режим:</w:t>
      </w:r>
      <w:r w:rsidRPr="00D434E2">
        <w:t xml:space="preserve"> Скрытие всех панелей, кроме текстовой области. Активация по кнопке или F11.</w:t>
      </w:r>
    </w:p>
    <w:p w14:paraId="0A6E3D56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lastRenderedPageBreak/>
        <w:t>9.8 Обработка ошибок и деградация функциональности</w:t>
      </w:r>
    </w:p>
    <w:p w14:paraId="4233B60D" w14:textId="77777777" w:rsidR="0015176D" w:rsidRPr="00D434E2" w:rsidRDefault="0015176D" w:rsidP="0015176D">
      <w:r w:rsidRPr="00D434E2">
        <w:t>Система заметок спроектирована с учётом возможных сбоев, обеспечивая работоспособность в любых условиях.</w:t>
      </w:r>
    </w:p>
    <w:p w14:paraId="54DBF833" w14:textId="77777777" w:rsidR="0015176D" w:rsidRPr="00D434E2" w:rsidRDefault="0015176D" w:rsidP="0015176D">
      <w:r w:rsidRPr="00D434E2">
        <w:rPr>
          <w:b/>
          <w:bCs/>
        </w:rPr>
        <w:t>Сценарии и реакции: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1904"/>
        <w:gridCol w:w="2445"/>
        <w:gridCol w:w="2981"/>
      </w:tblGrid>
      <w:tr w:rsidR="0015176D" w:rsidRPr="00D434E2" w14:paraId="63C96D4A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5CD9073" w14:textId="77777777" w:rsidR="0015176D" w:rsidRPr="00D434E2" w:rsidRDefault="0015176D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A2B500A" w14:textId="77777777" w:rsidR="0015176D" w:rsidRPr="00D434E2" w:rsidRDefault="0015176D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Обнаружение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AAA5551" w14:textId="77777777" w:rsidR="0015176D" w:rsidRPr="00D434E2" w:rsidRDefault="0015176D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3397DB6B" w14:textId="77777777" w:rsidR="0015176D" w:rsidRPr="00D434E2" w:rsidRDefault="0015176D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Интерфейс для пользователя</w:t>
            </w:r>
          </w:p>
        </w:tc>
      </w:tr>
      <w:tr w:rsidR="0015176D" w:rsidRPr="00D434E2" w14:paraId="7E7E770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728C6B" w14:textId="77777777" w:rsidR="0015176D" w:rsidRPr="00D434E2" w:rsidRDefault="0015176D" w:rsidP="00C628AE">
            <w:r w:rsidRPr="00D434E2">
              <w:t>Потеря связи с вложенным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81CB39" w14:textId="77777777" w:rsidR="0015176D" w:rsidRPr="00D434E2" w:rsidRDefault="0015176D" w:rsidP="00C628AE">
            <w:r w:rsidRPr="00D434E2">
              <w:t>При рендеринге заметки (файл не найден)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5E2832" w14:textId="77777777" w:rsidR="0015176D" w:rsidRPr="00D434E2" w:rsidRDefault="0015176D" w:rsidP="00C628AE">
            <w:r w:rsidRPr="00D434E2">
              <w:t>Отображение плейсхолдера с иконкой «файл отсутствует»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F38BB83" w14:textId="77777777" w:rsidR="0015176D" w:rsidRPr="00D434E2" w:rsidRDefault="0015176D" w:rsidP="00C628AE">
            <w:r w:rsidRPr="00D434E2">
              <w:t xml:space="preserve">Индикатор </w:t>
            </w:r>
            <w:r w:rsidRPr="00D434E2">
              <w:rPr>
                <w:rFonts w:ascii="Segoe UI Symbol" w:hAnsi="Segoe UI Symbol" w:cs="Segoe UI Symbol"/>
              </w:rPr>
              <w:t>⚠</w:t>
            </w:r>
            <w:r w:rsidRPr="00D434E2">
              <w:t>️ на превью. Клик → «Восстановить путь» / «Удалить ссылку»</w:t>
            </w:r>
          </w:p>
        </w:tc>
      </w:tr>
      <w:tr w:rsidR="0015176D" w:rsidRPr="00D434E2" w14:paraId="1D05CD8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4A8B9E8" w14:textId="77777777" w:rsidR="0015176D" w:rsidRPr="00D434E2" w:rsidRDefault="0015176D" w:rsidP="00C628AE">
            <w:r w:rsidRPr="00D434E2">
              <w:t>Ошибка автосохранения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F0D105" w14:textId="77777777" w:rsidR="0015176D" w:rsidRPr="00D434E2" w:rsidRDefault="0015176D" w:rsidP="00C628AE">
            <w:r w:rsidRPr="00D434E2">
              <w:t>Исключение при записи в 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8FA18F" w14:textId="77777777" w:rsidR="0015176D" w:rsidRPr="00D434E2" w:rsidRDefault="0015176D" w:rsidP="00C628AE">
            <w:r w:rsidRPr="00D434E2">
              <w:t>Повторная попытка через 5 с, затем уведомление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D359E46" w14:textId="77777777" w:rsidR="0015176D" w:rsidRPr="00D434E2" w:rsidRDefault="0015176D" w:rsidP="00C628AE">
            <w:r w:rsidRPr="00D434E2">
              <w:t>Всплывающее сообщение: «Не удалось сохранить. [Повторить] [Экспортировать вручную]»</w:t>
            </w:r>
          </w:p>
        </w:tc>
      </w:tr>
      <w:tr w:rsidR="0015176D" w:rsidRPr="00D434E2" w14:paraId="7EB208E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AA95AE" w14:textId="77777777" w:rsidR="0015176D" w:rsidRPr="00D434E2" w:rsidRDefault="0015176D" w:rsidP="00C628AE">
            <w:r w:rsidRPr="00D434E2">
              <w:t>Конфликт версий при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3CDB52" w14:textId="77777777" w:rsidR="0015176D" w:rsidRPr="00D434E2" w:rsidRDefault="0015176D" w:rsidP="00C628AE">
            <w:r w:rsidRPr="00D434E2">
              <w:t>Несравнимые векторные часы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B6D1F3" w14:textId="77777777" w:rsidR="0015176D" w:rsidRPr="00D434E2" w:rsidRDefault="0015176D" w:rsidP="00C628AE">
            <w:r w:rsidRPr="00D434E2">
              <w:t>Автоматическое слияние текстов (post-merge) или предложение ручного разбора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2A13D1C" w14:textId="77777777" w:rsidR="0015176D" w:rsidRPr="00D434E2" w:rsidRDefault="0015176D" w:rsidP="00C628AE">
            <w:r w:rsidRPr="00D434E2">
              <w:t>Модальное окно: «Обнаружены изменения на другом устройстве. [Объединить автоматически] [Выбрать версию] [Открыть diff]»</w:t>
            </w:r>
          </w:p>
        </w:tc>
      </w:tr>
      <w:tr w:rsidR="0015176D" w:rsidRPr="00D434E2" w14:paraId="338B7B2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0B71F1" w14:textId="77777777" w:rsidR="0015176D" w:rsidRPr="00D434E2" w:rsidRDefault="0015176D" w:rsidP="00C628AE">
            <w:r w:rsidRPr="00D434E2">
              <w:t>Переполнение кэша превью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51ED8A2" w14:textId="77777777" w:rsidR="0015176D" w:rsidRPr="00D434E2" w:rsidRDefault="0015176D" w:rsidP="00C628AE">
            <w:r w:rsidRPr="00D434E2">
              <w:t>Превышение лимита места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698D87" w14:textId="77777777" w:rsidR="0015176D" w:rsidRPr="00D434E2" w:rsidRDefault="0015176D" w:rsidP="00C628AE">
            <w:r w:rsidRPr="00D434E2">
              <w:t>Удаление наименее используемых превью по стратегии LRU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B67433E" w14:textId="77777777" w:rsidR="0015176D" w:rsidRPr="00D434E2" w:rsidRDefault="0015176D" w:rsidP="00C628AE">
            <w:r w:rsidRPr="00D434E2">
              <w:t>Уведомление: «Кэш превью очищен для экономии места. [Настроить лимит]»</w:t>
            </w:r>
          </w:p>
        </w:tc>
      </w:tr>
      <w:tr w:rsidR="0015176D" w:rsidRPr="00D434E2" w14:paraId="2118AD6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8FFD0D9" w14:textId="77777777" w:rsidR="0015176D" w:rsidRPr="00D434E2" w:rsidRDefault="0015176D" w:rsidP="00C628AE">
            <w:r w:rsidRPr="00D434E2">
              <w:t>Ошибка парсинга Markdown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8FBD438" w14:textId="77777777" w:rsidR="0015176D" w:rsidRPr="00D434E2" w:rsidRDefault="0015176D" w:rsidP="00C628AE">
            <w:r w:rsidRPr="00D434E2">
              <w:t>Некорректный синтаксис при рендеринге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0095BCF" w14:textId="77777777" w:rsidR="0015176D" w:rsidRPr="00D434E2" w:rsidRDefault="0015176D" w:rsidP="00C628AE">
            <w:r w:rsidRPr="00D434E2">
              <w:t>Отображение исходного текста с подсветкой ошибки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213EA85" w14:textId="77777777" w:rsidR="0015176D" w:rsidRPr="00D434E2" w:rsidRDefault="0015176D" w:rsidP="00C628AE">
            <w:r w:rsidRPr="00D434E2">
              <w:t>Подсветка проблемного участка красной волнистой линией. Тултип с подсказкой по исправлению</w:t>
            </w:r>
          </w:p>
        </w:tc>
      </w:tr>
    </w:tbl>
    <w:p w14:paraId="4AC063DD" w14:textId="77777777" w:rsidR="0015176D" w:rsidRPr="00D434E2" w:rsidRDefault="0015176D" w:rsidP="0015176D">
      <w:r w:rsidRPr="00D434E2">
        <w:rPr>
          <w:b/>
          <w:bCs/>
        </w:rPr>
        <w:t>Принцип «Никогда не блокировать»:</w:t>
      </w:r>
    </w:p>
    <w:p w14:paraId="51C3F844" w14:textId="77777777" w:rsidR="0015176D" w:rsidRPr="00D434E2" w:rsidRDefault="0015176D" w:rsidP="0015176D">
      <w:pPr>
        <w:numPr>
          <w:ilvl w:val="0"/>
          <w:numId w:val="151"/>
        </w:numPr>
      </w:pPr>
      <w:r w:rsidRPr="00D434E2">
        <w:t>Приложение всегда предлагает следующий шаг, даже при ошибке.</w:t>
      </w:r>
    </w:p>
    <w:p w14:paraId="66182084" w14:textId="77777777" w:rsidR="0015176D" w:rsidRPr="00D434E2" w:rsidRDefault="0015176D" w:rsidP="0015176D">
      <w:pPr>
        <w:numPr>
          <w:ilvl w:val="0"/>
          <w:numId w:val="151"/>
        </w:numPr>
      </w:pPr>
      <w:r w:rsidRPr="00D434E2">
        <w:t>Пример правильного сообщения: «Не удалось загрузить превью. Возможные причины: файл перемещён → [Указать новый путь]; повреждён → [Удалить ссылку]; нет прав → [Проверить доступ]. [Повторить] [Пропустить]».</w:t>
      </w:r>
    </w:p>
    <w:p w14:paraId="46A463A9" w14:textId="77777777" w:rsidR="0015176D" w:rsidRPr="00D434E2" w:rsidRDefault="0015176D" w:rsidP="0015176D">
      <w:pPr>
        <w:rPr>
          <w:b/>
          <w:bCs/>
        </w:rPr>
      </w:pPr>
      <w:r w:rsidRPr="00D434E2">
        <w:rPr>
          <w:b/>
          <w:bCs/>
        </w:rPr>
        <w:t>9.9 Жёсткие правила генерации кода (Заметки и связи)</w:t>
      </w:r>
    </w:p>
    <w:p w14:paraId="2B901FF7" w14:textId="77777777" w:rsidR="0015176D" w:rsidRPr="00D434E2" w:rsidRDefault="0015176D" w:rsidP="0015176D">
      <w:r w:rsidRPr="00D434E2">
        <w:lastRenderedPageBreak/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53270AD7" w14:textId="77777777" w:rsidR="0015176D" w:rsidRPr="00D434E2" w:rsidRDefault="0015176D" w:rsidP="0015176D">
      <w:pPr>
        <w:numPr>
          <w:ilvl w:val="0"/>
          <w:numId w:val="152"/>
        </w:numPr>
      </w:pPr>
      <w:r w:rsidRPr="00D434E2">
        <w:rPr>
          <w:b/>
          <w:bCs/>
        </w:rPr>
        <w:t>Единый источник состояния для заметок.</w:t>
      </w:r>
      <w:r w:rsidRPr="00D434E2">
        <w:t xml:space="preserve"> Все операции с текстом, вложениями и связями выполняются только через реактивный провайдер. Запрещено дублировать логику сохранения или индексации в презентационном слое.</w:t>
      </w:r>
    </w:p>
    <w:p w14:paraId="1BD7B838" w14:textId="77777777" w:rsidR="0015176D" w:rsidRPr="00D434E2" w:rsidRDefault="0015176D" w:rsidP="0015176D">
      <w:pPr>
        <w:numPr>
          <w:ilvl w:val="0"/>
          <w:numId w:val="152"/>
        </w:numPr>
      </w:pPr>
      <w:r w:rsidRPr="00D434E2">
        <w:rPr>
          <w:b/>
          <w:bCs/>
        </w:rPr>
        <w:t>Строгая типизация связей.</w:t>
      </w:r>
      <w:r w:rsidRPr="00D434E2">
        <w:t xml:space="preserve"> Тип связи описывается через enum LinkType с явными значениями. Запрещено использовать строковые литералы для сравнения типов связей.</w:t>
      </w:r>
    </w:p>
    <w:p w14:paraId="3DC2F537" w14:textId="77777777" w:rsidR="0015176D" w:rsidRPr="00D434E2" w:rsidRDefault="0015176D" w:rsidP="0015176D">
      <w:pPr>
        <w:numPr>
          <w:ilvl w:val="0"/>
          <w:numId w:val="152"/>
        </w:numPr>
      </w:pPr>
      <w:r w:rsidRPr="00D434E2">
        <w:rPr>
          <w:b/>
          <w:bCs/>
        </w:rPr>
        <w:t>Атомарность операций с заметками.</w:t>
      </w:r>
      <w:r w:rsidRPr="00D434E2">
        <w:t xml:space="preserve"> Любое изменение, затрагивающее текст, вложения и связи, выполняется в транзакции. При ошибке происходит полный откат, и пользователь получает понятное сообщение.</w:t>
      </w:r>
    </w:p>
    <w:p w14:paraId="7B4613A5" w14:textId="77777777" w:rsidR="0015176D" w:rsidRPr="00D434E2" w:rsidRDefault="0015176D" w:rsidP="0015176D">
      <w:pPr>
        <w:numPr>
          <w:ilvl w:val="0"/>
          <w:numId w:val="152"/>
        </w:numPr>
      </w:pPr>
      <w:r w:rsidRPr="00D434E2">
        <w:rPr>
          <w:b/>
          <w:bCs/>
        </w:rPr>
        <w:t>Изоляция побочных эффектов.</w:t>
      </w:r>
      <w:r w:rsidRPr="00D434E2">
        <w:t xml:space="preserve"> Парсинг Markdown, извлечение метаданных ссылок, генерация превью инкапсулированы в репозиториях. Презентационный слой не импортирует пакеты парсинга или сетевого взаимодействия.</w:t>
      </w:r>
    </w:p>
    <w:p w14:paraId="4A6CAAE2" w14:textId="77777777" w:rsidR="0015176D" w:rsidRPr="00D434E2" w:rsidRDefault="0015176D" w:rsidP="0015176D">
      <w:pPr>
        <w:numPr>
          <w:ilvl w:val="0"/>
          <w:numId w:val="152"/>
        </w:numPr>
      </w:pPr>
      <w:r w:rsidRPr="00D434E2">
        <w:rPr>
          <w:b/>
          <w:bCs/>
        </w:rPr>
        <w:t>Реактивное обновление интерфейса.</w:t>
      </w:r>
      <w:r w:rsidRPr="00D434E2">
        <w:t xml:space="preserve"> Изменение заметки (текст, теги, связи) автоматически уведомляет все подписанные виджеты. Запрещено ручное обновление через setState для данных; только через реактивные провайдеры.</w:t>
      </w:r>
    </w:p>
    <w:p w14:paraId="45E48960" w14:textId="77777777" w:rsidR="0015176D" w:rsidRPr="00D434E2" w:rsidRDefault="0015176D" w:rsidP="0015176D">
      <w:pPr>
        <w:numPr>
          <w:ilvl w:val="0"/>
          <w:numId w:val="152"/>
        </w:numPr>
      </w:pPr>
      <w:r w:rsidRPr="00D434E2">
        <w:rPr>
          <w:b/>
          <w:bCs/>
        </w:rPr>
        <w:t>Кэширование рендеринга.</w:t>
      </w:r>
      <w:r w:rsidRPr="00D434E2">
        <w:t xml:space="preserve"> Результат парсинга Markdown кэшируется по хешу содержимого. Повторный рендеринг того же текста использует кэш. Инвалидация кэша происходит только при изменении текста.</w:t>
      </w:r>
    </w:p>
    <w:p w14:paraId="6B770994" w14:textId="77777777" w:rsidR="0015176D" w:rsidRPr="00D434E2" w:rsidRDefault="0015176D" w:rsidP="0015176D">
      <w:pPr>
        <w:numPr>
          <w:ilvl w:val="0"/>
          <w:numId w:val="152"/>
        </w:numPr>
      </w:pPr>
      <w:r w:rsidRPr="00D434E2">
        <w:rPr>
          <w:b/>
          <w:bCs/>
        </w:rPr>
        <w:t>Обработка ошибок на границе фичи.</w:t>
      </w:r>
      <w:r w:rsidRPr="00D434E2">
        <w:t xml:space="preserve"> Каждый модуль редактора имеет собственный обработчик исключений. Ошибки логируются, преобразуются в пользовательские сообщения и не приводят к падению приложения.</w:t>
      </w:r>
    </w:p>
    <w:p w14:paraId="50B76D93" w14:textId="77777777" w:rsidR="0015176D" w:rsidRPr="00D434E2" w:rsidRDefault="0015176D" w:rsidP="0015176D">
      <w:pPr>
        <w:numPr>
          <w:ilvl w:val="0"/>
          <w:numId w:val="152"/>
        </w:numPr>
      </w:pPr>
      <w:r w:rsidRPr="00D434E2">
        <w:rPr>
          <w:b/>
          <w:bCs/>
        </w:rPr>
        <w:t>Доступность редактора.</w:t>
      </w:r>
      <w:r w:rsidRPr="00D434E2">
        <w:t xml:space="preserve"> Все кнопки форматирования, поля ввода и интерактивные элементы содержат семантические метки, поддерживают навигацию с клавиатуры и имеют достаточную контрастность. Поддержка скринридеров обязательна.</w:t>
      </w:r>
    </w:p>
    <w:p w14:paraId="27F36F27" w14:textId="77777777" w:rsidR="0015176D" w:rsidRDefault="0015176D" w:rsidP="0015176D"/>
    <w:p w14:paraId="40FC0156" w14:textId="77777777" w:rsidR="0015176D" w:rsidRDefault="0015176D" w:rsidP="0015176D"/>
    <w:p w14:paraId="1ECC15BD" w14:textId="77777777" w:rsidR="0015176D" w:rsidRPr="00B74808" w:rsidRDefault="0015176D" w:rsidP="0015176D">
      <w:pPr>
        <w:rPr>
          <w:b/>
          <w:bCs/>
        </w:rPr>
      </w:pPr>
      <w:r w:rsidRPr="00B74808">
        <w:rPr>
          <w:rFonts w:ascii="Segoe UI Emoji" w:hAnsi="Segoe UI Emoji" w:cs="Segoe UI Emoji"/>
          <w:b/>
          <w:bCs/>
        </w:rPr>
        <w:t>📘</w:t>
      </w:r>
      <w:r w:rsidRPr="00B74808">
        <w:rPr>
          <w:b/>
          <w:bCs/>
        </w:rPr>
        <w:t xml:space="preserve"> РАЗДЕЛ 10: НАСТРОЙКИ, ПЕРСОНАЛИЗАЦИЯ И ДОСТУПНОСТЬ</w:t>
      </w:r>
    </w:p>
    <w:p w14:paraId="166AB0CE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t>10.1 Философия настроек: «Мощь без сложности»</w:t>
      </w:r>
    </w:p>
    <w:p w14:paraId="160D8AB5" w14:textId="77777777" w:rsidR="0015176D" w:rsidRPr="00B74808" w:rsidRDefault="0015176D" w:rsidP="0015176D">
      <w:r w:rsidRPr="00B74808">
        <w:t xml:space="preserve">Система настроек в GlubLink проектируется как прогрессивно раскрываемый интерфейс: базовые параметры доступны сразу, расширенные — по запросу, </w:t>
      </w:r>
      <w:r w:rsidRPr="00B74808">
        <w:lastRenderedPageBreak/>
        <w:t>экспертные — в отдельном режиме. Пользователь не должен «искать» нужную опцию — система ведёт его от общего к частному.</w:t>
      </w:r>
    </w:p>
    <w:p w14:paraId="208EFA41" w14:textId="77777777" w:rsidR="0015176D" w:rsidRPr="00B74808" w:rsidRDefault="0015176D" w:rsidP="0015176D">
      <w:r w:rsidRPr="00B74808">
        <w:rPr>
          <w:b/>
          <w:bCs/>
        </w:rPr>
        <w:t>Жёсткие мандаты:</w:t>
      </w:r>
    </w:p>
    <w:p w14:paraId="28234171" w14:textId="77777777" w:rsidR="0015176D" w:rsidRPr="00B74808" w:rsidRDefault="0015176D" w:rsidP="0015176D">
      <w:pPr>
        <w:numPr>
          <w:ilvl w:val="0"/>
          <w:numId w:val="153"/>
        </w:numPr>
      </w:pPr>
      <w:r w:rsidRPr="00B74808">
        <w:rPr>
          <w:b/>
          <w:bCs/>
        </w:rPr>
        <w:t>Трёхуровневая организация.</w:t>
      </w:r>
      <w:r w:rsidRPr="00B74808">
        <w:t xml:space="preserve"> Настройки группируются по принципу частоты использования: «Основные» (ежедневно), «Расширенные» (еженедельно), «Экспертные» (по необходимости).</w:t>
      </w:r>
    </w:p>
    <w:p w14:paraId="6B925DDF" w14:textId="77777777" w:rsidR="0015176D" w:rsidRPr="00B74808" w:rsidRDefault="0015176D" w:rsidP="0015176D">
      <w:pPr>
        <w:numPr>
          <w:ilvl w:val="0"/>
          <w:numId w:val="153"/>
        </w:numPr>
      </w:pPr>
      <w:r w:rsidRPr="00B74808">
        <w:rPr>
          <w:b/>
          <w:bCs/>
        </w:rPr>
        <w:t>Мгновенное применение.</w:t>
      </w:r>
      <w:r w:rsidRPr="00B74808">
        <w:t xml:space="preserve"> Изменение любой настройки применяется немедленно, без кнопки «Сохранить». Отмена — через Ctrl+Z или явный возврат к предыдущему значению.</w:t>
      </w:r>
    </w:p>
    <w:p w14:paraId="69281B56" w14:textId="77777777" w:rsidR="0015176D" w:rsidRPr="00B74808" w:rsidRDefault="0015176D" w:rsidP="0015176D">
      <w:pPr>
        <w:numPr>
          <w:ilvl w:val="0"/>
          <w:numId w:val="153"/>
        </w:numPr>
      </w:pPr>
      <w:r w:rsidRPr="00B74808">
        <w:rPr>
          <w:b/>
          <w:bCs/>
        </w:rPr>
        <w:t>Контекстная релевантность.</w:t>
      </w:r>
      <w:r w:rsidRPr="00B74808">
        <w:t xml:space="preserve"> Настройки, влияющие на текущий экран, доступны прямо в интерфейсе этого экрана (быстрые переключатели), а не только в глобальном меню.</w:t>
      </w:r>
    </w:p>
    <w:p w14:paraId="42AD9EAA" w14:textId="77777777" w:rsidR="0015176D" w:rsidRPr="00B74808" w:rsidRDefault="0015176D" w:rsidP="0015176D">
      <w:pPr>
        <w:numPr>
          <w:ilvl w:val="0"/>
          <w:numId w:val="153"/>
        </w:numPr>
      </w:pPr>
      <w:r w:rsidRPr="00B74808">
        <w:rPr>
          <w:b/>
          <w:bCs/>
        </w:rPr>
        <w:t>Безопасность по умолчанию.</w:t>
      </w:r>
      <w:r w:rsidRPr="00B74808">
        <w:t xml:space="preserve"> Любая настройка, влияющая на конфиденциальность, синхронизацию или удаление данных, требует явного подтверждения и объяснения последствий.</w:t>
      </w:r>
    </w:p>
    <w:p w14:paraId="19ACB33B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t>10.2 Архитектура системы настроек</w:t>
      </w:r>
    </w:p>
    <w:p w14:paraId="11649F40" w14:textId="77777777" w:rsidR="0015176D" w:rsidRPr="00B74808" w:rsidRDefault="0015176D" w:rsidP="0015176D">
      <w:r w:rsidRPr="00B74808">
        <w:t>Настройки хранятся в иерархической структуре с чётким разделением по областям ответственности и стратегиям синхронизации.</w:t>
      </w:r>
    </w:p>
    <w:p w14:paraId="5C3E124C" w14:textId="77777777" w:rsidR="0015176D" w:rsidRPr="00B74808" w:rsidRDefault="0015176D" w:rsidP="0015176D">
      <w:r w:rsidRPr="00B74808">
        <w:rPr>
          <w:b/>
          <w:bCs/>
        </w:rPr>
        <w:t>Уровни конфигурации:</w:t>
      </w:r>
    </w:p>
    <w:p w14:paraId="5450C25A" w14:textId="77777777" w:rsidR="0015176D" w:rsidRPr="00B74808" w:rsidRDefault="0015176D" w:rsidP="0015176D">
      <w:pPr>
        <w:numPr>
          <w:ilvl w:val="0"/>
          <w:numId w:val="154"/>
        </w:numPr>
      </w:pPr>
      <w:r w:rsidRPr="00B74808">
        <w:rPr>
          <w:b/>
          <w:bCs/>
        </w:rPr>
        <w:t>Системные (несинхронизируемые):</w:t>
      </w:r>
    </w:p>
    <w:p w14:paraId="393CE13E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t>Пути к локальным хранилищам, кэш-директории, настройки изолятов.</w:t>
      </w:r>
    </w:p>
    <w:p w14:paraId="6F99EC99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t>Привязка к конкретному устройству, не передаются при синхронизации.</w:t>
      </w:r>
    </w:p>
    <w:p w14:paraId="7F16AB0E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t>Изменение требует перезапуска приложения или модуля.</w:t>
      </w:r>
    </w:p>
    <w:p w14:paraId="23AD337F" w14:textId="77777777" w:rsidR="0015176D" w:rsidRPr="00B74808" w:rsidRDefault="0015176D" w:rsidP="0015176D">
      <w:pPr>
        <w:numPr>
          <w:ilvl w:val="0"/>
          <w:numId w:val="154"/>
        </w:numPr>
      </w:pPr>
      <w:r w:rsidRPr="00B74808">
        <w:rPr>
          <w:b/>
          <w:bCs/>
        </w:rPr>
        <w:t>Пользовательские (синхронизируемые):</w:t>
      </w:r>
    </w:p>
    <w:p w14:paraId="469D48E8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t>Тема интерфейса, язык, предпочтения отображения, настройки тегирования.</w:t>
      </w:r>
    </w:p>
    <w:p w14:paraId="1B02C7D9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t>Синхронизируются между устройствами через облачный канал.</w:t>
      </w:r>
    </w:p>
    <w:p w14:paraId="54B981F5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t>Конфликты разрешаются по стратегии Last-Write-Wins с уведомлением.</w:t>
      </w:r>
    </w:p>
    <w:p w14:paraId="6BBB81B2" w14:textId="77777777" w:rsidR="0015176D" w:rsidRPr="00B74808" w:rsidRDefault="0015176D" w:rsidP="0015176D">
      <w:pPr>
        <w:numPr>
          <w:ilvl w:val="0"/>
          <w:numId w:val="154"/>
        </w:numPr>
      </w:pPr>
      <w:r w:rsidRPr="00B74808">
        <w:rPr>
          <w:b/>
          <w:bCs/>
        </w:rPr>
        <w:t>Рабочие (контекстные):</w:t>
      </w:r>
    </w:p>
    <w:p w14:paraId="136B86DF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t>Настройки конкретного Workspace: фильтры по умолчанию, режим сетки, сортировка.</w:t>
      </w:r>
    </w:p>
    <w:p w14:paraId="1F21E092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t>Хранятся в конфигурации Workspace, привязаны к его идентификатору.</w:t>
      </w:r>
    </w:p>
    <w:p w14:paraId="71B1066C" w14:textId="77777777" w:rsidR="0015176D" w:rsidRPr="00B74808" w:rsidRDefault="0015176D" w:rsidP="0015176D">
      <w:pPr>
        <w:numPr>
          <w:ilvl w:val="1"/>
          <w:numId w:val="154"/>
        </w:numPr>
      </w:pPr>
      <w:r w:rsidRPr="00B74808">
        <w:lastRenderedPageBreak/>
        <w:t>Не синхронизируются автоматически, только по явному запросу пользователя.</w:t>
      </w:r>
    </w:p>
    <w:p w14:paraId="2F503EB8" w14:textId="77777777" w:rsidR="0015176D" w:rsidRPr="00B74808" w:rsidRDefault="0015176D" w:rsidP="0015176D">
      <w:r w:rsidRPr="00B74808">
        <w:rPr>
          <w:b/>
          <w:bCs/>
        </w:rPr>
        <w:t>Структура хранения:</w:t>
      </w:r>
    </w:p>
    <w:p w14:paraId="3482D875" w14:textId="77777777" w:rsidR="0015176D" w:rsidRPr="00B74808" w:rsidRDefault="0015176D" w:rsidP="0015176D">
      <w:pPr>
        <w:numPr>
          <w:ilvl w:val="0"/>
          <w:numId w:val="155"/>
        </w:numPr>
      </w:pPr>
      <w:r w:rsidRPr="00B74808">
        <w:t>Формат: JSON-подобная иерархия с сильной типизацией ключей.</w:t>
      </w:r>
    </w:p>
    <w:p w14:paraId="1AB6E283" w14:textId="77777777" w:rsidR="0015176D" w:rsidRPr="00B74808" w:rsidRDefault="0015176D" w:rsidP="0015176D">
      <w:pPr>
        <w:numPr>
          <w:ilvl w:val="0"/>
          <w:numId w:val="155"/>
        </w:numPr>
      </w:pPr>
      <w:r w:rsidRPr="00B74808">
        <w:t>Валидация: каждое значение проверяется на соответствие схеме при загрузке и сохранении.</w:t>
      </w:r>
    </w:p>
    <w:p w14:paraId="751C858B" w14:textId="77777777" w:rsidR="0015176D" w:rsidRPr="00B74808" w:rsidRDefault="0015176D" w:rsidP="0015176D">
      <w:pPr>
        <w:numPr>
          <w:ilvl w:val="0"/>
          <w:numId w:val="155"/>
        </w:numPr>
      </w:pPr>
      <w:r w:rsidRPr="00B74808">
        <w:t>Миграции: изменения в структуре настроек сопровождаются скриптами миграции, выполняемыми при первом запуске новой версии.</w:t>
      </w:r>
    </w:p>
    <w:p w14:paraId="623C0A0C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t>10.3 Темизация и визуальная персонализация</w:t>
      </w:r>
    </w:p>
    <w:p w14:paraId="345A6592" w14:textId="77777777" w:rsidR="0015176D" w:rsidRPr="00B74808" w:rsidRDefault="0015176D" w:rsidP="0015176D">
      <w:r w:rsidRPr="00B74808">
        <w:t>Система тем позволяет пользователю настроить визуальный опыт без нарушения принципов дизайн-системы.</w:t>
      </w:r>
    </w:p>
    <w:p w14:paraId="0AF76B82" w14:textId="77777777" w:rsidR="0015176D" w:rsidRPr="00B74808" w:rsidRDefault="0015176D" w:rsidP="0015176D">
      <w:r w:rsidRPr="00B74808">
        <w:rPr>
          <w:b/>
          <w:bCs/>
        </w:rPr>
        <w:t>Поддерживаемые темы:</w:t>
      </w:r>
    </w:p>
    <w:p w14:paraId="50E4090E" w14:textId="77777777" w:rsidR="0015176D" w:rsidRPr="00B74808" w:rsidRDefault="0015176D" w:rsidP="0015176D">
      <w:pPr>
        <w:numPr>
          <w:ilvl w:val="0"/>
          <w:numId w:val="156"/>
        </w:numPr>
      </w:pPr>
      <w:r w:rsidRPr="00B74808">
        <w:rPr>
          <w:b/>
          <w:bCs/>
        </w:rPr>
        <w:t>Тёмная тема (по умолчанию):</w:t>
      </w:r>
    </w:p>
    <w:p w14:paraId="573C4C14" w14:textId="77777777" w:rsidR="0015176D" w:rsidRPr="00B74808" w:rsidRDefault="0015176D" w:rsidP="0015176D">
      <w:pPr>
        <w:numPr>
          <w:ilvl w:val="1"/>
          <w:numId w:val="156"/>
        </w:numPr>
      </w:pPr>
      <w:r w:rsidRPr="00B74808">
        <w:t>Фон: #121212, Поверхность: #1E1E1E, Текст: #EAEAEA.</w:t>
      </w:r>
    </w:p>
    <w:p w14:paraId="3F3F8DFB" w14:textId="77777777" w:rsidR="0015176D" w:rsidRPr="00B74808" w:rsidRDefault="0015176D" w:rsidP="0015176D">
      <w:pPr>
        <w:numPr>
          <w:ilvl w:val="1"/>
          <w:numId w:val="156"/>
        </w:numPr>
      </w:pPr>
      <w:r w:rsidRPr="00B74808">
        <w:t>Оптимизирована для длительного использования, снижает нагрузку на глаза.</w:t>
      </w:r>
    </w:p>
    <w:p w14:paraId="0436B38C" w14:textId="77777777" w:rsidR="0015176D" w:rsidRPr="00B74808" w:rsidRDefault="0015176D" w:rsidP="0015176D">
      <w:pPr>
        <w:numPr>
          <w:ilvl w:val="0"/>
          <w:numId w:val="156"/>
        </w:numPr>
      </w:pPr>
      <w:r w:rsidRPr="00B74808">
        <w:rPr>
          <w:b/>
          <w:bCs/>
        </w:rPr>
        <w:t>Светлая тема:</w:t>
      </w:r>
    </w:p>
    <w:p w14:paraId="4192C1C6" w14:textId="77777777" w:rsidR="0015176D" w:rsidRPr="00B74808" w:rsidRDefault="0015176D" w:rsidP="0015176D">
      <w:pPr>
        <w:numPr>
          <w:ilvl w:val="1"/>
          <w:numId w:val="156"/>
        </w:numPr>
      </w:pPr>
      <w:r w:rsidRPr="00B74808">
        <w:t>Фон: #F5F5F7, Поверхность: #FFFFFF, Текст: #1A1A1A.</w:t>
      </w:r>
    </w:p>
    <w:p w14:paraId="3620A072" w14:textId="77777777" w:rsidR="0015176D" w:rsidRPr="00B74808" w:rsidRDefault="0015176D" w:rsidP="0015176D">
      <w:pPr>
        <w:numPr>
          <w:ilvl w:val="1"/>
          <w:numId w:val="156"/>
        </w:numPr>
      </w:pPr>
      <w:r w:rsidRPr="00B74808">
        <w:t>Предпочтительна при ярком окружающем освещении.</w:t>
      </w:r>
    </w:p>
    <w:p w14:paraId="1CB81540" w14:textId="77777777" w:rsidR="0015176D" w:rsidRPr="00B74808" w:rsidRDefault="0015176D" w:rsidP="0015176D">
      <w:pPr>
        <w:numPr>
          <w:ilvl w:val="0"/>
          <w:numId w:val="156"/>
        </w:numPr>
      </w:pPr>
      <w:r w:rsidRPr="00B74808">
        <w:rPr>
          <w:b/>
          <w:bCs/>
        </w:rPr>
        <w:t>Автоматическое переключение:</w:t>
      </w:r>
    </w:p>
    <w:p w14:paraId="5D13F7F0" w14:textId="77777777" w:rsidR="0015176D" w:rsidRPr="00B74808" w:rsidRDefault="0015176D" w:rsidP="0015176D">
      <w:pPr>
        <w:numPr>
          <w:ilvl w:val="1"/>
          <w:numId w:val="156"/>
        </w:numPr>
      </w:pPr>
      <w:r w:rsidRPr="00B74808">
        <w:t>Синхронизация с системными настройками ОС.</w:t>
      </w:r>
    </w:p>
    <w:p w14:paraId="621B9B29" w14:textId="77777777" w:rsidR="0015176D" w:rsidRPr="00B74808" w:rsidRDefault="0015176D" w:rsidP="0015176D">
      <w:pPr>
        <w:numPr>
          <w:ilvl w:val="1"/>
          <w:numId w:val="156"/>
        </w:numPr>
      </w:pPr>
      <w:r w:rsidRPr="00B74808">
        <w:t>Плавный переход между темами (длительность 300 мс, пружинная анимация).</w:t>
      </w:r>
    </w:p>
    <w:p w14:paraId="581C6017" w14:textId="77777777" w:rsidR="0015176D" w:rsidRPr="00B74808" w:rsidRDefault="0015176D" w:rsidP="0015176D">
      <w:r w:rsidRPr="00B74808">
        <w:rPr>
          <w:b/>
          <w:bCs/>
        </w:rPr>
        <w:t>Настраиваемые параметры:</w:t>
      </w:r>
    </w:p>
    <w:p w14:paraId="539F3748" w14:textId="77777777" w:rsidR="0015176D" w:rsidRPr="00B74808" w:rsidRDefault="0015176D" w:rsidP="0015176D">
      <w:pPr>
        <w:numPr>
          <w:ilvl w:val="0"/>
          <w:numId w:val="157"/>
        </w:numPr>
      </w:pPr>
      <w:r w:rsidRPr="00B74808">
        <w:rPr>
          <w:b/>
          <w:bCs/>
        </w:rPr>
        <w:t>Акцентный цвет:</w:t>
      </w:r>
      <w:r w:rsidRPr="00B74808">
        <w:t xml:space="preserve"> Пользователь может выбрать один из 8 предустановленных градиентов или задать собственный (через палитру с ограничением по контрастности).</w:t>
      </w:r>
    </w:p>
    <w:p w14:paraId="1E18B8B3" w14:textId="77777777" w:rsidR="0015176D" w:rsidRPr="00B74808" w:rsidRDefault="0015176D" w:rsidP="0015176D">
      <w:pPr>
        <w:numPr>
          <w:ilvl w:val="0"/>
          <w:numId w:val="157"/>
        </w:numPr>
      </w:pPr>
      <w:r w:rsidRPr="00B74808">
        <w:rPr>
          <w:b/>
          <w:bCs/>
        </w:rPr>
        <w:t>Плотность интерфейса:</w:t>
      </w:r>
      <w:r w:rsidRPr="00B74808">
        <w:t xml:space="preserve"> Три режима — «Комфортная» (стандартные отступы), «Компактная» (уменьшенные отступы на 25%), «Минималистичная» (скрыты второстепенные элементы).</w:t>
      </w:r>
    </w:p>
    <w:p w14:paraId="357261F3" w14:textId="77777777" w:rsidR="0015176D" w:rsidRPr="00B74808" w:rsidRDefault="0015176D" w:rsidP="0015176D">
      <w:pPr>
        <w:numPr>
          <w:ilvl w:val="0"/>
          <w:numId w:val="157"/>
        </w:numPr>
      </w:pPr>
      <w:r w:rsidRPr="00B74808">
        <w:rPr>
          <w:b/>
          <w:bCs/>
        </w:rPr>
        <w:t>Размер шрифта:</w:t>
      </w:r>
      <w:r w:rsidRPr="00B74808">
        <w:t xml:space="preserve"> Масштабирование от 90% до 150% с шагом 10%. Интерфейс адаптируется, не ломая вёрстку.</w:t>
      </w:r>
    </w:p>
    <w:p w14:paraId="00248697" w14:textId="77777777" w:rsidR="0015176D" w:rsidRPr="00B74808" w:rsidRDefault="0015176D" w:rsidP="0015176D">
      <w:pPr>
        <w:numPr>
          <w:ilvl w:val="0"/>
          <w:numId w:val="157"/>
        </w:numPr>
      </w:pPr>
      <w:r w:rsidRPr="00B74808">
        <w:rPr>
          <w:b/>
          <w:bCs/>
        </w:rPr>
        <w:lastRenderedPageBreak/>
        <w:t>Анимации:</w:t>
      </w:r>
      <w:r w:rsidRPr="00B74808">
        <w:t xml:space="preserve"> Переключатель «Уменьшить движение» для пользователей с вестибулярными особенностями. Отключает пружинные анимации, заменяя их линейными переходами.</w:t>
      </w:r>
    </w:p>
    <w:p w14:paraId="144C0422" w14:textId="77777777" w:rsidR="0015176D" w:rsidRPr="00B74808" w:rsidRDefault="0015176D" w:rsidP="0015176D">
      <w:r w:rsidRPr="00B74808">
        <w:rPr>
          <w:b/>
          <w:bCs/>
        </w:rPr>
        <w:t>Правила применения:</w:t>
      </w:r>
    </w:p>
    <w:p w14:paraId="43474573" w14:textId="77777777" w:rsidR="0015176D" w:rsidRPr="00B74808" w:rsidRDefault="0015176D" w:rsidP="0015176D">
      <w:pPr>
        <w:numPr>
          <w:ilvl w:val="0"/>
          <w:numId w:val="158"/>
        </w:numPr>
      </w:pPr>
      <w:r w:rsidRPr="00B74808">
        <w:t>Изменение темы применяется ко всем окнам приложения мгновенно.</w:t>
      </w:r>
    </w:p>
    <w:p w14:paraId="20401E5C" w14:textId="77777777" w:rsidR="0015176D" w:rsidRPr="00B74808" w:rsidRDefault="0015176D" w:rsidP="0015176D">
      <w:pPr>
        <w:numPr>
          <w:ilvl w:val="0"/>
          <w:numId w:val="158"/>
        </w:numPr>
      </w:pPr>
      <w:r w:rsidRPr="00B74808">
        <w:t>Кастомные акцентные цвета проверяются на соответствие стандарту контрастности 4.5:1. При нарушении — мягкое предупреждение с предложением альтернативы.</w:t>
      </w:r>
    </w:p>
    <w:p w14:paraId="56D96359" w14:textId="77777777" w:rsidR="0015176D" w:rsidRPr="00B74808" w:rsidRDefault="0015176D" w:rsidP="0015176D">
      <w:pPr>
        <w:numPr>
          <w:ilvl w:val="0"/>
          <w:numId w:val="158"/>
        </w:numPr>
      </w:pPr>
      <w:r w:rsidRPr="00B74808">
        <w:t>Настройки плотности и шрифта сохраняются в пользовательском профиле и синхронизируются между устройствами.</w:t>
      </w:r>
    </w:p>
    <w:p w14:paraId="6CC52273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t>10.4 Язык и локализация</w:t>
      </w:r>
    </w:p>
    <w:p w14:paraId="61C77CCD" w14:textId="77777777" w:rsidR="0015176D" w:rsidRPr="00B74808" w:rsidRDefault="0015176D" w:rsidP="0015176D">
      <w:r w:rsidRPr="00B74808">
        <w:t>Приложение поддерживает мультиязычность с возможностью расширения без изменения кода.</w:t>
      </w:r>
    </w:p>
    <w:p w14:paraId="3D0BBB62" w14:textId="77777777" w:rsidR="0015176D" w:rsidRPr="00B74808" w:rsidRDefault="0015176D" w:rsidP="0015176D">
      <w:r w:rsidRPr="00B74808">
        <w:rPr>
          <w:b/>
          <w:bCs/>
        </w:rPr>
        <w:t>Поддерживаемые языки (на момент релиза):</w:t>
      </w:r>
    </w:p>
    <w:p w14:paraId="0620828F" w14:textId="77777777" w:rsidR="0015176D" w:rsidRPr="00B74808" w:rsidRDefault="0015176D" w:rsidP="0015176D">
      <w:pPr>
        <w:numPr>
          <w:ilvl w:val="0"/>
          <w:numId w:val="159"/>
        </w:numPr>
      </w:pPr>
      <w:r w:rsidRPr="00B74808">
        <w:t>Русский (по умолчанию), Английский, Украинский, Немецкий, Японский.</w:t>
      </w:r>
    </w:p>
    <w:p w14:paraId="283D6744" w14:textId="77777777" w:rsidR="0015176D" w:rsidRPr="00B74808" w:rsidRDefault="0015176D" w:rsidP="0015176D">
      <w:pPr>
        <w:numPr>
          <w:ilvl w:val="0"/>
          <w:numId w:val="159"/>
        </w:numPr>
      </w:pPr>
      <w:r w:rsidRPr="00B74808">
        <w:t>Добавление новых языков через файлы локализации в формате .arb без перекомпиляции.</w:t>
      </w:r>
    </w:p>
    <w:p w14:paraId="56AF61D6" w14:textId="77777777" w:rsidR="0015176D" w:rsidRPr="00B74808" w:rsidRDefault="0015176D" w:rsidP="0015176D">
      <w:r w:rsidRPr="00B74808">
        <w:rPr>
          <w:b/>
          <w:bCs/>
        </w:rPr>
        <w:t>Механика переключения:</w:t>
      </w:r>
    </w:p>
    <w:p w14:paraId="2149292F" w14:textId="77777777" w:rsidR="0015176D" w:rsidRPr="00B74808" w:rsidRDefault="0015176D" w:rsidP="0015176D">
      <w:pPr>
        <w:numPr>
          <w:ilvl w:val="0"/>
          <w:numId w:val="160"/>
        </w:numPr>
      </w:pPr>
      <w:r w:rsidRPr="00B74808">
        <w:t>Автоопределение языка интерфейса по настройкам ОС.</w:t>
      </w:r>
    </w:p>
    <w:p w14:paraId="0EBDACC5" w14:textId="77777777" w:rsidR="0015176D" w:rsidRPr="00B74808" w:rsidRDefault="0015176D" w:rsidP="0015176D">
      <w:pPr>
        <w:numPr>
          <w:ilvl w:val="0"/>
          <w:numId w:val="160"/>
        </w:numPr>
      </w:pPr>
      <w:r w:rsidRPr="00B74808">
        <w:t>Ручной выбор в настройках с мгновенным применением.</w:t>
      </w:r>
    </w:p>
    <w:p w14:paraId="1D99B9FD" w14:textId="77777777" w:rsidR="0015176D" w:rsidRPr="00B74808" w:rsidRDefault="0015176D" w:rsidP="0015176D">
      <w:pPr>
        <w:numPr>
          <w:ilvl w:val="0"/>
          <w:numId w:val="160"/>
        </w:numPr>
      </w:pPr>
      <w:r w:rsidRPr="00B74808">
        <w:t>Перевод затрагивает только строки интерфейса; пользовательский контент (заметки, теги) не переводится автоматически.</w:t>
      </w:r>
    </w:p>
    <w:p w14:paraId="2D80F022" w14:textId="77777777" w:rsidR="0015176D" w:rsidRPr="00B74808" w:rsidRDefault="0015176D" w:rsidP="0015176D">
      <w:r w:rsidRPr="00B74808">
        <w:rPr>
          <w:b/>
          <w:bCs/>
        </w:rPr>
        <w:t>Стратегия локализации:</w:t>
      </w:r>
    </w:p>
    <w:p w14:paraId="46891E4B" w14:textId="77777777" w:rsidR="0015176D" w:rsidRPr="00B74808" w:rsidRDefault="0015176D" w:rsidP="0015176D">
      <w:pPr>
        <w:numPr>
          <w:ilvl w:val="0"/>
          <w:numId w:val="161"/>
        </w:numPr>
      </w:pPr>
      <w:r w:rsidRPr="00B74808">
        <w:t>Все строки вынесены в ресурсные файлы с ключами в формате section.element.state.</w:t>
      </w:r>
    </w:p>
    <w:p w14:paraId="155C0A33" w14:textId="77777777" w:rsidR="0015176D" w:rsidRPr="00B74808" w:rsidRDefault="0015176D" w:rsidP="0015176D">
      <w:pPr>
        <w:numPr>
          <w:ilvl w:val="0"/>
          <w:numId w:val="161"/>
        </w:numPr>
      </w:pPr>
      <w:r w:rsidRPr="00B74808">
        <w:t>Поддержка множественного числа и гендерных форм через стандартные механизмы фреймворка.</w:t>
      </w:r>
    </w:p>
    <w:p w14:paraId="07001009" w14:textId="77777777" w:rsidR="0015176D" w:rsidRPr="00B74808" w:rsidRDefault="0015176D" w:rsidP="0015176D">
      <w:pPr>
        <w:numPr>
          <w:ilvl w:val="0"/>
          <w:numId w:val="161"/>
        </w:numPr>
      </w:pPr>
      <w:r w:rsidRPr="00B74808">
        <w:t>Плейсхолдеры для динамических значений: {count, plural, one {блок} few {блока} other {блоков}}.</w:t>
      </w:r>
    </w:p>
    <w:p w14:paraId="2873E404" w14:textId="77777777" w:rsidR="0015176D" w:rsidRPr="00B74808" w:rsidRDefault="0015176D" w:rsidP="0015176D">
      <w:r w:rsidRPr="00B74808">
        <w:rPr>
          <w:b/>
          <w:bCs/>
        </w:rPr>
        <w:t>Обработка недостающих переводов:</w:t>
      </w:r>
    </w:p>
    <w:p w14:paraId="00FF3085" w14:textId="77777777" w:rsidR="0015176D" w:rsidRPr="00B74808" w:rsidRDefault="0015176D" w:rsidP="0015176D">
      <w:pPr>
        <w:numPr>
          <w:ilvl w:val="0"/>
          <w:numId w:val="162"/>
        </w:numPr>
      </w:pPr>
      <w:r w:rsidRPr="00B74808">
        <w:t>Если ключ не найден в выбранном языке — фоллбэк на английский.</w:t>
      </w:r>
    </w:p>
    <w:p w14:paraId="58F5013B" w14:textId="77777777" w:rsidR="0015176D" w:rsidRPr="00B74808" w:rsidRDefault="0015176D" w:rsidP="0015176D">
      <w:pPr>
        <w:numPr>
          <w:ilvl w:val="0"/>
          <w:numId w:val="162"/>
        </w:numPr>
      </w:pPr>
      <w:r w:rsidRPr="00B74808">
        <w:t>В режиме разработки: предупреждение в консоли о недостающих переводах.</w:t>
      </w:r>
    </w:p>
    <w:p w14:paraId="4A3D2700" w14:textId="77777777" w:rsidR="0015176D" w:rsidRPr="00B74808" w:rsidRDefault="0015176D" w:rsidP="0015176D">
      <w:pPr>
        <w:numPr>
          <w:ilvl w:val="0"/>
          <w:numId w:val="162"/>
        </w:numPr>
      </w:pPr>
      <w:r w:rsidRPr="00B74808">
        <w:lastRenderedPageBreak/>
        <w:t>Пользователь может сообщить о неточном переводе через встроенную форму (отправляет ключ и контекст).</w:t>
      </w:r>
    </w:p>
    <w:p w14:paraId="270E05E4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t>10.5 Приватность и контроль данных</w:t>
      </w:r>
    </w:p>
    <w:p w14:paraId="6004BBF7" w14:textId="77777777" w:rsidR="0015176D" w:rsidRPr="00B74808" w:rsidRDefault="0015176D" w:rsidP="0015176D">
      <w:r w:rsidRPr="00B74808">
        <w:t>GlubLink даёт пользователю полный контроль над тем, какие данные собираются, хранятся и передаются.</w:t>
      </w:r>
    </w:p>
    <w:p w14:paraId="30ABDF27" w14:textId="77777777" w:rsidR="0015176D" w:rsidRPr="00B74808" w:rsidRDefault="0015176D" w:rsidP="0015176D">
      <w:r w:rsidRPr="00B74808">
        <w:rPr>
          <w:b/>
          <w:bCs/>
        </w:rPr>
        <w:t>Категории данных и настройки: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3999"/>
        <w:gridCol w:w="1426"/>
        <w:gridCol w:w="1922"/>
      </w:tblGrid>
      <w:tr w:rsidR="0015176D" w:rsidRPr="00B74808" w14:paraId="56F060F7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C9CAEA3" w14:textId="77777777" w:rsidR="0015176D" w:rsidRPr="00B74808" w:rsidRDefault="0015176D" w:rsidP="00C628AE">
            <w:pPr>
              <w:rPr>
                <w:b/>
                <w:bCs/>
              </w:rPr>
            </w:pPr>
            <w:r w:rsidRPr="00B74808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1E48A64" w14:textId="77777777" w:rsidR="0015176D" w:rsidRPr="00B74808" w:rsidRDefault="0015176D" w:rsidP="00C628AE">
            <w:pPr>
              <w:rPr>
                <w:b/>
                <w:bCs/>
              </w:rPr>
            </w:pPr>
            <w:r w:rsidRPr="00B74808">
              <w:rPr>
                <w:b/>
                <w:bCs/>
              </w:rPr>
              <w:t>Что включает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79DFCBD" w14:textId="77777777" w:rsidR="0015176D" w:rsidRPr="00B74808" w:rsidRDefault="0015176D" w:rsidP="00C628AE">
            <w:pPr>
              <w:rPr>
                <w:b/>
                <w:bCs/>
              </w:rPr>
            </w:pPr>
            <w:r w:rsidRPr="00B74808">
              <w:rPr>
                <w:b/>
                <w:bCs/>
              </w:rPr>
              <w:t>По умолчанию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2F5B367" w14:textId="77777777" w:rsidR="0015176D" w:rsidRPr="00B74808" w:rsidRDefault="0015176D" w:rsidP="00C628AE">
            <w:pPr>
              <w:rPr>
                <w:b/>
                <w:bCs/>
              </w:rPr>
            </w:pPr>
            <w:r w:rsidRPr="00B74808">
              <w:rPr>
                <w:b/>
                <w:bCs/>
              </w:rPr>
              <w:t>Можно отключить</w:t>
            </w:r>
          </w:p>
        </w:tc>
      </w:tr>
      <w:tr w:rsidR="0015176D" w:rsidRPr="00B74808" w14:paraId="41F8B0F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C4C8F5" w14:textId="77777777" w:rsidR="0015176D" w:rsidRPr="00B74808" w:rsidRDefault="0015176D" w:rsidP="00C628AE">
            <w:r w:rsidRPr="00B74808">
              <w:t>Аналитика использования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E5E480E" w14:textId="77777777" w:rsidR="0015176D" w:rsidRPr="00B74808" w:rsidRDefault="0015176D" w:rsidP="00C628AE">
            <w:r w:rsidRPr="00B74808">
              <w:t>Частота действий, время сессий, популярные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FF0DE3" w14:textId="77777777" w:rsidR="0015176D" w:rsidRPr="00B74808" w:rsidRDefault="0015176D" w:rsidP="00C628AE">
            <w:r w:rsidRPr="00B74808">
              <w:t>Включено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0C49E45" w14:textId="77777777" w:rsidR="0015176D" w:rsidRPr="00B74808" w:rsidRDefault="0015176D" w:rsidP="00C628AE">
            <w:r w:rsidRPr="00B74808">
              <w:t>Да</w:t>
            </w:r>
          </w:p>
        </w:tc>
      </w:tr>
      <w:tr w:rsidR="0015176D" w:rsidRPr="00B74808" w14:paraId="4732A86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AA6705" w14:textId="77777777" w:rsidR="0015176D" w:rsidRPr="00B74808" w:rsidRDefault="0015176D" w:rsidP="00C628AE">
            <w:r w:rsidRPr="00B74808">
              <w:t>Диагностика ошибок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3F22DA" w14:textId="77777777" w:rsidR="0015176D" w:rsidRPr="00B74808" w:rsidRDefault="0015176D" w:rsidP="00C628AE">
            <w:r w:rsidRPr="00B74808">
              <w:t>Стек-трейсы, логи сбоев (без персонального контента)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28DEBD" w14:textId="77777777" w:rsidR="0015176D" w:rsidRPr="00B74808" w:rsidRDefault="0015176D" w:rsidP="00C628AE">
            <w:r w:rsidRPr="00B74808">
              <w:t>Включено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7F5AE76" w14:textId="77777777" w:rsidR="0015176D" w:rsidRPr="00B74808" w:rsidRDefault="0015176D" w:rsidP="00C628AE">
            <w:r w:rsidRPr="00B74808">
              <w:t>Да</w:t>
            </w:r>
          </w:p>
        </w:tc>
      </w:tr>
      <w:tr w:rsidR="0015176D" w:rsidRPr="00B74808" w14:paraId="6CB75B4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D726977" w14:textId="77777777" w:rsidR="0015176D" w:rsidRPr="00B74808" w:rsidRDefault="0015176D" w:rsidP="00C628AE">
            <w:r w:rsidRPr="00B74808">
              <w:t>Улучшение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44E2AF" w14:textId="77777777" w:rsidR="0015176D" w:rsidRPr="00B74808" w:rsidRDefault="0015176D" w:rsidP="00C628AE">
            <w:r w:rsidRPr="00B74808">
              <w:t>Анонимизированные данные о подтверждении/отклонении авто-тегов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B90F24" w14:textId="77777777" w:rsidR="0015176D" w:rsidRPr="00B74808" w:rsidRDefault="0015176D" w:rsidP="00C628AE">
            <w:r w:rsidRPr="00B74808">
              <w:t>Выключено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086C16E" w14:textId="77777777" w:rsidR="0015176D" w:rsidRPr="00B74808" w:rsidRDefault="0015176D" w:rsidP="00C628AE">
            <w:r w:rsidRPr="00B74808">
              <w:t>Да (вкл/выкл)</w:t>
            </w:r>
          </w:p>
        </w:tc>
      </w:tr>
      <w:tr w:rsidR="0015176D" w:rsidRPr="00B74808" w14:paraId="0267B83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355CC1" w14:textId="77777777" w:rsidR="0015176D" w:rsidRPr="00B74808" w:rsidRDefault="0015176D" w:rsidP="00C628AE">
            <w:r w:rsidRPr="00B74808">
              <w:t>Синхронизация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34272B" w14:textId="77777777" w:rsidR="0015176D" w:rsidRPr="00B74808" w:rsidRDefault="0015176D" w:rsidP="00C628AE">
            <w:r w:rsidRPr="00B74808">
              <w:t>Метаданные коллекции, теги, настройки (контент — опционально)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CF41EF" w14:textId="77777777" w:rsidR="0015176D" w:rsidRPr="00B74808" w:rsidRDefault="0015176D" w:rsidP="00C628AE">
            <w:r w:rsidRPr="00B74808">
              <w:t>Выключено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8215933" w14:textId="77777777" w:rsidR="0015176D" w:rsidRPr="00B74808" w:rsidRDefault="0015176D" w:rsidP="00C628AE">
            <w:r w:rsidRPr="00B74808">
              <w:t>Да (выбор провайдера)</w:t>
            </w:r>
          </w:p>
        </w:tc>
      </w:tr>
      <w:tr w:rsidR="0015176D" w:rsidRPr="00B74808" w14:paraId="3C70EB4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013FDA2" w14:textId="77777777" w:rsidR="0015176D" w:rsidRPr="00B74808" w:rsidRDefault="0015176D" w:rsidP="00C628AE">
            <w:r w:rsidRPr="00B74808">
              <w:t>Внешние запросы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9F62B42" w14:textId="77777777" w:rsidR="0015176D" w:rsidRPr="00B74808" w:rsidRDefault="0015176D" w:rsidP="00C628AE">
            <w:r w:rsidRPr="00B74808">
              <w:t>Обращение к e621, SauceNAO, Qwen API для авто-тегирования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3E67A09" w14:textId="77777777" w:rsidR="0015176D" w:rsidRPr="00B74808" w:rsidRDefault="0015176D" w:rsidP="00C628AE">
            <w:r w:rsidRPr="00B74808">
              <w:t>Выключено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BE49D3C" w14:textId="77777777" w:rsidR="0015176D" w:rsidRPr="00B74808" w:rsidRDefault="0015176D" w:rsidP="00C628AE">
            <w:r w:rsidRPr="00B74808">
              <w:t>Да (по каждому источнику отдельно)</w:t>
            </w:r>
          </w:p>
        </w:tc>
      </w:tr>
    </w:tbl>
    <w:p w14:paraId="52FECC99" w14:textId="77777777" w:rsidR="0015176D" w:rsidRPr="00B74808" w:rsidRDefault="0015176D" w:rsidP="0015176D">
      <w:r w:rsidRPr="00B74808">
        <w:rPr>
          <w:b/>
          <w:bCs/>
        </w:rPr>
        <w:t>Принципы обработки:</w:t>
      </w:r>
    </w:p>
    <w:p w14:paraId="13FBE034" w14:textId="77777777" w:rsidR="0015176D" w:rsidRPr="00B74808" w:rsidRDefault="0015176D" w:rsidP="0015176D">
      <w:pPr>
        <w:numPr>
          <w:ilvl w:val="0"/>
          <w:numId w:val="163"/>
        </w:numPr>
      </w:pPr>
      <w:r w:rsidRPr="00B74808">
        <w:t>Все данные, отправляемые во внешние сервисы, анонимизируются: удаляются пути к файлам, персональные теги, заметки.</w:t>
      </w:r>
    </w:p>
    <w:p w14:paraId="40D4DD78" w14:textId="77777777" w:rsidR="0015176D" w:rsidRPr="00B74808" w:rsidRDefault="0015176D" w:rsidP="0015176D">
      <w:pPr>
        <w:numPr>
          <w:ilvl w:val="0"/>
          <w:numId w:val="163"/>
        </w:numPr>
      </w:pPr>
      <w:r w:rsidRPr="00B74808">
        <w:t>Пользователь может в любой момент экспортировать или удалить все собранные аналитические данные.</w:t>
      </w:r>
    </w:p>
    <w:p w14:paraId="41410F5F" w14:textId="77777777" w:rsidR="0015176D" w:rsidRPr="00B74808" w:rsidRDefault="0015176D" w:rsidP="0015176D">
      <w:pPr>
        <w:numPr>
          <w:ilvl w:val="0"/>
          <w:numId w:val="163"/>
        </w:numPr>
      </w:pPr>
      <w:r w:rsidRPr="00B74808">
        <w:t>Локальные логи хранятся 90 дней с автоматической ротацией. Критические ошибки сохраняются отдельно для расследования.</w:t>
      </w:r>
    </w:p>
    <w:p w14:paraId="77F793FD" w14:textId="77777777" w:rsidR="0015176D" w:rsidRPr="00B74808" w:rsidRDefault="0015176D" w:rsidP="0015176D">
      <w:r w:rsidRPr="00B74808">
        <w:rPr>
          <w:b/>
          <w:bCs/>
        </w:rPr>
        <w:t>Управление согласием:</w:t>
      </w:r>
    </w:p>
    <w:p w14:paraId="6FF54100" w14:textId="77777777" w:rsidR="0015176D" w:rsidRPr="00B74808" w:rsidRDefault="0015176D" w:rsidP="0015176D">
      <w:pPr>
        <w:numPr>
          <w:ilvl w:val="0"/>
          <w:numId w:val="164"/>
        </w:numPr>
      </w:pPr>
      <w:r w:rsidRPr="00B74808">
        <w:t>Первое включение любой опции, связанной с передачей данных, сопровождается модальным окном с подробным объяснением.</w:t>
      </w:r>
    </w:p>
    <w:p w14:paraId="2ECB9303" w14:textId="77777777" w:rsidR="0015176D" w:rsidRPr="00B74808" w:rsidRDefault="0015176D" w:rsidP="0015176D">
      <w:pPr>
        <w:numPr>
          <w:ilvl w:val="0"/>
          <w:numId w:val="164"/>
        </w:numPr>
      </w:pPr>
      <w:r w:rsidRPr="00B74808">
        <w:t>Пользователь может отозвать согласие в любой момент; приложение немедленно прекращает сбор и передачу соответствующих данных.</w:t>
      </w:r>
    </w:p>
    <w:p w14:paraId="52D3B73A" w14:textId="77777777" w:rsidR="0015176D" w:rsidRPr="00B74808" w:rsidRDefault="0015176D" w:rsidP="0015176D">
      <w:pPr>
        <w:numPr>
          <w:ilvl w:val="0"/>
          <w:numId w:val="164"/>
        </w:numPr>
      </w:pPr>
      <w:r w:rsidRPr="00B74808">
        <w:t>История изменений настроек приватности сохраняется локально для аудита.</w:t>
      </w:r>
    </w:p>
    <w:p w14:paraId="1F28FD72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lastRenderedPageBreak/>
        <w:t>10.6 Производительность и оптимизация</w:t>
      </w:r>
    </w:p>
    <w:p w14:paraId="028FBBEF" w14:textId="77777777" w:rsidR="0015176D" w:rsidRPr="00B74808" w:rsidRDefault="0015176D" w:rsidP="0015176D">
      <w:r w:rsidRPr="00B74808">
        <w:t>Настройки производительности позволяют адаптировать приложение под возможности устройства без потери функциональности.</w:t>
      </w:r>
    </w:p>
    <w:p w14:paraId="5F29782B" w14:textId="77777777" w:rsidR="0015176D" w:rsidRPr="00B74808" w:rsidRDefault="0015176D" w:rsidP="0015176D">
      <w:r w:rsidRPr="00B74808">
        <w:rPr>
          <w:b/>
          <w:bCs/>
        </w:rPr>
        <w:t>Настраиваемые параметры:</w:t>
      </w:r>
    </w:p>
    <w:p w14:paraId="54F3FA3D" w14:textId="77777777" w:rsidR="0015176D" w:rsidRPr="00B74808" w:rsidRDefault="0015176D" w:rsidP="0015176D">
      <w:pPr>
        <w:numPr>
          <w:ilvl w:val="0"/>
          <w:numId w:val="165"/>
        </w:numPr>
      </w:pPr>
      <w:r w:rsidRPr="00B74808">
        <w:rPr>
          <w:b/>
          <w:bCs/>
        </w:rPr>
        <w:t>Кэш превью:</w:t>
      </w:r>
    </w:p>
    <w:p w14:paraId="2ED3E73A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Лимит размера: 512 МБ, 1 ГБ, 2 ГБ, «Без ограничений».</w:t>
      </w:r>
    </w:p>
    <w:p w14:paraId="125A7995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Стратегия эвикции: LRU (по умолчанию) или по частоте использования.</w:t>
      </w:r>
    </w:p>
    <w:p w14:paraId="33F716FB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Кнопка «Очистить кэш сейчас» с предварительным расчётом освобождаемого места.</w:t>
      </w:r>
    </w:p>
    <w:p w14:paraId="29396A76" w14:textId="77777777" w:rsidR="0015176D" w:rsidRPr="00B74808" w:rsidRDefault="0015176D" w:rsidP="0015176D">
      <w:pPr>
        <w:numPr>
          <w:ilvl w:val="0"/>
          <w:numId w:val="165"/>
        </w:numPr>
      </w:pPr>
      <w:r w:rsidRPr="00B74808">
        <w:rPr>
          <w:b/>
          <w:bCs/>
        </w:rPr>
        <w:t>Виртуализация списков:</w:t>
      </w:r>
    </w:p>
    <w:p w14:paraId="1AB5EB17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Размер буфера предзагрузки: 1, 2 (по умолчанию), 3 экрана.</w:t>
      </w:r>
    </w:p>
    <w:p w14:paraId="50088A00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Отключение виртуализации для отладки (только в экспертном режиме).</w:t>
      </w:r>
    </w:p>
    <w:p w14:paraId="72A30820" w14:textId="77777777" w:rsidR="0015176D" w:rsidRPr="00B74808" w:rsidRDefault="0015176D" w:rsidP="0015176D">
      <w:pPr>
        <w:numPr>
          <w:ilvl w:val="0"/>
          <w:numId w:val="165"/>
        </w:numPr>
      </w:pPr>
      <w:r w:rsidRPr="00B74808">
        <w:rPr>
          <w:b/>
          <w:bCs/>
        </w:rPr>
        <w:t>ИИ-обработка:</w:t>
      </w:r>
    </w:p>
    <w:p w14:paraId="737BA391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Приоритет скорости: быстрая классификация с меньшей точностью.</w:t>
      </w:r>
    </w:p>
    <w:p w14:paraId="693ED9E6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Приоритет качества: полная обработка с использованием всех моделей.</w:t>
      </w:r>
    </w:p>
    <w:p w14:paraId="2B3A3FDF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Ограничение фоновой активности: пауза ИИ-пайплайна при низком заряде батареи.</w:t>
      </w:r>
    </w:p>
    <w:p w14:paraId="74B11664" w14:textId="77777777" w:rsidR="0015176D" w:rsidRPr="00B74808" w:rsidRDefault="0015176D" w:rsidP="0015176D">
      <w:pPr>
        <w:numPr>
          <w:ilvl w:val="0"/>
          <w:numId w:val="165"/>
        </w:numPr>
      </w:pPr>
      <w:r w:rsidRPr="00B74808">
        <w:rPr>
          <w:b/>
          <w:bCs/>
        </w:rPr>
        <w:t>Синхронизация:</w:t>
      </w:r>
    </w:p>
    <w:p w14:paraId="48B4E600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Частота фоновой синхронизации: «Только вручную», «При подключении к зарядке», «Всегда».</w:t>
      </w:r>
    </w:p>
    <w:p w14:paraId="5EE86896" w14:textId="77777777" w:rsidR="0015176D" w:rsidRPr="00B74808" w:rsidRDefault="0015176D" w:rsidP="0015176D">
      <w:pPr>
        <w:numPr>
          <w:ilvl w:val="1"/>
          <w:numId w:val="165"/>
        </w:numPr>
      </w:pPr>
      <w:r w:rsidRPr="00B74808">
        <w:t>Ограничение трафика: не синхронизировать медиа &gt;100 МБ через мобильную сеть.</w:t>
      </w:r>
    </w:p>
    <w:p w14:paraId="1501337D" w14:textId="77777777" w:rsidR="0015176D" w:rsidRPr="00B74808" w:rsidRDefault="0015176D" w:rsidP="0015176D">
      <w:r w:rsidRPr="00B74808">
        <w:rPr>
          <w:b/>
          <w:bCs/>
        </w:rPr>
        <w:t>Мониторинг в реальном времени:</w:t>
      </w:r>
    </w:p>
    <w:p w14:paraId="6A20F296" w14:textId="77777777" w:rsidR="0015176D" w:rsidRPr="00B74808" w:rsidRDefault="0015176D" w:rsidP="0015176D">
      <w:pPr>
        <w:numPr>
          <w:ilvl w:val="0"/>
          <w:numId w:val="166"/>
        </w:numPr>
      </w:pPr>
      <w:r w:rsidRPr="00B74808">
        <w:t>В экспертном режиме (Ctrl+Shift+P) доступен оверлей с метриками: FPS, использование памяти, время отклика БД, очередь синхронизации.</w:t>
      </w:r>
    </w:p>
    <w:p w14:paraId="0D075CD5" w14:textId="77777777" w:rsidR="0015176D" w:rsidRPr="00B74808" w:rsidRDefault="0015176D" w:rsidP="0015176D">
      <w:pPr>
        <w:numPr>
          <w:ilvl w:val="0"/>
          <w:numId w:val="166"/>
        </w:numPr>
      </w:pPr>
      <w:r w:rsidRPr="00B74808">
        <w:t>Метрики обновляются раз в секунду, не влияют на производительность приложения.</w:t>
      </w:r>
    </w:p>
    <w:p w14:paraId="6E80FFEA" w14:textId="77777777" w:rsidR="0015176D" w:rsidRPr="00B74808" w:rsidRDefault="0015176D" w:rsidP="0015176D">
      <w:pPr>
        <w:numPr>
          <w:ilvl w:val="0"/>
          <w:numId w:val="166"/>
        </w:numPr>
      </w:pPr>
      <w:r w:rsidRPr="00B74808">
        <w:t>Кнопка «Сгенерировать отчёт» экспортирует данные за последние 5 минут в текстовый файл для отправки в поддержку.</w:t>
      </w:r>
    </w:p>
    <w:p w14:paraId="65E6981C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t>10.7 Доступность (Accessibility)</w:t>
      </w:r>
    </w:p>
    <w:p w14:paraId="5A665DC9" w14:textId="77777777" w:rsidR="0015176D" w:rsidRPr="00B74808" w:rsidRDefault="0015176D" w:rsidP="0015176D">
      <w:r w:rsidRPr="00B74808">
        <w:t>GlubLink проектируется с учётом потребностей пользователей с ограниченными возможностями. Все интерактивные элементы соответствуют стандарту WCAG 2.1 AA.</w:t>
      </w:r>
    </w:p>
    <w:p w14:paraId="2428CC47" w14:textId="77777777" w:rsidR="0015176D" w:rsidRPr="00B74808" w:rsidRDefault="0015176D" w:rsidP="0015176D">
      <w:r w:rsidRPr="00B74808">
        <w:rPr>
          <w:b/>
          <w:bCs/>
        </w:rPr>
        <w:lastRenderedPageBreak/>
        <w:t>Поддерживаемые функции:</w:t>
      </w:r>
    </w:p>
    <w:p w14:paraId="4C31749E" w14:textId="77777777" w:rsidR="0015176D" w:rsidRPr="00B74808" w:rsidRDefault="0015176D" w:rsidP="0015176D">
      <w:pPr>
        <w:numPr>
          <w:ilvl w:val="0"/>
          <w:numId w:val="167"/>
        </w:numPr>
      </w:pPr>
      <w:r w:rsidRPr="00B74808">
        <w:rPr>
          <w:b/>
          <w:bCs/>
        </w:rPr>
        <w:t>Навигация с клавиатуры:</w:t>
      </w:r>
    </w:p>
    <w:p w14:paraId="2053AD6A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Полный охват всех интерактивных элементов через Tab/Shift+Tab.</w:t>
      </w:r>
    </w:p>
    <w:p w14:paraId="45307115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Визуальный индикатор фокуса: контур 2 px акцентного цвета с анимацией появления.</w:t>
      </w:r>
    </w:p>
    <w:p w14:paraId="6E6F0798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Горячие клавиши для частых действий: Ctrl+N (новая заметка), Ctrl+F (поиск), Ctrl+T (добавить тег).</w:t>
      </w:r>
    </w:p>
    <w:p w14:paraId="348351AC" w14:textId="77777777" w:rsidR="0015176D" w:rsidRPr="00B74808" w:rsidRDefault="0015176D" w:rsidP="0015176D">
      <w:pPr>
        <w:numPr>
          <w:ilvl w:val="0"/>
          <w:numId w:val="167"/>
        </w:numPr>
      </w:pPr>
      <w:r w:rsidRPr="00B74808">
        <w:rPr>
          <w:b/>
          <w:bCs/>
        </w:rPr>
        <w:t>Поддержка скринридеров:</w:t>
      </w:r>
    </w:p>
    <w:p w14:paraId="2CE10C47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Все кнопки, иконки, чипы тегов содержат семантические метки (aria-label, semantics).</w:t>
      </w:r>
    </w:p>
    <w:p w14:paraId="50A0BCA2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Динамические изменения (добавление тега, обновление статуса) анонсируются через LiveRegion.</w:t>
      </w:r>
    </w:p>
    <w:p w14:paraId="41717F93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Логический порядок чтения соответствует визуальному расположению.</w:t>
      </w:r>
    </w:p>
    <w:p w14:paraId="3A37F362" w14:textId="77777777" w:rsidR="0015176D" w:rsidRPr="00B74808" w:rsidRDefault="0015176D" w:rsidP="0015176D">
      <w:pPr>
        <w:numPr>
          <w:ilvl w:val="0"/>
          <w:numId w:val="167"/>
        </w:numPr>
      </w:pPr>
      <w:r w:rsidRPr="00B74808">
        <w:rPr>
          <w:b/>
          <w:bCs/>
        </w:rPr>
        <w:t>Визуальная доступность:</w:t>
      </w:r>
    </w:p>
    <w:p w14:paraId="0F80CD4C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Контрастность текста: минимум 4.5:1 для обычного текста, 3:1 для крупного.</w:t>
      </w:r>
    </w:p>
    <w:p w14:paraId="5B509627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Поддержка системных настроек «Увеличенный курсор» и «Высокая контрастность».</w:t>
      </w:r>
    </w:p>
    <w:p w14:paraId="3D9D4330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Альтернативные описания для иконок действий (отображаются в тултипах).</w:t>
      </w:r>
    </w:p>
    <w:p w14:paraId="55276D4A" w14:textId="77777777" w:rsidR="0015176D" w:rsidRPr="00B74808" w:rsidRDefault="0015176D" w:rsidP="0015176D">
      <w:pPr>
        <w:numPr>
          <w:ilvl w:val="0"/>
          <w:numId w:val="167"/>
        </w:numPr>
      </w:pPr>
      <w:r w:rsidRPr="00B74808">
        <w:rPr>
          <w:b/>
          <w:bCs/>
        </w:rPr>
        <w:t>Когнитивная доступность:</w:t>
      </w:r>
    </w:p>
    <w:p w14:paraId="64989C74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Простой, предсказуемый интерфейс без скрытых жестов.</w:t>
      </w:r>
    </w:p>
    <w:p w14:paraId="4DB6EF8C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Возможность отключить анимации для пользователей с вестибулярными нарушениями.</w:t>
      </w:r>
    </w:p>
    <w:p w14:paraId="7E10ACCA" w14:textId="77777777" w:rsidR="0015176D" w:rsidRPr="00B74808" w:rsidRDefault="0015176D" w:rsidP="0015176D">
      <w:pPr>
        <w:numPr>
          <w:ilvl w:val="1"/>
          <w:numId w:val="167"/>
        </w:numPr>
      </w:pPr>
      <w:r w:rsidRPr="00B74808">
        <w:t>Чёткие, конкретные формулировки сообщений об ошибках с инструкциями по исправлению.</w:t>
      </w:r>
    </w:p>
    <w:p w14:paraId="60C1C6E7" w14:textId="77777777" w:rsidR="0015176D" w:rsidRPr="00B74808" w:rsidRDefault="0015176D" w:rsidP="0015176D">
      <w:r w:rsidRPr="00B74808">
        <w:rPr>
          <w:b/>
          <w:bCs/>
        </w:rPr>
        <w:t>Тестирование доступности:</w:t>
      </w:r>
    </w:p>
    <w:p w14:paraId="04F88023" w14:textId="77777777" w:rsidR="0015176D" w:rsidRPr="00B74808" w:rsidRDefault="0015176D" w:rsidP="0015176D">
      <w:pPr>
        <w:numPr>
          <w:ilvl w:val="0"/>
          <w:numId w:val="168"/>
        </w:numPr>
      </w:pPr>
      <w:r w:rsidRPr="00B74808">
        <w:t>Автоматические проверки контрастности и семантики в CI-пайплайне.</w:t>
      </w:r>
    </w:p>
    <w:p w14:paraId="4C5867A0" w14:textId="77777777" w:rsidR="0015176D" w:rsidRPr="00B74808" w:rsidRDefault="0015176D" w:rsidP="0015176D">
      <w:pPr>
        <w:numPr>
          <w:ilvl w:val="0"/>
          <w:numId w:val="168"/>
        </w:numPr>
      </w:pPr>
      <w:r w:rsidRPr="00B74808">
        <w:t>Ручное тестирование с использованием скринридеров (NVDA, VoiceOver) перед каждым релизом.</w:t>
      </w:r>
    </w:p>
    <w:p w14:paraId="768C45B4" w14:textId="77777777" w:rsidR="0015176D" w:rsidRPr="00B74808" w:rsidRDefault="0015176D" w:rsidP="0015176D">
      <w:pPr>
        <w:numPr>
          <w:ilvl w:val="0"/>
          <w:numId w:val="168"/>
        </w:numPr>
      </w:pPr>
      <w:r w:rsidRPr="00B74808">
        <w:t>Пользователь может сообщить о проблеме доступности через встроенную форму; обращение помечается высоким приоритетом.</w:t>
      </w:r>
    </w:p>
    <w:p w14:paraId="7E5B0FC2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t>10.8 Сброс, экспорт и миграция настроек</w:t>
      </w:r>
    </w:p>
    <w:p w14:paraId="067891F9" w14:textId="77777777" w:rsidR="0015176D" w:rsidRPr="00B74808" w:rsidRDefault="0015176D" w:rsidP="0015176D">
      <w:r w:rsidRPr="00B74808">
        <w:lastRenderedPageBreak/>
        <w:t>Система предоставляет инструменты для управления конфигурацией без риска потери данных.</w:t>
      </w:r>
    </w:p>
    <w:p w14:paraId="5A84A0BF" w14:textId="77777777" w:rsidR="0015176D" w:rsidRPr="00B74808" w:rsidRDefault="0015176D" w:rsidP="0015176D">
      <w:r w:rsidRPr="00B74808">
        <w:rPr>
          <w:b/>
          <w:bCs/>
        </w:rPr>
        <w:t>Экспорт настроек:</w:t>
      </w:r>
    </w:p>
    <w:p w14:paraId="2D17AE6F" w14:textId="77777777" w:rsidR="0015176D" w:rsidRPr="00B74808" w:rsidRDefault="0015176D" w:rsidP="0015176D">
      <w:pPr>
        <w:numPr>
          <w:ilvl w:val="0"/>
          <w:numId w:val="169"/>
        </w:numPr>
      </w:pPr>
      <w:r w:rsidRPr="00B74808">
        <w:t>Формат: зашифрованный JSON с метаданными (версия схемы, дата экспорта, идентификатор устройства).</w:t>
      </w:r>
    </w:p>
    <w:p w14:paraId="008B9326" w14:textId="77777777" w:rsidR="0015176D" w:rsidRPr="00B74808" w:rsidRDefault="0015176D" w:rsidP="0015176D">
      <w:pPr>
        <w:numPr>
          <w:ilvl w:val="0"/>
          <w:numId w:val="169"/>
        </w:numPr>
      </w:pPr>
      <w:r w:rsidRPr="00B74808">
        <w:t>Содержимое: только пользовательские и рабочие настройки (без системных путей и токенов).</w:t>
      </w:r>
    </w:p>
    <w:p w14:paraId="0598BC79" w14:textId="77777777" w:rsidR="0015176D" w:rsidRPr="00B74808" w:rsidRDefault="0015176D" w:rsidP="0015176D">
      <w:pPr>
        <w:numPr>
          <w:ilvl w:val="0"/>
          <w:numId w:val="169"/>
        </w:numPr>
      </w:pPr>
      <w:r w:rsidRPr="00B74808">
        <w:t>Назначение: перенос конфигурации на новое устройство, резервное копирование, отладка.</w:t>
      </w:r>
    </w:p>
    <w:p w14:paraId="4F83331E" w14:textId="77777777" w:rsidR="0015176D" w:rsidRPr="00B74808" w:rsidRDefault="0015176D" w:rsidP="0015176D">
      <w:r w:rsidRPr="00B74808">
        <w:rPr>
          <w:b/>
          <w:bCs/>
        </w:rPr>
        <w:t>Импорт настроек:</w:t>
      </w:r>
    </w:p>
    <w:p w14:paraId="774CDDF8" w14:textId="77777777" w:rsidR="0015176D" w:rsidRPr="00B74808" w:rsidRDefault="0015176D" w:rsidP="0015176D">
      <w:pPr>
        <w:numPr>
          <w:ilvl w:val="0"/>
          <w:numId w:val="170"/>
        </w:numPr>
      </w:pPr>
      <w:r w:rsidRPr="00B74808">
        <w:t>Валидация схемы перед применением: несовместимые версии сопровождаются предупреждением.</w:t>
      </w:r>
    </w:p>
    <w:p w14:paraId="5AEC6C67" w14:textId="77777777" w:rsidR="0015176D" w:rsidRPr="00B74808" w:rsidRDefault="0015176D" w:rsidP="0015176D">
      <w:pPr>
        <w:numPr>
          <w:ilvl w:val="0"/>
          <w:numId w:val="170"/>
        </w:numPr>
      </w:pPr>
      <w:r w:rsidRPr="00B74808">
        <w:t>Конфликтующие значения: пользователь выбирает — «Заменить текущие», «Объединить», «Отменить импорт».</w:t>
      </w:r>
    </w:p>
    <w:p w14:paraId="3B078841" w14:textId="77777777" w:rsidR="0015176D" w:rsidRPr="00B74808" w:rsidRDefault="0015176D" w:rsidP="0015176D">
      <w:pPr>
        <w:numPr>
          <w:ilvl w:val="0"/>
          <w:numId w:val="170"/>
        </w:numPr>
      </w:pPr>
      <w:r w:rsidRPr="00B74808">
        <w:t>После успешного импорта: уведомление с предложением перезапустить приложение для применения системных настроек.</w:t>
      </w:r>
    </w:p>
    <w:p w14:paraId="2B03017A" w14:textId="77777777" w:rsidR="0015176D" w:rsidRPr="00B74808" w:rsidRDefault="0015176D" w:rsidP="0015176D">
      <w:r w:rsidRPr="00B74808">
        <w:rPr>
          <w:b/>
          <w:bCs/>
        </w:rPr>
        <w:t>Сброс к значениям по умолчанию:</w:t>
      </w:r>
    </w:p>
    <w:p w14:paraId="2D5C7352" w14:textId="77777777" w:rsidR="0015176D" w:rsidRPr="00B74808" w:rsidRDefault="0015176D" w:rsidP="0015176D">
      <w:pPr>
        <w:numPr>
          <w:ilvl w:val="0"/>
          <w:numId w:val="171"/>
        </w:numPr>
      </w:pPr>
      <w:r w:rsidRPr="00B74808">
        <w:t>По категориям: «Сбросить визуальные настройки», «Сбросить настройки приватности», «Сбросить всё».</w:t>
      </w:r>
    </w:p>
    <w:p w14:paraId="4EC0EE00" w14:textId="77777777" w:rsidR="0015176D" w:rsidRPr="00B74808" w:rsidRDefault="0015176D" w:rsidP="0015176D">
      <w:pPr>
        <w:numPr>
          <w:ilvl w:val="0"/>
          <w:numId w:val="171"/>
        </w:numPr>
      </w:pPr>
      <w:r w:rsidRPr="00B74808">
        <w:t>Каждое действие требует подтверждения с перечнем затрагиваемых параметров.</w:t>
      </w:r>
    </w:p>
    <w:p w14:paraId="5A774E57" w14:textId="77777777" w:rsidR="0015176D" w:rsidRPr="00B74808" w:rsidRDefault="0015176D" w:rsidP="0015176D">
      <w:pPr>
        <w:numPr>
          <w:ilvl w:val="0"/>
          <w:numId w:val="171"/>
        </w:numPr>
      </w:pPr>
      <w:r w:rsidRPr="00B74808">
        <w:t>Сброс не затрагивает пользовательский контент (медиа, заметки, теги) — только конфигурацию интерфейса.</w:t>
      </w:r>
    </w:p>
    <w:p w14:paraId="2E053F5E" w14:textId="77777777" w:rsidR="0015176D" w:rsidRPr="00B74808" w:rsidRDefault="0015176D" w:rsidP="0015176D">
      <w:r w:rsidRPr="00B74808">
        <w:rPr>
          <w:b/>
          <w:bCs/>
        </w:rPr>
        <w:t>Миграция между версиями:</w:t>
      </w:r>
    </w:p>
    <w:p w14:paraId="1A5CB1DF" w14:textId="77777777" w:rsidR="0015176D" w:rsidRPr="00B74808" w:rsidRDefault="0015176D" w:rsidP="0015176D">
      <w:pPr>
        <w:numPr>
          <w:ilvl w:val="0"/>
          <w:numId w:val="172"/>
        </w:numPr>
      </w:pPr>
      <w:r w:rsidRPr="00B74808">
        <w:t>При обновлении приложения выполняется проверка версии схемы настроек.</w:t>
      </w:r>
    </w:p>
    <w:p w14:paraId="71207EBE" w14:textId="77777777" w:rsidR="0015176D" w:rsidRPr="00B74808" w:rsidRDefault="0015176D" w:rsidP="0015176D">
      <w:pPr>
        <w:numPr>
          <w:ilvl w:val="0"/>
          <w:numId w:val="172"/>
        </w:numPr>
      </w:pPr>
      <w:r w:rsidRPr="00B74808">
        <w:t>Если структура изменилась — автоматически применяется скрипт миграции.</w:t>
      </w:r>
    </w:p>
    <w:p w14:paraId="06AB2AD9" w14:textId="77777777" w:rsidR="0015176D" w:rsidRPr="00B74808" w:rsidRDefault="0015176D" w:rsidP="0015176D">
      <w:pPr>
        <w:numPr>
          <w:ilvl w:val="0"/>
          <w:numId w:val="172"/>
        </w:numPr>
      </w:pPr>
      <w:r w:rsidRPr="00B74808">
        <w:t>Пользователь получает уведомление: «Настройки обновлены до новой версии. [Просмотреть изменения]».</w:t>
      </w:r>
    </w:p>
    <w:p w14:paraId="6F9788FE" w14:textId="77777777" w:rsidR="0015176D" w:rsidRPr="00B74808" w:rsidRDefault="0015176D" w:rsidP="0015176D">
      <w:pPr>
        <w:rPr>
          <w:b/>
          <w:bCs/>
        </w:rPr>
      </w:pPr>
      <w:r w:rsidRPr="00B74808">
        <w:rPr>
          <w:b/>
          <w:bCs/>
        </w:rPr>
        <w:t>10.9 Жёсткие правила генерации кода (Настройки и доступность)</w:t>
      </w:r>
    </w:p>
    <w:p w14:paraId="236F6106" w14:textId="77777777" w:rsidR="0015176D" w:rsidRPr="00B74808" w:rsidRDefault="0015176D" w:rsidP="0015176D">
      <w:r w:rsidRPr="00B74808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02E9FAA0" w14:textId="77777777" w:rsidR="0015176D" w:rsidRPr="00B74808" w:rsidRDefault="0015176D" w:rsidP="0015176D">
      <w:pPr>
        <w:numPr>
          <w:ilvl w:val="0"/>
          <w:numId w:val="173"/>
        </w:numPr>
      </w:pPr>
      <w:r w:rsidRPr="00B74808">
        <w:rPr>
          <w:b/>
          <w:bCs/>
        </w:rPr>
        <w:t>Единый источник состояния для настроек.</w:t>
      </w:r>
      <w:r w:rsidRPr="00B74808">
        <w:t xml:space="preserve"> Все операции чтения/записи настроек выполняются только через реактивный провайдер. Запрещено дублировать логику валидации или миграции в презентационном слое.</w:t>
      </w:r>
    </w:p>
    <w:p w14:paraId="65407EA0" w14:textId="77777777" w:rsidR="0015176D" w:rsidRPr="00B74808" w:rsidRDefault="0015176D" w:rsidP="0015176D">
      <w:pPr>
        <w:numPr>
          <w:ilvl w:val="0"/>
          <w:numId w:val="173"/>
        </w:numPr>
      </w:pPr>
      <w:r w:rsidRPr="00B74808">
        <w:rPr>
          <w:b/>
          <w:bCs/>
        </w:rPr>
        <w:lastRenderedPageBreak/>
        <w:t>Строгая типизация ключей настроек.</w:t>
      </w:r>
      <w:r w:rsidRPr="00B74808">
        <w:t xml:space="preserve"> Ключи конфигурации описываются через enum SettingsKey с явными значениями. Запрещено использовать строковые литералы для доступа к настройкам.</w:t>
      </w:r>
    </w:p>
    <w:p w14:paraId="7646AA4C" w14:textId="77777777" w:rsidR="0015176D" w:rsidRPr="00B74808" w:rsidRDefault="0015176D" w:rsidP="0015176D">
      <w:pPr>
        <w:numPr>
          <w:ilvl w:val="0"/>
          <w:numId w:val="173"/>
        </w:numPr>
      </w:pPr>
      <w:r w:rsidRPr="00B74808">
        <w:rPr>
          <w:b/>
          <w:bCs/>
        </w:rPr>
        <w:t>Атомарность применения настроек.</w:t>
      </w:r>
      <w:r w:rsidRPr="00B74808">
        <w:t xml:space="preserve"> Изменение группы связанных настроек (например, темы) выполняется в транзакции. При ошибке происходит откат, и пользователь получает понятное сообщение.</w:t>
      </w:r>
    </w:p>
    <w:p w14:paraId="10002537" w14:textId="77777777" w:rsidR="0015176D" w:rsidRPr="00B74808" w:rsidRDefault="0015176D" w:rsidP="0015176D">
      <w:pPr>
        <w:numPr>
          <w:ilvl w:val="0"/>
          <w:numId w:val="173"/>
        </w:numPr>
      </w:pPr>
      <w:r w:rsidRPr="00B74808">
        <w:rPr>
          <w:b/>
          <w:bCs/>
        </w:rPr>
        <w:t>Изоляция побочных эффектов.</w:t>
      </w:r>
      <w:r w:rsidRPr="00B74808">
        <w:t xml:space="preserve"> Чтение/запись файлов конфигурации, работа с реестром ОС, запросы к системным настройкам инкапсулированы в репозиториях. Презентационный слой не импортирует пакеты платформенного взаимодействия.</w:t>
      </w:r>
    </w:p>
    <w:p w14:paraId="70A06F57" w14:textId="77777777" w:rsidR="0015176D" w:rsidRPr="00B74808" w:rsidRDefault="0015176D" w:rsidP="0015176D">
      <w:pPr>
        <w:numPr>
          <w:ilvl w:val="0"/>
          <w:numId w:val="173"/>
        </w:numPr>
      </w:pPr>
      <w:r w:rsidRPr="00B74808">
        <w:rPr>
          <w:b/>
          <w:bCs/>
        </w:rPr>
        <w:t>Реактивное обновление интерфейса.</w:t>
      </w:r>
      <w:r w:rsidRPr="00B74808">
        <w:t xml:space="preserve"> Изменение любой настройки мгновенно уведомляет все подписанные виджеты. Запрещено ручное обновление через setState для конфигурации; только через реактивные провайдеры.</w:t>
      </w:r>
    </w:p>
    <w:p w14:paraId="55DC5DEE" w14:textId="77777777" w:rsidR="0015176D" w:rsidRPr="00B74808" w:rsidRDefault="0015176D" w:rsidP="0015176D">
      <w:pPr>
        <w:numPr>
          <w:ilvl w:val="0"/>
          <w:numId w:val="173"/>
        </w:numPr>
      </w:pPr>
      <w:r w:rsidRPr="00B74808">
        <w:rPr>
          <w:b/>
          <w:bCs/>
        </w:rPr>
        <w:t>Валидация на границе домена.</w:t>
      </w:r>
      <w:r w:rsidRPr="00B74808">
        <w:t xml:space="preserve"> Все входящие значения настроек проходят валидацию до сохранения. Ошибки возвращаются как описательные объекты, а не исключения.</w:t>
      </w:r>
    </w:p>
    <w:p w14:paraId="020C6116" w14:textId="77777777" w:rsidR="0015176D" w:rsidRPr="00B74808" w:rsidRDefault="0015176D" w:rsidP="0015176D">
      <w:pPr>
        <w:numPr>
          <w:ilvl w:val="0"/>
          <w:numId w:val="173"/>
        </w:numPr>
      </w:pPr>
      <w:r w:rsidRPr="00B74808">
        <w:rPr>
          <w:b/>
          <w:bCs/>
        </w:rPr>
        <w:t>Доступность как требование, а не опция.</w:t>
      </w:r>
      <w:r w:rsidRPr="00B74808">
        <w:t xml:space="preserve"> Все новые компоненты интерфейса обязаны проходить автоматические проверки доступности в CI. Отсутствие семантических меток блокирует мерж кода.</w:t>
      </w:r>
    </w:p>
    <w:p w14:paraId="2FF53281" w14:textId="77777777" w:rsidR="0015176D" w:rsidRPr="00B74808" w:rsidRDefault="0015176D" w:rsidP="0015176D">
      <w:pPr>
        <w:numPr>
          <w:ilvl w:val="0"/>
          <w:numId w:val="173"/>
        </w:numPr>
      </w:pPr>
      <w:r w:rsidRPr="00B74808">
        <w:rPr>
          <w:b/>
          <w:bCs/>
        </w:rPr>
        <w:t>Тестируемость конфигурации.</w:t>
      </w:r>
      <w:r w:rsidRPr="00B74808">
        <w:t xml:space="preserve"> Логика миграции, валидации и применения настроек должна быть изолирована от UI. Это позволяет запускать юнит-тесты без инициализации интерфейса.</w:t>
      </w:r>
    </w:p>
    <w:p w14:paraId="6C9F4A77" w14:textId="77777777" w:rsidR="0015176D" w:rsidRDefault="0015176D" w:rsidP="0015176D"/>
    <w:p w14:paraId="35F8B2A3" w14:textId="77777777" w:rsidR="0015176D" w:rsidRDefault="0015176D" w:rsidP="0015176D"/>
    <w:p w14:paraId="20E9F75A" w14:textId="77777777" w:rsidR="0015176D" w:rsidRPr="003853F8" w:rsidRDefault="0015176D" w:rsidP="0015176D">
      <w:pPr>
        <w:rPr>
          <w:b/>
          <w:bCs/>
        </w:rPr>
      </w:pPr>
      <w:r w:rsidRPr="003853F8">
        <w:rPr>
          <w:rFonts w:ascii="Segoe UI Emoji" w:hAnsi="Segoe UI Emoji" w:cs="Segoe UI Emoji"/>
          <w:b/>
          <w:bCs/>
        </w:rPr>
        <w:t>📘</w:t>
      </w:r>
      <w:r w:rsidRPr="003853F8">
        <w:rPr>
          <w:b/>
          <w:bCs/>
        </w:rPr>
        <w:t xml:space="preserve"> РАЗДЕЛ 11: ОНБОРДИНГ, ПЕРВЫЙ ЗАПУСК И КОНТЕКСТНОЕ ОБУЧЕНИЕ</w:t>
      </w:r>
    </w:p>
    <w:p w14:paraId="4AC2ECE5" w14:textId="77777777" w:rsidR="0015176D" w:rsidRPr="003853F8" w:rsidRDefault="0015176D" w:rsidP="0015176D">
      <w:pPr>
        <w:rPr>
          <w:b/>
          <w:bCs/>
        </w:rPr>
      </w:pPr>
      <w:r w:rsidRPr="003853F8">
        <w:rPr>
          <w:b/>
          <w:bCs/>
        </w:rPr>
        <w:t>11.1 Философия онбординга: «Ценность до осознания обучения»</w:t>
      </w:r>
    </w:p>
    <w:p w14:paraId="3306E5AF" w14:textId="77777777" w:rsidR="0015176D" w:rsidRPr="003853F8" w:rsidRDefault="0015176D" w:rsidP="0015176D">
      <w:r w:rsidRPr="003853F8">
        <w:t>Первый опыт пользователя в приложении определяет его долгосрочную лояльность. Онбординг проектируется не как последовательность инструкций, а как плавное вовлечение через действие: пользователь импортирует папку → мгновенно видит результат → получает умные предложения → подтверждает одним кликом.</w:t>
      </w:r>
    </w:p>
    <w:p w14:paraId="2AA631E8" w14:textId="77777777" w:rsidR="0015176D" w:rsidRPr="003853F8" w:rsidRDefault="0015176D" w:rsidP="0015176D">
      <w:r w:rsidRPr="003853F8">
        <w:rPr>
          <w:b/>
          <w:bCs/>
        </w:rPr>
        <w:t>Жёсткие мандаты:</w:t>
      </w:r>
    </w:p>
    <w:p w14:paraId="44D56820" w14:textId="77777777" w:rsidR="0015176D" w:rsidRPr="003853F8" w:rsidRDefault="0015176D" w:rsidP="0015176D">
      <w:pPr>
        <w:numPr>
          <w:ilvl w:val="0"/>
          <w:numId w:val="174"/>
        </w:numPr>
      </w:pPr>
      <w:r w:rsidRPr="003853F8">
        <w:rPr>
          <w:b/>
          <w:bCs/>
        </w:rPr>
        <w:t>Время до первого «вау-момента»:</w:t>
      </w:r>
      <w:r w:rsidRPr="003853F8">
        <w:t xml:space="preserve"> Не более шестидесяти секунд от запуска приложения до отображения первой организованной коллекции.</w:t>
      </w:r>
    </w:p>
    <w:p w14:paraId="4A085B1B" w14:textId="77777777" w:rsidR="0015176D" w:rsidRPr="003853F8" w:rsidRDefault="0015176D" w:rsidP="0015176D">
      <w:pPr>
        <w:numPr>
          <w:ilvl w:val="0"/>
          <w:numId w:val="174"/>
        </w:numPr>
      </w:pPr>
      <w:r w:rsidRPr="003853F8">
        <w:rPr>
          <w:b/>
          <w:bCs/>
        </w:rPr>
        <w:lastRenderedPageBreak/>
        <w:t>Минимум шагов до результата:</w:t>
      </w:r>
      <w:r w:rsidRPr="003853F8">
        <w:t xml:space="preserve"> Не более трёх осознанных действий для достижения первой ценности: выбор папки, режим организации, подтверждение.</w:t>
      </w:r>
    </w:p>
    <w:p w14:paraId="3D9BFF96" w14:textId="77777777" w:rsidR="0015176D" w:rsidRPr="003853F8" w:rsidRDefault="0015176D" w:rsidP="0015176D">
      <w:pPr>
        <w:numPr>
          <w:ilvl w:val="0"/>
          <w:numId w:val="174"/>
        </w:numPr>
      </w:pPr>
      <w:r w:rsidRPr="003853F8">
        <w:rPr>
          <w:b/>
          <w:bCs/>
        </w:rPr>
        <w:t>Контекстное обучение:</w:t>
      </w:r>
      <w:r w:rsidRPr="003853F8">
        <w:t xml:space="preserve"> Подсказки появляются только в момент первого выполнения действия, а не заранее. После показа — запоминание, повторное отображение блокируется.</w:t>
      </w:r>
    </w:p>
    <w:p w14:paraId="24A90319" w14:textId="77777777" w:rsidR="0015176D" w:rsidRPr="003853F8" w:rsidRDefault="0015176D" w:rsidP="0015176D">
      <w:pPr>
        <w:numPr>
          <w:ilvl w:val="0"/>
          <w:numId w:val="174"/>
        </w:numPr>
      </w:pPr>
      <w:r w:rsidRPr="003853F8">
        <w:rPr>
          <w:b/>
          <w:bCs/>
        </w:rPr>
        <w:t>Обратимость на каждом этапе:</w:t>
      </w:r>
      <w:r w:rsidRPr="003853F8">
        <w:t xml:space="preserve"> Любое решение в процессе онбординга может быть изменено позже в настройках без потери данных.</w:t>
      </w:r>
    </w:p>
    <w:p w14:paraId="02E89540" w14:textId="77777777" w:rsidR="0015176D" w:rsidRPr="003853F8" w:rsidRDefault="0015176D" w:rsidP="0015176D">
      <w:pPr>
        <w:rPr>
          <w:b/>
          <w:bCs/>
        </w:rPr>
      </w:pPr>
      <w:r w:rsidRPr="003853F8">
        <w:rPr>
          <w:b/>
          <w:bCs/>
        </w:rPr>
        <w:t>11.2 Архитектура потока первого запуска</w:t>
      </w:r>
    </w:p>
    <w:p w14:paraId="2FB27073" w14:textId="77777777" w:rsidR="0015176D" w:rsidRPr="003853F8" w:rsidRDefault="0015176D" w:rsidP="0015176D">
      <w:r w:rsidRPr="003853F8">
        <w:t>Поток первого запуска реализуется как конечный автомат с чёткими состояниями и условиями перехода. Каждое состояние соответствует экрану или диалогу, каждый переход — действию пользователя или системному событию.</w:t>
      </w:r>
    </w:p>
    <w:p w14:paraId="6B90A818" w14:textId="77777777" w:rsidR="0015176D" w:rsidRPr="003853F8" w:rsidRDefault="0015176D" w:rsidP="0015176D">
      <w:r w:rsidRPr="003853F8">
        <w:rPr>
          <w:b/>
          <w:bCs/>
        </w:rPr>
        <w:t>Состояния онбординга:</w:t>
      </w:r>
    </w:p>
    <w:p w14:paraId="278D9A08" w14:textId="77777777" w:rsidR="0015176D" w:rsidRPr="003853F8" w:rsidRDefault="0015176D" w:rsidP="0015176D">
      <w:pPr>
        <w:numPr>
          <w:ilvl w:val="0"/>
          <w:numId w:val="175"/>
        </w:numPr>
      </w:pPr>
      <w:r w:rsidRPr="003853F8">
        <w:rPr>
          <w:b/>
          <w:bCs/>
        </w:rPr>
        <w:t>Инициализация:</w:t>
      </w:r>
      <w:r w:rsidRPr="003853F8">
        <w:t xml:space="preserve"> Проверка флага первого запуска в настройках. Если флаг не установлен → обычный запуск. Если установлен → переход к Шагу 1.</w:t>
      </w:r>
    </w:p>
    <w:p w14:paraId="7E5ADB60" w14:textId="77777777" w:rsidR="0015176D" w:rsidRPr="003853F8" w:rsidRDefault="0015176D" w:rsidP="0015176D">
      <w:pPr>
        <w:numPr>
          <w:ilvl w:val="0"/>
          <w:numId w:val="175"/>
        </w:numPr>
      </w:pPr>
      <w:r w:rsidRPr="003853F8">
        <w:rPr>
          <w:b/>
          <w:bCs/>
        </w:rPr>
        <w:t>Шаг 1: Приветствие и выбор языка:</w:t>
      </w:r>
    </w:p>
    <w:p w14:paraId="7E9EF419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Отображение приветственного экрана с выбором языка интерфейса.</w:t>
      </w:r>
    </w:p>
    <w:p w14:paraId="33075799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Поддерживаемые языки: Русский по умолчанию, Английский, Японский, Немецкий, Французский.</w:t>
      </w:r>
    </w:p>
    <w:p w14:paraId="3BB84D71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Выбор сохраняется в пользовательских настройках и применяется мгновенно.</w:t>
      </w:r>
    </w:p>
    <w:p w14:paraId="287FBF1F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Кнопка продолжения активируется только после выбора языка.</w:t>
      </w:r>
    </w:p>
    <w:p w14:paraId="47D3BE49" w14:textId="77777777" w:rsidR="0015176D" w:rsidRPr="003853F8" w:rsidRDefault="0015176D" w:rsidP="0015176D">
      <w:pPr>
        <w:numPr>
          <w:ilvl w:val="0"/>
          <w:numId w:val="175"/>
        </w:numPr>
      </w:pPr>
      <w:r w:rsidRPr="003853F8">
        <w:rPr>
          <w:b/>
          <w:bCs/>
        </w:rPr>
        <w:t>Шаг 2: Выбор корневой папки с медиа:</w:t>
      </w:r>
    </w:p>
    <w:p w14:paraId="2137CEF0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Диалог выбора директории через системный интерфейс.</w:t>
      </w:r>
    </w:p>
    <w:p w14:paraId="750A8D8C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Валидация: проверка наличия поддерживаемых файлов в выбранной папке и подпапках.</w:t>
      </w:r>
    </w:p>
    <w:p w14:paraId="30E53530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Если папка пуста → мягкое предупреждение с предложением выбрать другую.</w:t>
      </w:r>
    </w:p>
    <w:p w14:paraId="643639B1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После успешного выбора → автоматический переход к Шагу 3.</w:t>
      </w:r>
    </w:p>
    <w:p w14:paraId="0F50318A" w14:textId="77777777" w:rsidR="0015176D" w:rsidRPr="003853F8" w:rsidRDefault="0015176D" w:rsidP="0015176D">
      <w:pPr>
        <w:numPr>
          <w:ilvl w:val="0"/>
          <w:numId w:val="175"/>
        </w:numPr>
      </w:pPr>
      <w:r w:rsidRPr="003853F8">
        <w:rPr>
          <w:b/>
          <w:bCs/>
        </w:rPr>
        <w:t>Шаг 3: Выбор режима организации файлов:</w:t>
      </w:r>
    </w:p>
    <w:p w14:paraId="128946BD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rPr>
          <w:b/>
          <w:bCs/>
        </w:rPr>
        <w:t>Виртуальный режим (по умолчанию, рекомендован):</w:t>
      </w:r>
      <w:r w:rsidRPr="003853F8">
        <w:t xml:space="preserve"> Файлы остаются на исходных путях. Организация происходит через базу данных. Максимальная безопасность, нулевой риск потери данных.</w:t>
      </w:r>
    </w:p>
    <w:p w14:paraId="376B7EB4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rPr>
          <w:b/>
          <w:bCs/>
        </w:rPr>
        <w:lastRenderedPageBreak/>
        <w:t>Физический режим (для продвинутых):</w:t>
      </w:r>
      <w:r w:rsidRPr="003853F8">
        <w:t xml:space="preserve"> Создаются жёсткие ссылки в структурированных папках. Требует: файловая система NTFS, один диск для источника и цели, права администратора или режим разработчика.</w:t>
      </w:r>
    </w:p>
    <w:p w14:paraId="31E88227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Система автоматически проверяет требования для физического режима. Если проверка не пройдена → опция заблокирована с пояснением и инструкцией.</w:t>
      </w:r>
    </w:p>
    <w:p w14:paraId="3FD5E5F0" w14:textId="77777777" w:rsidR="0015176D" w:rsidRPr="003853F8" w:rsidRDefault="0015176D" w:rsidP="0015176D">
      <w:pPr>
        <w:numPr>
          <w:ilvl w:val="0"/>
          <w:numId w:val="175"/>
        </w:numPr>
      </w:pPr>
      <w:r w:rsidRPr="003853F8">
        <w:rPr>
          <w:b/>
          <w:bCs/>
        </w:rPr>
        <w:t>Шаг 4: Настройки интеллектуальных функций (опционально):</w:t>
      </w:r>
    </w:p>
    <w:p w14:paraId="0BE304E1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Переключатели: «Включить авто-тегирование», «Переводить теги на русский», «Скрывать контент для взрослых».</w:t>
      </w:r>
    </w:p>
    <w:p w14:paraId="1F3ED34E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Поле для ввода пользовательского ключа внешнего сервиса — хранится в защищённом хранилище операционной системы.</w:t>
      </w:r>
    </w:p>
    <w:p w14:paraId="483D0737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Кнопка «Пропустить» позволяет перейти к следующему шагу с настройками по умолчанию.</w:t>
      </w:r>
    </w:p>
    <w:p w14:paraId="684AA571" w14:textId="77777777" w:rsidR="0015176D" w:rsidRPr="003853F8" w:rsidRDefault="0015176D" w:rsidP="0015176D">
      <w:pPr>
        <w:numPr>
          <w:ilvl w:val="0"/>
          <w:numId w:val="175"/>
        </w:numPr>
      </w:pPr>
      <w:r w:rsidRPr="003853F8">
        <w:rPr>
          <w:b/>
          <w:bCs/>
        </w:rPr>
        <w:t>Шаг 5: Сканирование и предпросмотр организации:</w:t>
      </w:r>
    </w:p>
    <w:p w14:paraId="12B9BF70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Индикатор прогресса с детализацией: обработано файлов, найдено тегов, определено персонажей.</w:t>
      </w:r>
    </w:p>
    <w:p w14:paraId="7AF1E7ED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По завершении сканирования → окно предпросмотра с группировкой по видам, персонажам, авторам.</w:t>
      </w:r>
    </w:p>
    <w:p w14:paraId="2D5B70CD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Интерактивность: клик по группе показывает мини-карусель файлов; перетаскивание файла между группами предлагает создать правило авто-организации.</w:t>
      </w:r>
    </w:p>
    <w:p w14:paraId="28032C22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Кнопки: «Вернуться к настройкам», «Применить организацию».</w:t>
      </w:r>
    </w:p>
    <w:p w14:paraId="1CC0EF04" w14:textId="77777777" w:rsidR="0015176D" w:rsidRPr="003853F8" w:rsidRDefault="0015176D" w:rsidP="0015176D">
      <w:pPr>
        <w:numPr>
          <w:ilvl w:val="0"/>
          <w:numId w:val="175"/>
        </w:numPr>
      </w:pPr>
      <w:r w:rsidRPr="003853F8">
        <w:rPr>
          <w:b/>
          <w:bCs/>
        </w:rPr>
        <w:t>Шаг 6: Финал и переход к главному экрану:</w:t>
      </w:r>
    </w:p>
    <w:p w14:paraId="309E3E0D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Отображение статистики: количество файлов, тегов, персонажей, авторов.</w:t>
      </w:r>
    </w:p>
    <w:p w14:paraId="41BF4B25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Анимация появления контента на главном экране: каскадное появление карточек с задержкой пятьдесят миллисекунд.</w:t>
      </w:r>
    </w:p>
    <w:p w14:paraId="62B29CC9" w14:textId="77777777" w:rsidR="0015176D" w:rsidRPr="003853F8" w:rsidRDefault="0015176D" w:rsidP="0015176D">
      <w:pPr>
        <w:numPr>
          <w:ilvl w:val="1"/>
          <w:numId w:val="175"/>
        </w:numPr>
      </w:pPr>
      <w:r w:rsidRPr="003853F8">
        <w:t>Всплывающая подсказка: «Нажмите на тег, чтобы отфильтровать галерею» (исчезает через пять секунд или по клику).</w:t>
      </w:r>
    </w:p>
    <w:p w14:paraId="7935BCC2" w14:textId="77777777" w:rsidR="0015176D" w:rsidRPr="003853F8" w:rsidRDefault="0015176D" w:rsidP="0015176D">
      <w:r w:rsidRPr="003853F8">
        <w:rPr>
          <w:b/>
          <w:bCs/>
        </w:rPr>
        <w:t>Механизм восстановления после сбоя:</w:t>
      </w:r>
    </w:p>
    <w:p w14:paraId="1D975457" w14:textId="77777777" w:rsidR="0015176D" w:rsidRPr="003853F8" w:rsidRDefault="0015176D" w:rsidP="0015176D">
      <w:pPr>
        <w:numPr>
          <w:ilvl w:val="0"/>
          <w:numId w:val="176"/>
        </w:numPr>
      </w:pPr>
      <w:r w:rsidRPr="003853F8">
        <w:t>Флаг процесса онбординга сохраняется в настройках при начале процесса.</w:t>
      </w:r>
    </w:p>
    <w:p w14:paraId="518B5CCE" w14:textId="77777777" w:rsidR="0015176D" w:rsidRPr="003853F8" w:rsidRDefault="0015176D" w:rsidP="0015176D">
      <w:pPr>
        <w:numPr>
          <w:ilvl w:val="0"/>
          <w:numId w:val="176"/>
        </w:numPr>
      </w:pPr>
      <w:r w:rsidRPr="003853F8">
        <w:t>При следующем запуске, если флаг активен → предложение продолжить онбординг с указанного шага с вариантами: «Продолжить», «Начать заново», «Пропустить».</w:t>
      </w:r>
    </w:p>
    <w:p w14:paraId="6A742473" w14:textId="77777777" w:rsidR="0015176D" w:rsidRPr="003853F8" w:rsidRDefault="0015176D" w:rsidP="0015176D">
      <w:pPr>
        <w:numPr>
          <w:ilvl w:val="0"/>
          <w:numId w:val="176"/>
        </w:numPr>
      </w:pPr>
      <w:r w:rsidRPr="003853F8">
        <w:lastRenderedPageBreak/>
        <w:t>Все промежуточные данные (выбранная папка, режим, настройки интеллектуальных функций) сохраняются в состоянии онбординга и восстанавливаются при продолжении.</w:t>
      </w:r>
    </w:p>
    <w:p w14:paraId="04A732E9" w14:textId="77777777" w:rsidR="0015176D" w:rsidRPr="003853F8" w:rsidRDefault="0015176D" w:rsidP="0015176D">
      <w:pPr>
        <w:rPr>
          <w:b/>
          <w:bCs/>
        </w:rPr>
      </w:pPr>
      <w:r w:rsidRPr="003853F8">
        <w:rPr>
          <w:b/>
          <w:bCs/>
        </w:rPr>
        <w:t>11.3 Система контекстных подсказок (Обучение в момент действия)</w:t>
      </w:r>
    </w:p>
    <w:p w14:paraId="1D58D409" w14:textId="77777777" w:rsidR="0015176D" w:rsidRPr="003853F8" w:rsidRDefault="0015176D" w:rsidP="0015176D">
      <w:r w:rsidRPr="003853F8">
        <w:t>Подсказки в приложении появляются не по расписанию, а в момент, когда пользователь впервые выполняет действие, требующее пояснения. Это снижает когнитивную нагрузку и повышает усвояемость информации.</w:t>
      </w:r>
    </w:p>
    <w:p w14:paraId="73CB2A5E" w14:textId="77777777" w:rsidR="0015176D" w:rsidRPr="003853F8" w:rsidRDefault="0015176D" w:rsidP="0015176D">
      <w:r w:rsidRPr="003853F8">
        <w:rPr>
          <w:b/>
          <w:bCs/>
        </w:rPr>
        <w:t>Триггеры и сценарии подсказок: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269"/>
        <w:gridCol w:w="3084"/>
        <w:gridCol w:w="1674"/>
      </w:tblGrid>
      <w:tr w:rsidR="0015176D" w:rsidRPr="003853F8" w14:paraId="4A161BD5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42554D4" w14:textId="77777777" w:rsidR="0015176D" w:rsidRPr="003853F8" w:rsidRDefault="0015176D" w:rsidP="00C628AE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7342C72" w14:textId="77777777" w:rsidR="0015176D" w:rsidRPr="003853F8" w:rsidRDefault="0015176D" w:rsidP="00C628AE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799ECAD" w14:textId="77777777" w:rsidR="0015176D" w:rsidRPr="003853F8" w:rsidRDefault="0015176D" w:rsidP="00C628AE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Текст подсказки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7198BD5" w14:textId="77777777" w:rsidR="0015176D" w:rsidRPr="003853F8" w:rsidRDefault="0015176D" w:rsidP="00C628AE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Длительность</w:t>
            </w:r>
          </w:p>
        </w:tc>
      </w:tr>
      <w:tr w:rsidR="0015176D" w:rsidRPr="003853F8" w14:paraId="74D35E4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368FB9" w14:textId="77777777" w:rsidR="0015176D" w:rsidRPr="003853F8" w:rsidRDefault="0015176D" w:rsidP="00C628AE">
            <w:r w:rsidRPr="003853F8">
              <w:t>Первый вход в галерею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3481C7" w14:textId="77777777" w:rsidR="0015176D" w:rsidRPr="003853F8" w:rsidRDefault="0015176D" w:rsidP="00C628AE">
            <w:r w:rsidRPr="003853F8">
              <w:t>Экран галереи загружен впервые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6637368" w14:textId="77777777" w:rsidR="0015176D" w:rsidRPr="003853F8" w:rsidRDefault="0015176D" w:rsidP="00C628AE">
            <w:r w:rsidRPr="003853F8">
              <w:t>«Закрепите часто используемые теги через кнопку добавления»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04F1488" w14:textId="77777777" w:rsidR="0015176D" w:rsidRPr="003853F8" w:rsidRDefault="0015176D" w:rsidP="00C628AE">
            <w:r w:rsidRPr="003853F8">
              <w:t>Семь секунд</w:t>
            </w:r>
          </w:p>
        </w:tc>
      </w:tr>
      <w:tr w:rsidR="0015176D" w:rsidRPr="003853F8" w14:paraId="4A2C985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D49E76" w14:textId="77777777" w:rsidR="0015176D" w:rsidRPr="003853F8" w:rsidRDefault="0015176D" w:rsidP="00C628AE">
            <w:r w:rsidRPr="003853F8">
              <w:t>Первый 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D006D5" w14:textId="77777777" w:rsidR="0015176D" w:rsidRPr="003853F8" w:rsidRDefault="0015176D" w:rsidP="00C628AE">
            <w:r w:rsidRPr="003853F8">
              <w:t>Пользователь ввёл два и более символа в 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A2FDDD" w14:textId="77777777" w:rsidR="0015176D" w:rsidRPr="003853F8" w:rsidRDefault="0015176D" w:rsidP="00C628AE">
            <w:r w:rsidRPr="003853F8">
              <w:t>«Используйте минус перед тегом для исключения или вертикальную черту для логического ИЛИ»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8F1AAA6" w14:textId="77777777" w:rsidR="0015176D" w:rsidRPr="003853F8" w:rsidRDefault="0015176D" w:rsidP="00C628AE">
            <w:r w:rsidRPr="003853F8">
              <w:t>Десять секунд</w:t>
            </w:r>
          </w:p>
        </w:tc>
      </w:tr>
      <w:tr w:rsidR="0015176D" w:rsidRPr="003853F8" w14:paraId="500E542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BDC387D" w14:textId="77777777" w:rsidR="0015176D" w:rsidRPr="003853F8" w:rsidRDefault="0015176D" w:rsidP="00C628AE">
            <w:r w:rsidRPr="003853F8">
              <w:t>Первый клик по тегу в полноэкранном режиме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A6FDDD1" w14:textId="77777777" w:rsidR="0015176D" w:rsidRPr="003853F8" w:rsidRDefault="0015176D" w:rsidP="00C628AE">
            <w:r w:rsidRPr="003853F8">
              <w:t>Тег нажат впервые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9D5C8F" w14:textId="77777777" w:rsidR="0015176D" w:rsidRPr="003853F8" w:rsidRDefault="0015176D" w:rsidP="00C628AE">
            <w:r w:rsidRPr="003853F8">
              <w:t>«Клик по тегу открывает поиск по этому тегу»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FF4DEA5" w14:textId="77777777" w:rsidR="0015176D" w:rsidRPr="003853F8" w:rsidRDefault="0015176D" w:rsidP="00C628AE">
            <w:r w:rsidRPr="003853F8">
              <w:t>Пять секунд</w:t>
            </w:r>
          </w:p>
        </w:tc>
      </w:tr>
      <w:tr w:rsidR="0015176D" w:rsidRPr="003853F8" w14:paraId="0782523B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BF51CE" w14:textId="77777777" w:rsidR="0015176D" w:rsidRPr="003853F8" w:rsidRDefault="0015176D" w:rsidP="00C628AE">
            <w:r w:rsidRPr="003853F8">
              <w:t>Первый импорт новой папки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B22C6B" w14:textId="77777777" w:rsidR="0015176D" w:rsidRPr="003853F8" w:rsidRDefault="0015176D" w:rsidP="00C628AE">
            <w:r w:rsidRPr="003853F8">
              <w:t>После успешного завершения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5EE3E2" w14:textId="77777777" w:rsidR="0015176D" w:rsidRPr="003853F8" w:rsidRDefault="0015176D" w:rsidP="00C628AE">
            <w:r w:rsidRPr="003853F8">
              <w:t>«Добавленные файлы появятся в разделе «Недавние» на главном экране»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F5914DE" w14:textId="77777777" w:rsidR="0015176D" w:rsidRPr="003853F8" w:rsidRDefault="0015176D" w:rsidP="00C628AE">
            <w:r w:rsidRPr="003853F8">
              <w:t>Шесть секунд</w:t>
            </w:r>
          </w:p>
        </w:tc>
      </w:tr>
      <w:tr w:rsidR="0015176D" w:rsidRPr="003853F8" w14:paraId="60AF17E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D996326" w14:textId="77777777" w:rsidR="0015176D" w:rsidRPr="003853F8" w:rsidRDefault="0015176D" w:rsidP="00C628AE">
            <w:r w:rsidRPr="003853F8">
              <w:t>Первая смена 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07D67BE" w14:textId="77777777" w:rsidR="0015176D" w:rsidRPr="003853F8" w:rsidRDefault="0015176D" w:rsidP="00C628AE">
            <w:r w:rsidRPr="003853F8">
              <w:t>Переключение тёмной или светлой 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601D40B" w14:textId="77777777" w:rsidR="0015176D" w:rsidRPr="003853F8" w:rsidRDefault="0015176D" w:rsidP="00C628AE">
            <w:r w:rsidRPr="003853F8">
              <w:t>«Тема сохранена. Меняйте в настройках в любой момент»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F3072C0" w14:textId="77777777" w:rsidR="0015176D" w:rsidRPr="003853F8" w:rsidRDefault="0015176D" w:rsidP="00C628AE">
            <w:r w:rsidRPr="003853F8">
              <w:t>Четыре секунды</w:t>
            </w:r>
          </w:p>
        </w:tc>
      </w:tr>
    </w:tbl>
    <w:p w14:paraId="3834BED4" w14:textId="77777777" w:rsidR="0015176D" w:rsidRPr="003853F8" w:rsidRDefault="0015176D" w:rsidP="0015176D">
      <w:r w:rsidRPr="003853F8">
        <w:rPr>
          <w:b/>
          <w:bCs/>
        </w:rPr>
        <w:t>Правила управления подсказками:</w:t>
      </w:r>
    </w:p>
    <w:p w14:paraId="5A89908C" w14:textId="77777777" w:rsidR="0015176D" w:rsidRPr="003853F8" w:rsidRDefault="0015176D" w:rsidP="0015176D">
      <w:pPr>
        <w:numPr>
          <w:ilvl w:val="0"/>
          <w:numId w:val="177"/>
        </w:numPr>
      </w:pPr>
      <w:r w:rsidRPr="003853F8">
        <w:rPr>
          <w:b/>
          <w:bCs/>
        </w:rPr>
        <w:t>Одна подсказка за сессию:</w:t>
      </w:r>
      <w:r w:rsidRPr="003853F8">
        <w:t xml:space="preserve"> После показа любой подсказки флаг блокирует дальнейшие подсказки до перезапуска приложения.</w:t>
      </w:r>
    </w:p>
    <w:p w14:paraId="6A7B3A47" w14:textId="77777777" w:rsidR="0015176D" w:rsidRPr="003853F8" w:rsidRDefault="0015176D" w:rsidP="0015176D">
      <w:pPr>
        <w:numPr>
          <w:ilvl w:val="0"/>
          <w:numId w:val="177"/>
        </w:numPr>
      </w:pPr>
      <w:r w:rsidRPr="003853F8">
        <w:rPr>
          <w:b/>
          <w:bCs/>
        </w:rPr>
        <w:t>Глобальное запоминание:</w:t>
      </w:r>
      <w:r w:rsidRPr="003853F8">
        <w:t xml:space="preserve"> Каждая показанная подсказка записывается в пользовательские настройки. Повторное отображение того же типа подсказки блокируется навсегда.</w:t>
      </w:r>
    </w:p>
    <w:p w14:paraId="14779375" w14:textId="77777777" w:rsidR="0015176D" w:rsidRPr="003853F8" w:rsidRDefault="0015176D" w:rsidP="0015176D">
      <w:pPr>
        <w:numPr>
          <w:ilvl w:val="0"/>
          <w:numId w:val="177"/>
        </w:numPr>
      </w:pPr>
      <w:r w:rsidRPr="003853F8">
        <w:rPr>
          <w:b/>
          <w:bCs/>
        </w:rPr>
        <w:t>Пользовательский контроль:</w:t>
      </w:r>
      <w:r w:rsidRPr="003853F8">
        <w:t xml:space="preserve"> В настройках доступен переключатель «Показывать обучающие подсказки». При отключении все подсказки блокируются, но справочный центр остаётся доступным.</w:t>
      </w:r>
    </w:p>
    <w:p w14:paraId="4A60A4ED" w14:textId="77777777" w:rsidR="0015176D" w:rsidRPr="003853F8" w:rsidRDefault="0015176D" w:rsidP="0015176D">
      <w:pPr>
        <w:numPr>
          <w:ilvl w:val="0"/>
          <w:numId w:val="177"/>
        </w:numPr>
      </w:pPr>
      <w:r w:rsidRPr="003853F8">
        <w:rPr>
          <w:b/>
          <w:bCs/>
        </w:rPr>
        <w:lastRenderedPageBreak/>
        <w:t>Анимация появления:</w:t>
      </w:r>
      <w:r w:rsidRPr="003853F8">
        <w:t xml:space="preserve"> Плавное появление с эффектом затухания и смещения снизу, длительность двести миллисекунд, пружинная физика.</w:t>
      </w:r>
    </w:p>
    <w:p w14:paraId="78A4057D" w14:textId="77777777" w:rsidR="0015176D" w:rsidRPr="003853F8" w:rsidRDefault="0015176D" w:rsidP="0015176D">
      <w:r w:rsidRPr="003853F8">
        <w:rPr>
          <w:b/>
          <w:bCs/>
        </w:rPr>
        <w:t>Визуальный стиль подсказок:</w:t>
      </w:r>
    </w:p>
    <w:p w14:paraId="4773941B" w14:textId="77777777" w:rsidR="0015176D" w:rsidRPr="003853F8" w:rsidRDefault="0015176D" w:rsidP="0015176D">
      <w:pPr>
        <w:numPr>
          <w:ilvl w:val="0"/>
          <w:numId w:val="178"/>
        </w:numPr>
      </w:pPr>
      <w:r w:rsidRPr="003853F8">
        <w:t>Фон: полупрозрачный цвет поверхности с эффектом размытия.</w:t>
      </w:r>
    </w:p>
    <w:p w14:paraId="3805A7DA" w14:textId="77777777" w:rsidR="0015176D" w:rsidRPr="003853F8" w:rsidRDefault="0015176D" w:rsidP="0015176D">
      <w:pPr>
        <w:numPr>
          <w:ilvl w:val="0"/>
          <w:numId w:val="178"/>
        </w:numPr>
      </w:pPr>
      <w:r w:rsidRPr="003853F8">
        <w:t>Текст: основной цвет текста, размер тринадцать пикселей, высота строки одна целая четыре десятых.</w:t>
      </w:r>
    </w:p>
    <w:p w14:paraId="4C051A14" w14:textId="77777777" w:rsidR="0015176D" w:rsidRPr="003853F8" w:rsidRDefault="0015176D" w:rsidP="0015176D">
      <w:pPr>
        <w:numPr>
          <w:ilvl w:val="0"/>
          <w:numId w:val="178"/>
        </w:numPr>
      </w:pPr>
      <w:r w:rsidRPr="003853F8">
        <w:t>Кнопка закрытия: иконка закрытия в правом верхнем углу, область нажатия двадцать четыре на двадцать четыре пикселя.</w:t>
      </w:r>
    </w:p>
    <w:p w14:paraId="7AC660D5" w14:textId="77777777" w:rsidR="0015176D" w:rsidRPr="003853F8" w:rsidRDefault="0015176D" w:rsidP="0015176D">
      <w:pPr>
        <w:numPr>
          <w:ilvl w:val="0"/>
          <w:numId w:val="178"/>
        </w:numPr>
      </w:pPr>
      <w:r w:rsidRPr="003853F8">
        <w:t>Положение: привязка к нижнему краю экрана с отступом шестнадцать пикселей, центрирование по горизонтали.</w:t>
      </w:r>
    </w:p>
    <w:p w14:paraId="277DB6FA" w14:textId="77777777" w:rsidR="0015176D" w:rsidRPr="003853F8" w:rsidRDefault="0015176D" w:rsidP="0015176D">
      <w:pPr>
        <w:rPr>
          <w:b/>
          <w:bCs/>
        </w:rPr>
      </w:pPr>
      <w:r w:rsidRPr="003853F8">
        <w:rPr>
          <w:b/>
          <w:bCs/>
        </w:rPr>
        <w:t>11.4 Справочный центр и система помощи</w:t>
      </w:r>
    </w:p>
    <w:p w14:paraId="1CE1685E" w14:textId="77777777" w:rsidR="0015176D" w:rsidRPr="003853F8" w:rsidRDefault="0015176D" w:rsidP="0015176D">
      <w:r w:rsidRPr="003853F8">
        <w:t>Справочный центр в приложении — это не отдельное приложение, а интегрированный слой помощи, доступный из любого экрана по нажатию на иконку вопроса в правом верхнем углу.</w:t>
      </w:r>
    </w:p>
    <w:p w14:paraId="0E6DA5EF" w14:textId="77777777" w:rsidR="0015176D" w:rsidRPr="003853F8" w:rsidRDefault="0015176D" w:rsidP="0015176D">
      <w:r w:rsidRPr="003853F8">
        <w:rPr>
          <w:b/>
          <w:bCs/>
        </w:rPr>
        <w:t>Структура справочного центра:</w:t>
      </w:r>
    </w:p>
    <w:p w14:paraId="1F8375C0" w14:textId="77777777" w:rsidR="0015176D" w:rsidRPr="003853F8" w:rsidRDefault="0015176D" w:rsidP="0015176D">
      <w:pPr>
        <w:numPr>
          <w:ilvl w:val="0"/>
          <w:numId w:val="179"/>
        </w:numPr>
      </w:pPr>
      <w:r w:rsidRPr="003853F8">
        <w:rPr>
          <w:b/>
          <w:bCs/>
        </w:rPr>
        <w:t>Быстрый старт:</w:t>
      </w:r>
    </w:p>
    <w:p w14:paraId="11491BDF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«Как импортировать папку»: пошаговая инструкция с анимированными скриншотами.</w:t>
      </w:r>
    </w:p>
    <w:p w14:paraId="3CBEFAAD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«Как искать по тегам»: примеры синтаксиса с пояснениями операторов.</w:t>
      </w:r>
    </w:p>
    <w:p w14:paraId="05A38F53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«Как переключать режимы сетки»: сравнение режимов отображения с рекомендациями по использованию.</w:t>
      </w:r>
    </w:p>
    <w:p w14:paraId="6EBE19C6" w14:textId="77777777" w:rsidR="0015176D" w:rsidRPr="003853F8" w:rsidRDefault="0015176D" w:rsidP="0015176D">
      <w:pPr>
        <w:numPr>
          <w:ilvl w:val="0"/>
          <w:numId w:val="179"/>
        </w:numPr>
      </w:pPr>
      <w:r w:rsidRPr="003853F8">
        <w:rPr>
          <w:b/>
          <w:bCs/>
        </w:rPr>
        <w:t>Продвинутые функции:</w:t>
      </w:r>
    </w:p>
    <w:p w14:paraId="0DEFAABB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«Синтаксис поиска»: полный справочник операторов, группировки, экранирования.</w:t>
      </w:r>
    </w:p>
    <w:p w14:paraId="3E758DB1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«Физическая организация файлов»: требования, настройка, устранение неполадок.</w:t>
      </w:r>
    </w:p>
    <w:p w14:paraId="3EC99D43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«Настройка авто-тегирования»: пороги уверенности, обучение на коррекциях, управление источниками.</w:t>
      </w:r>
    </w:p>
    <w:p w14:paraId="57A2E4A3" w14:textId="77777777" w:rsidR="0015176D" w:rsidRPr="003853F8" w:rsidRDefault="0015176D" w:rsidP="0015176D">
      <w:pPr>
        <w:numPr>
          <w:ilvl w:val="0"/>
          <w:numId w:val="179"/>
        </w:numPr>
      </w:pPr>
      <w:r w:rsidRPr="003853F8">
        <w:rPr>
          <w:b/>
          <w:bCs/>
        </w:rPr>
        <w:t>Решение проблем:</w:t>
      </w:r>
    </w:p>
    <w:p w14:paraId="1F2A1E21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«Файл не найден»: причины и способы восстановления.</w:t>
      </w:r>
    </w:p>
    <w:p w14:paraId="2DD29475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«Нет прав доступа»: инструкция по настройке прав.</w:t>
      </w:r>
    </w:p>
    <w:p w14:paraId="02961663" w14:textId="77777777" w:rsidR="0015176D" w:rsidRPr="003853F8" w:rsidRDefault="0015176D" w:rsidP="0015176D">
      <w:pPr>
        <w:numPr>
          <w:ilvl w:val="1"/>
          <w:numId w:val="179"/>
        </w:numPr>
      </w:pPr>
      <w:r w:rsidRPr="003853F8">
        <w:t>«Сервис недоступен»: работа в офлайн-режиме, настройка пользовательских ключей.</w:t>
      </w:r>
    </w:p>
    <w:p w14:paraId="52E58B30" w14:textId="77777777" w:rsidR="0015176D" w:rsidRPr="003853F8" w:rsidRDefault="0015176D" w:rsidP="0015176D">
      <w:r w:rsidRPr="003853F8">
        <w:rPr>
          <w:b/>
          <w:bCs/>
        </w:rPr>
        <w:lastRenderedPageBreak/>
        <w:t>Особенности реализации:</w:t>
      </w:r>
    </w:p>
    <w:p w14:paraId="4B198542" w14:textId="77777777" w:rsidR="0015176D" w:rsidRPr="003853F8" w:rsidRDefault="0015176D" w:rsidP="0015176D">
      <w:pPr>
        <w:numPr>
          <w:ilvl w:val="0"/>
          <w:numId w:val="180"/>
        </w:numPr>
      </w:pPr>
      <w:r w:rsidRPr="003853F8">
        <w:t>Контент справки хранится локально, не требует интернета.</w:t>
      </w:r>
    </w:p>
    <w:p w14:paraId="2D1A1722" w14:textId="77777777" w:rsidR="0015176D" w:rsidRPr="003853F8" w:rsidRDefault="0015176D" w:rsidP="0015176D">
      <w:pPr>
        <w:numPr>
          <w:ilvl w:val="0"/>
          <w:numId w:val="180"/>
        </w:numPr>
      </w:pPr>
      <w:r w:rsidRPr="003853F8">
        <w:t>Поиск по справке: поле ввода в верхней части, полнотекстовый поиск по заголовкам и телу статей.</w:t>
      </w:r>
    </w:p>
    <w:p w14:paraId="5CF64B3E" w14:textId="77777777" w:rsidR="0015176D" w:rsidRPr="003853F8" w:rsidRDefault="0015176D" w:rsidP="0015176D">
      <w:pPr>
        <w:numPr>
          <w:ilvl w:val="0"/>
          <w:numId w:val="180"/>
        </w:numPr>
      </w:pPr>
      <w:r w:rsidRPr="003853F8">
        <w:t>Кнопка связи с автором: открывает почтовый клиент с предзаполненным шаблоном, включающим версию приложения, операционную систему и контекст текущего экрана.</w:t>
      </w:r>
    </w:p>
    <w:p w14:paraId="6FB165D5" w14:textId="77777777" w:rsidR="0015176D" w:rsidRPr="003853F8" w:rsidRDefault="0015176D" w:rsidP="0015176D">
      <w:pPr>
        <w:numPr>
          <w:ilvl w:val="0"/>
          <w:numId w:val="180"/>
        </w:numPr>
      </w:pPr>
      <w:r w:rsidRPr="003853F8">
        <w:t>Адаптивность: на узких экранах справка открывается как модальное окно на весь экран, на широких — как боковая панель.</w:t>
      </w:r>
    </w:p>
    <w:p w14:paraId="039C9431" w14:textId="77777777" w:rsidR="0015176D" w:rsidRPr="003853F8" w:rsidRDefault="0015176D" w:rsidP="0015176D">
      <w:pPr>
        <w:rPr>
          <w:b/>
          <w:bCs/>
        </w:rPr>
      </w:pPr>
      <w:r w:rsidRPr="003853F8">
        <w:rPr>
          <w:b/>
          <w:bCs/>
        </w:rPr>
        <w:t>11.5 Локализация онбординга и многоязычная поддержка</w:t>
      </w:r>
    </w:p>
    <w:p w14:paraId="28EDE05D" w14:textId="77777777" w:rsidR="0015176D" w:rsidRPr="003853F8" w:rsidRDefault="0015176D" w:rsidP="0015176D">
      <w:r w:rsidRPr="003853F8">
        <w:t>Поддержка языков в приложении реализуется на двух уровнях: интерфейс приложения и контент онбординга или справки.</w:t>
      </w:r>
    </w:p>
    <w:p w14:paraId="48C50AFA" w14:textId="77777777" w:rsidR="0015176D" w:rsidRPr="003853F8" w:rsidRDefault="0015176D" w:rsidP="0015176D">
      <w:r w:rsidRPr="003853F8">
        <w:rPr>
          <w:b/>
          <w:bCs/>
        </w:rPr>
        <w:t>Уровни локализации:</w:t>
      </w:r>
    </w:p>
    <w:p w14:paraId="4A4305B1" w14:textId="77777777" w:rsidR="0015176D" w:rsidRPr="003853F8" w:rsidRDefault="0015176D" w:rsidP="0015176D">
      <w:pPr>
        <w:numPr>
          <w:ilvl w:val="0"/>
          <w:numId w:val="181"/>
        </w:numPr>
      </w:pPr>
      <w:r w:rsidRPr="003853F8">
        <w:rPr>
          <w:b/>
          <w:bCs/>
        </w:rPr>
        <w:t>Интерфейс:</w:t>
      </w:r>
      <w:r w:rsidRPr="003853F8">
        <w:t xml:space="preserve"> Русский, Английский. Японский, Немецкий, Французский — в режиме бета с возможными незавершёнными переводами.</w:t>
      </w:r>
    </w:p>
    <w:p w14:paraId="083E2E39" w14:textId="77777777" w:rsidR="0015176D" w:rsidRPr="003853F8" w:rsidRDefault="0015176D" w:rsidP="0015176D">
      <w:pPr>
        <w:numPr>
          <w:ilvl w:val="0"/>
          <w:numId w:val="181"/>
        </w:numPr>
      </w:pPr>
      <w:r w:rsidRPr="003853F8">
        <w:rPr>
          <w:b/>
          <w:bCs/>
        </w:rPr>
        <w:t>Онбординг и справка:</w:t>
      </w:r>
      <w:r w:rsidRPr="003853F8">
        <w:t xml:space="preserve"> Только Русский и Английский. Остальные языки — план на следующую версию.</w:t>
      </w:r>
    </w:p>
    <w:p w14:paraId="547FE8CB" w14:textId="77777777" w:rsidR="0015176D" w:rsidRPr="003853F8" w:rsidRDefault="0015176D" w:rsidP="0015176D">
      <w:pPr>
        <w:numPr>
          <w:ilvl w:val="0"/>
          <w:numId w:val="181"/>
        </w:numPr>
      </w:pPr>
      <w:r w:rsidRPr="003853F8">
        <w:rPr>
          <w:b/>
          <w:bCs/>
        </w:rPr>
        <w:t>Перевод тегов:</w:t>
      </w:r>
      <w:r w:rsidRPr="003853F8">
        <w:t xml:space="preserve"> Все языки, поддерживаемые внешним сервисом, с локальным кэшем для офлайн-работы.</w:t>
      </w:r>
    </w:p>
    <w:p w14:paraId="4A129467" w14:textId="77777777" w:rsidR="0015176D" w:rsidRPr="003853F8" w:rsidRDefault="0015176D" w:rsidP="0015176D">
      <w:r w:rsidRPr="003853F8">
        <w:rPr>
          <w:b/>
          <w:bCs/>
        </w:rPr>
        <w:t>Механика смены языка:</w:t>
      </w:r>
    </w:p>
    <w:p w14:paraId="45D41965" w14:textId="77777777" w:rsidR="0015176D" w:rsidRPr="003853F8" w:rsidRDefault="0015176D" w:rsidP="0015176D">
      <w:pPr>
        <w:numPr>
          <w:ilvl w:val="0"/>
          <w:numId w:val="182"/>
        </w:numPr>
      </w:pPr>
      <w:r w:rsidRPr="003853F8">
        <w:t>Автоопределение: при первом запуске язык интерфейса выбирается по настройкам операционной системы.</w:t>
      </w:r>
    </w:p>
    <w:p w14:paraId="74DF19B2" w14:textId="77777777" w:rsidR="0015176D" w:rsidRPr="003853F8" w:rsidRDefault="0015176D" w:rsidP="0015176D">
      <w:pPr>
        <w:numPr>
          <w:ilvl w:val="0"/>
          <w:numId w:val="182"/>
        </w:numPr>
      </w:pPr>
      <w:r w:rsidRPr="003853F8">
        <w:t>Ручной выбор: в Шаге 1 онбординга или в настройках приложения.</w:t>
      </w:r>
    </w:p>
    <w:p w14:paraId="2DE9B1FC" w14:textId="77777777" w:rsidR="0015176D" w:rsidRPr="003853F8" w:rsidRDefault="0015176D" w:rsidP="0015176D">
      <w:pPr>
        <w:numPr>
          <w:ilvl w:val="0"/>
          <w:numId w:val="182"/>
        </w:numPr>
      </w:pPr>
      <w:r w:rsidRPr="003853F8">
        <w:t>Мгновенное применение: изменение языка не требует перезапуска приложения. Сервис локализации перезагружает только текстовые ресурсы, сохраняя состояние интерфейса.</w:t>
      </w:r>
    </w:p>
    <w:p w14:paraId="795DCECF" w14:textId="77777777" w:rsidR="0015176D" w:rsidRPr="003853F8" w:rsidRDefault="0015176D" w:rsidP="0015176D">
      <w:pPr>
        <w:numPr>
          <w:ilvl w:val="0"/>
          <w:numId w:val="182"/>
        </w:numPr>
      </w:pPr>
      <w:r w:rsidRPr="003853F8">
        <w:t>Уведомление для вспомогательных технологий: при смене языка отправляется сообщение о новом языке для обеспечения доступности.</w:t>
      </w:r>
    </w:p>
    <w:p w14:paraId="1ED3D93B" w14:textId="77777777" w:rsidR="0015176D" w:rsidRPr="003853F8" w:rsidRDefault="0015176D" w:rsidP="0015176D">
      <w:r w:rsidRPr="003853F8">
        <w:rPr>
          <w:b/>
          <w:bCs/>
        </w:rPr>
        <w:t>Архитектура файлов локализации:</w:t>
      </w:r>
    </w:p>
    <w:p w14:paraId="404173FE" w14:textId="77777777" w:rsidR="0015176D" w:rsidRPr="003853F8" w:rsidRDefault="0015176D" w:rsidP="0015176D">
      <w:pPr>
        <w:numPr>
          <w:ilvl w:val="0"/>
          <w:numId w:val="183"/>
        </w:numPr>
      </w:pPr>
      <w:r w:rsidRPr="003853F8">
        <w:t>Основные строки интерфейса хранятся в отдельных ресурсных файлах для каждого языка.</w:t>
      </w:r>
    </w:p>
    <w:p w14:paraId="2A0B9CA9" w14:textId="77777777" w:rsidR="0015176D" w:rsidRPr="003853F8" w:rsidRDefault="0015176D" w:rsidP="0015176D">
      <w:pPr>
        <w:numPr>
          <w:ilvl w:val="0"/>
          <w:numId w:val="183"/>
        </w:numPr>
      </w:pPr>
      <w:r w:rsidRPr="003853F8">
        <w:t>Строки онбординга хранятся в отдельных файлах, не смешиваются с основными строками интерфейса.</w:t>
      </w:r>
    </w:p>
    <w:p w14:paraId="1A85BA84" w14:textId="77777777" w:rsidR="0015176D" w:rsidRPr="003853F8" w:rsidRDefault="0015176D" w:rsidP="0015176D">
      <w:pPr>
        <w:numPr>
          <w:ilvl w:val="0"/>
          <w:numId w:val="183"/>
        </w:numPr>
      </w:pPr>
      <w:r w:rsidRPr="003853F8">
        <w:t>Строки справочного центра хранятся отдельно.</w:t>
      </w:r>
    </w:p>
    <w:p w14:paraId="1751197F" w14:textId="77777777" w:rsidR="0015176D" w:rsidRPr="003853F8" w:rsidRDefault="0015176D" w:rsidP="0015176D">
      <w:pPr>
        <w:numPr>
          <w:ilvl w:val="0"/>
          <w:numId w:val="183"/>
        </w:numPr>
      </w:pPr>
      <w:r w:rsidRPr="003853F8">
        <w:lastRenderedPageBreak/>
        <w:t>Описательные строки для вспомогательных технологий хранятся в отдельных файлах, могут быть длиннее и описательнее, чем видимый текст.</w:t>
      </w:r>
    </w:p>
    <w:p w14:paraId="1D4BD1D0" w14:textId="77777777" w:rsidR="0015176D" w:rsidRPr="003853F8" w:rsidRDefault="0015176D" w:rsidP="0015176D">
      <w:r w:rsidRPr="003853F8">
        <w:rPr>
          <w:b/>
          <w:bCs/>
        </w:rPr>
        <w:t>Правила работы с локализацией:</w:t>
      </w:r>
    </w:p>
    <w:p w14:paraId="00BCE6A4" w14:textId="77777777" w:rsidR="0015176D" w:rsidRPr="003853F8" w:rsidRDefault="0015176D" w:rsidP="0015176D">
      <w:pPr>
        <w:numPr>
          <w:ilvl w:val="0"/>
          <w:numId w:val="184"/>
        </w:numPr>
      </w:pPr>
      <w:r w:rsidRPr="003853F8">
        <w:t>Все пользовательские строки выносятся в ресурсные файлы, хардкод запрещён.</w:t>
      </w:r>
    </w:p>
    <w:p w14:paraId="69E8DF64" w14:textId="77777777" w:rsidR="0015176D" w:rsidRPr="003853F8" w:rsidRDefault="0015176D" w:rsidP="0015176D">
      <w:pPr>
        <w:numPr>
          <w:ilvl w:val="0"/>
          <w:numId w:val="184"/>
        </w:numPr>
      </w:pPr>
      <w:r w:rsidRPr="003853F8">
        <w:t>Строки для вспомогательных технологий хранятся отдельно: они могут быть длиннее и описательнее, чем видимый текст.</w:t>
      </w:r>
    </w:p>
    <w:p w14:paraId="25CEF9EA" w14:textId="77777777" w:rsidR="0015176D" w:rsidRPr="003853F8" w:rsidRDefault="0015176D" w:rsidP="0015176D">
      <w:pPr>
        <w:numPr>
          <w:ilvl w:val="0"/>
          <w:numId w:val="184"/>
        </w:numPr>
      </w:pPr>
      <w:r w:rsidRPr="003853F8">
        <w:t>Переводы тегов кэшируются локально: после первого запроса к внешнему сервису результат сохраняется с ограниченным сроком жизни.</w:t>
      </w:r>
    </w:p>
    <w:p w14:paraId="10564B3F" w14:textId="77777777" w:rsidR="0015176D" w:rsidRPr="003853F8" w:rsidRDefault="0015176D" w:rsidP="0015176D">
      <w:pPr>
        <w:numPr>
          <w:ilvl w:val="0"/>
          <w:numId w:val="184"/>
        </w:numPr>
      </w:pPr>
      <w:r w:rsidRPr="003853F8">
        <w:t>При отсутствии перевода для ключа — возврат к английскому, затем к русскому. В режиме разработки — предупреждение в консоли.</w:t>
      </w:r>
    </w:p>
    <w:p w14:paraId="59915D11" w14:textId="77777777" w:rsidR="0015176D" w:rsidRPr="003853F8" w:rsidRDefault="0015176D" w:rsidP="0015176D">
      <w:pPr>
        <w:rPr>
          <w:b/>
          <w:bCs/>
        </w:rPr>
      </w:pPr>
      <w:r w:rsidRPr="003853F8">
        <w:rPr>
          <w:b/>
          <w:bCs/>
        </w:rPr>
        <w:t>11.6 Визуальные стандарты экранов онбординга</w:t>
      </w:r>
    </w:p>
    <w:p w14:paraId="38AC4352" w14:textId="77777777" w:rsidR="0015176D" w:rsidRPr="003853F8" w:rsidRDefault="0015176D" w:rsidP="0015176D">
      <w:r w:rsidRPr="003853F8">
        <w:t>Дизайн экранов онбординга строго соответствует дизайн-системе приложения, обеспечивая консистентность и премиальное ощущение.</w:t>
      </w:r>
    </w:p>
    <w:p w14:paraId="439F7B14" w14:textId="77777777" w:rsidR="0015176D" w:rsidRPr="003853F8" w:rsidRDefault="0015176D" w:rsidP="0015176D">
      <w:r w:rsidRPr="003853F8">
        <w:rPr>
          <w:b/>
          <w:bCs/>
        </w:rPr>
        <w:t>Дизайн-токены для онбординга: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3256"/>
        <w:gridCol w:w="3535"/>
      </w:tblGrid>
      <w:tr w:rsidR="0015176D" w:rsidRPr="003853F8" w14:paraId="64433F5A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8418362" w14:textId="77777777" w:rsidR="0015176D" w:rsidRPr="003853F8" w:rsidRDefault="0015176D" w:rsidP="00C628AE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45A2DA0" w14:textId="77777777" w:rsidR="0015176D" w:rsidRPr="003853F8" w:rsidRDefault="0015176D" w:rsidP="00C628AE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29549F5" w14:textId="77777777" w:rsidR="0015176D" w:rsidRPr="003853F8" w:rsidRDefault="0015176D" w:rsidP="00C628AE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Примечание</w:t>
            </w:r>
          </w:p>
        </w:tc>
      </w:tr>
      <w:tr w:rsidR="0015176D" w:rsidRPr="003853F8" w14:paraId="3B4185A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E24993" w14:textId="77777777" w:rsidR="0015176D" w:rsidRPr="003853F8" w:rsidRDefault="0015176D" w:rsidP="00C628AE">
            <w:r w:rsidRPr="003853F8">
              <w:t>Ширина модальных окон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E2D32C4" w14:textId="77777777" w:rsidR="0015176D" w:rsidRPr="003853F8" w:rsidRDefault="0015176D" w:rsidP="00C628AE">
            <w:r w:rsidRPr="003853F8">
              <w:t>Четыреста восемьдесят пикселей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701630B" w14:textId="77777777" w:rsidR="0015176D" w:rsidRPr="003853F8" w:rsidRDefault="0015176D" w:rsidP="00C628AE">
            <w:r w:rsidRPr="003853F8">
              <w:t>Фиксированная для консистентности</w:t>
            </w:r>
          </w:p>
        </w:tc>
      </w:tr>
      <w:tr w:rsidR="0015176D" w:rsidRPr="003853F8" w14:paraId="4DBD007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B1E7CE" w14:textId="77777777" w:rsidR="0015176D" w:rsidRPr="003853F8" w:rsidRDefault="0015176D" w:rsidP="00C628AE">
            <w:r w:rsidRPr="003853F8">
              <w:t>Отступы внутри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16BF3F" w14:textId="77777777" w:rsidR="0015176D" w:rsidRPr="003853F8" w:rsidRDefault="0015176D" w:rsidP="00C628AE">
            <w:r w:rsidRPr="003853F8">
              <w:t>Двадцать четыре пикселя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AB3C5EE" w14:textId="77777777" w:rsidR="0015176D" w:rsidRPr="003853F8" w:rsidRDefault="0015176D" w:rsidP="00C628AE">
            <w:r w:rsidRPr="003853F8">
              <w:t>Кратность четырём, как во всём приложении</w:t>
            </w:r>
          </w:p>
        </w:tc>
      </w:tr>
      <w:tr w:rsidR="0015176D" w:rsidRPr="003853F8" w14:paraId="00BACCF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C7E098" w14:textId="77777777" w:rsidR="0015176D" w:rsidRPr="003853F8" w:rsidRDefault="0015176D" w:rsidP="00C628AE">
            <w:r w:rsidRPr="003853F8">
              <w:t>Размер шрифта заголовков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0021BB" w14:textId="77777777" w:rsidR="0015176D" w:rsidRPr="003853F8" w:rsidRDefault="0015176D" w:rsidP="00C628AE">
            <w:r w:rsidRPr="003853F8">
              <w:t>Двадцать пикселей, средняя жирность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91AB5BD" w14:textId="77777777" w:rsidR="0015176D" w:rsidRPr="003853F8" w:rsidRDefault="0015176D" w:rsidP="00C628AE">
            <w:r w:rsidRPr="003853F8">
              <w:t>Системный шрифт, как в основном интерфейсе</w:t>
            </w:r>
          </w:p>
        </w:tc>
      </w:tr>
      <w:tr w:rsidR="0015176D" w:rsidRPr="003853F8" w14:paraId="238AD23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56914D" w14:textId="77777777" w:rsidR="0015176D" w:rsidRPr="003853F8" w:rsidRDefault="0015176D" w:rsidP="00C628AE">
            <w:r w:rsidRPr="003853F8">
              <w:t>Размер шрифта тела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1101D4" w14:textId="77777777" w:rsidR="0015176D" w:rsidRPr="003853F8" w:rsidRDefault="0015176D" w:rsidP="00C628AE">
            <w:r w:rsidRPr="003853F8">
              <w:t>Четырнадцать пикселей, обычная жирность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C7FF29B" w14:textId="77777777" w:rsidR="0015176D" w:rsidRPr="003853F8" w:rsidRDefault="0015176D" w:rsidP="00C628AE">
            <w:r w:rsidRPr="003853F8">
              <w:t>Высота строки одна целая четыре десятых</w:t>
            </w:r>
          </w:p>
        </w:tc>
      </w:tr>
      <w:tr w:rsidR="0015176D" w:rsidRPr="003853F8" w14:paraId="4951ABC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AEE554" w14:textId="77777777" w:rsidR="0015176D" w:rsidRPr="003853F8" w:rsidRDefault="0015176D" w:rsidP="00C628AE">
            <w:r w:rsidRPr="003853F8">
              <w:t>Цвет кнопок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A08DD7" w14:textId="77777777" w:rsidR="0015176D" w:rsidRPr="003853F8" w:rsidRDefault="0015176D" w:rsidP="00C628AE">
            <w:r w:rsidRPr="003853F8">
              <w:t>Единый акцентный цвет во всём приложении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16E236C" w14:textId="77777777" w:rsidR="0015176D" w:rsidRPr="003853F8" w:rsidRDefault="0015176D" w:rsidP="00C628AE">
            <w:r w:rsidRPr="003853F8">
              <w:t>Единый акцент во всём приложении</w:t>
            </w:r>
          </w:p>
        </w:tc>
      </w:tr>
      <w:tr w:rsidR="0015176D" w:rsidRPr="003853F8" w14:paraId="7C22FCF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D38DD8E" w14:textId="77777777" w:rsidR="0015176D" w:rsidRPr="003853F8" w:rsidRDefault="0015176D" w:rsidP="00C628AE">
            <w:r w:rsidRPr="003853F8">
              <w:t>Анимация перехода между шагами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9987F54" w14:textId="77777777" w:rsidR="0015176D" w:rsidRPr="003853F8" w:rsidRDefault="0015176D" w:rsidP="00C628AE">
            <w:r w:rsidRPr="003853F8">
              <w:t>Смещение и затухание, 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A59A531" w14:textId="77777777" w:rsidR="0015176D" w:rsidRPr="003853F8" w:rsidRDefault="0015176D" w:rsidP="00C628AE">
            <w:r w:rsidRPr="003853F8">
              <w:t>Пружинная физика, как в навигации</w:t>
            </w:r>
          </w:p>
        </w:tc>
      </w:tr>
    </w:tbl>
    <w:p w14:paraId="654EE04D" w14:textId="77777777" w:rsidR="0015176D" w:rsidRPr="003853F8" w:rsidRDefault="0015176D" w:rsidP="0015176D">
      <w:r w:rsidRPr="003853F8">
        <w:rPr>
          <w:b/>
          <w:bCs/>
        </w:rPr>
        <w:t>Иконки и иллюстрации:</w:t>
      </w:r>
    </w:p>
    <w:p w14:paraId="1DFFC4B7" w14:textId="77777777" w:rsidR="0015176D" w:rsidRPr="003853F8" w:rsidRDefault="0015176D" w:rsidP="0015176D">
      <w:pPr>
        <w:numPr>
          <w:ilvl w:val="0"/>
          <w:numId w:val="185"/>
        </w:numPr>
      </w:pPr>
      <w:r w:rsidRPr="003853F8">
        <w:t>Используются только системные иконки — нет зависимости от внешних ресурсов.</w:t>
      </w:r>
    </w:p>
    <w:p w14:paraId="782A52AE" w14:textId="77777777" w:rsidR="0015176D" w:rsidRPr="003853F8" w:rsidRDefault="0015176D" w:rsidP="0015176D">
      <w:pPr>
        <w:numPr>
          <w:ilvl w:val="0"/>
          <w:numId w:val="185"/>
        </w:numPr>
      </w:pPr>
      <w:r w:rsidRPr="003853F8">
        <w:t>Для пустых состояний: минималистичные линейные иконки, цвет акцентный.</w:t>
      </w:r>
    </w:p>
    <w:p w14:paraId="0AB2D1E1" w14:textId="77777777" w:rsidR="0015176D" w:rsidRPr="003853F8" w:rsidRDefault="0015176D" w:rsidP="0015176D">
      <w:pPr>
        <w:numPr>
          <w:ilvl w:val="0"/>
          <w:numId w:val="185"/>
        </w:numPr>
      </w:pPr>
      <w:r w:rsidRPr="003853F8">
        <w:lastRenderedPageBreak/>
        <w:t>Запрещены стоковые иллюстрации — чтобы не устаревали и соответствовали стилю.</w:t>
      </w:r>
    </w:p>
    <w:p w14:paraId="092A512D" w14:textId="77777777" w:rsidR="0015176D" w:rsidRPr="003853F8" w:rsidRDefault="0015176D" w:rsidP="0015176D">
      <w:r w:rsidRPr="003853F8">
        <w:rPr>
          <w:b/>
          <w:bCs/>
        </w:rPr>
        <w:t>Пример иконок для шагов онбординга:</w:t>
      </w:r>
    </w:p>
    <w:p w14:paraId="3778D3CF" w14:textId="77777777" w:rsidR="0015176D" w:rsidRPr="003853F8" w:rsidRDefault="0015176D" w:rsidP="0015176D">
      <w:pPr>
        <w:numPr>
          <w:ilvl w:val="0"/>
          <w:numId w:val="186"/>
        </w:numPr>
      </w:pPr>
      <w:r w:rsidRPr="003853F8">
        <w:t>Шаг 1: Иконка приветствия.</w:t>
      </w:r>
    </w:p>
    <w:p w14:paraId="31628956" w14:textId="77777777" w:rsidR="0015176D" w:rsidRPr="003853F8" w:rsidRDefault="0015176D" w:rsidP="0015176D">
      <w:pPr>
        <w:numPr>
          <w:ilvl w:val="0"/>
          <w:numId w:val="186"/>
        </w:numPr>
      </w:pPr>
      <w:r w:rsidRPr="003853F8">
        <w:t>Шаг 2: Иконка открытия папки.</w:t>
      </w:r>
    </w:p>
    <w:p w14:paraId="2C3B799E" w14:textId="77777777" w:rsidR="0015176D" w:rsidRPr="003853F8" w:rsidRDefault="0015176D" w:rsidP="0015176D">
      <w:pPr>
        <w:numPr>
          <w:ilvl w:val="0"/>
          <w:numId w:val="186"/>
        </w:numPr>
      </w:pPr>
      <w:r w:rsidRPr="003853F8">
        <w:t>Шаг 3: Иконка организации файлов.</w:t>
      </w:r>
    </w:p>
    <w:p w14:paraId="00B55FEB" w14:textId="77777777" w:rsidR="0015176D" w:rsidRPr="003853F8" w:rsidRDefault="0015176D" w:rsidP="0015176D">
      <w:pPr>
        <w:numPr>
          <w:ilvl w:val="0"/>
          <w:numId w:val="186"/>
        </w:numPr>
      </w:pPr>
      <w:r w:rsidRPr="003853F8">
        <w:t>Шаг 4: Иконка интеллектуальных функций.</w:t>
      </w:r>
    </w:p>
    <w:p w14:paraId="492D72B8" w14:textId="77777777" w:rsidR="0015176D" w:rsidRPr="003853F8" w:rsidRDefault="0015176D" w:rsidP="0015176D">
      <w:pPr>
        <w:numPr>
          <w:ilvl w:val="0"/>
          <w:numId w:val="186"/>
        </w:numPr>
      </w:pPr>
      <w:r w:rsidRPr="003853F8">
        <w:t>Шаг 5: Иконка поиска.</w:t>
      </w:r>
    </w:p>
    <w:p w14:paraId="6F96C719" w14:textId="77777777" w:rsidR="0015176D" w:rsidRPr="003853F8" w:rsidRDefault="0015176D" w:rsidP="0015176D">
      <w:pPr>
        <w:numPr>
          <w:ilvl w:val="0"/>
          <w:numId w:val="186"/>
        </w:numPr>
      </w:pPr>
      <w:r w:rsidRPr="003853F8">
        <w:t>Шаг 6: Иконка завершения.</w:t>
      </w:r>
    </w:p>
    <w:p w14:paraId="0660EF9D" w14:textId="77777777" w:rsidR="0015176D" w:rsidRPr="003853F8" w:rsidRDefault="0015176D" w:rsidP="0015176D">
      <w:pPr>
        <w:rPr>
          <w:b/>
          <w:bCs/>
        </w:rPr>
      </w:pPr>
      <w:r w:rsidRPr="003853F8">
        <w:rPr>
          <w:b/>
          <w:bCs/>
        </w:rPr>
        <w:t>11.7 Тестирование онбординга и восстановление после сбоев</w:t>
      </w:r>
    </w:p>
    <w:p w14:paraId="4FD5124E" w14:textId="77777777" w:rsidR="0015176D" w:rsidRPr="003853F8" w:rsidRDefault="0015176D" w:rsidP="0015176D">
      <w:r w:rsidRPr="003853F8">
        <w:t>Надёжность онбординга критична: сбой на этом этапе может привести к потере пользователя навсегда. Поэтому тестирование и восстановление проектируются с избыточностью.</w:t>
      </w:r>
    </w:p>
    <w:p w14:paraId="3C2C23FC" w14:textId="77777777" w:rsidR="0015176D" w:rsidRPr="003853F8" w:rsidRDefault="0015176D" w:rsidP="0015176D">
      <w:r w:rsidRPr="003853F8">
        <w:rPr>
          <w:b/>
          <w:bCs/>
        </w:rPr>
        <w:t>Чек-лист ручного тестирования онбординга:</w:t>
      </w:r>
    </w:p>
    <w:p w14:paraId="046D58BC" w14:textId="77777777" w:rsidR="0015176D" w:rsidRPr="003853F8" w:rsidRDefault="0015176D" w:rsidP="0015176D">
      <w:pPr>
        <w:numPr>
          <w:ilvl w:val="0"/>
          <w:numId w:val="187"/>
        </w:numPr>
      </w:pPr>
      <w:r w:rsidRPr="003853F8">
        <w:t>Пройти полный онбординг с нуля на чистой установке: удалить приложение, очистить данные, запустить заново.</w:t>
      </w:r>
    </w:p>
    <w:p w14:paraId="71F1E422" w14:textId="77777777" w:rsidR="0015176D" w:rsidRPr="003853F8" w:rsidRDefault="0015176D" w:rsidP="0015176D">
      <w:pPr>
        <w:numPr>
          <w:ilvl w:val="0"/>
          <w:numId w:val="187"/>
        </w:numPr>
      </w:pPr>
      <w:r w:rsidRPr="003853F8">
        <w:t>Прервать на этапе сканирования → перезапустить приложение → проверить предложение продолжить с места остановки.</w:t>
      </w:r>
    </w:p>
    <w:p w14:paraId="67C9E343" w14:textId="77777777" w:rsidR="0015176D" w:rsidRPr="003853F8" w:rsidRDefault="0015176D" w:rsidP="0015176D">
      <w:pPr>
        <w:numPr>
          <w:ilvl w:val="0"/>
          <w:numId w:val="187"/>
        </w:numPr>
      </w:pPr>
      <w:r w:rsidRPr="003853F8">
        <w:t>Выбрать папку без прав доступа → проверить обработку ошибки и предложение альтернатив.</w:t>
      </w:r>
    </w:p>
    <w:p w14:paraId="4720655E" w14:textId="77777777" w:rsidR="0015176D" w:rsidRPr="003853F8" w:rsidRDefault="0015176D" w:rsidP="0015176D">
      <w:pPr>
        <w:numPr>
          <w:ilvl w:val="0"/>
          <w:numId w:val="187"/>
        </w:numPr>
      </w:pPr>
      <w:r w:rsidRPr="003853F8">
        <w:t>Пропустить этап настроек интеллектуальных функций → проверить применение настроек по умолчанию.</w:t>
      </w:r>
    </w:p>
    <w:p w14:paraId="40DDB3CB" w14:textId="77777777" w:rsidR="0015176D" w:rsidRPr="003853F8" w:rsidRDefault="0015176D" w:rsidP="0015176D">
      <w:pPr>
        <w:numPr>
          <w:ilvl w:val="0"/>
          <w:numId w:val="187"/>
        </w:numPr>
      </w:pPr>
      <w:r w:rsidRPr="003853F8">
        <w:t>Сменить язык на первом шаге → проверить применение ко всем последующим шагам и главному экрану.</w:t>
      </w:r>
    </w:p>
    <w:p w14:paraId="14475B20" w14:textId="77777777" w:rsidR="0015176D" w:rsidRPr="003853F8" w:rsidRDefault="0015176D" w:rsidP="0015176D">
      <w:pPr>
        <w:numPr>
          <w:ilvl w:val="0"/>
          <w:numId w:val="187"/>
        </w:numPr>
      </w:pPr>
      <w:r w:rsidRPr="003853F8">
        <w:t>Включить или выключить подсказки → проверить, что они не появляются при отключении.</w:t>
      </w:r>
    </w:p>
    <w:p w14:paraId="107F8F14" w14:textId="77777777" w:rsidR="0015176D" w:rsidRPr="003853F8" w:rsidRDefault="0015176D" w:rsidP="0015176D">
      <w:pPr>
        <w:numPr>
          <w:ilvl w:val="0"/>
          <w:numId w:val="187"/>
        </w:numPr>
      </w:pPr>
      <w:r w:rsidRPr="003853F8">
        <w:t>Протестировать на минимальном поддерживаемом разрешении: интерфейс не нарушается, все элементы доступны.</w:t>
      </w:r>
    </w:p>
    <w:p w14:paraId="08A0AB71" w14:textId="77777777" w:rsidR="0015176D" w:rsidRPr="003853F8" w:rsidRDefault="0015176D" w:rsidP="0015176D">
      <w:r w:rsidRPr="003853F8">
        <w:rPr>
          <w:b/>
          <w:bCs/>
        </w:rPr>
        <w:t>Автоматизированные тесты онбординга:</w:t>
      </w:r>
    </w:p>
    <w:p w14:paraId="16DDB1DF" w14:textId="77777777" w:rsidR="0015176D" w:rsidRPr="003853F8" w:rsidRDefault="0015176D" w:rsidP="0015176D">
      <w:pPr>
        <w:numPr>
          <w:ilvl w:val="0"/>
          <w:numId w:val="188"/>
        </w:numPr>
      </w:pPr>
      <w:r w:rsidRPr="003853F8">
        <w:t>Тест полного прохождения онбординга: проверка перехода между шагами, валидации, сохранения состояния.</w:t>
      </w:r>
    </w:p>
    <w:p w14:paraId="51FD64BE" w14:textId="77777777" w:rsidR="0015176D" w:rsidRPr="003853F8" w:rsidRDefault="0015176D" w:rsidP="0015176D">
      <w:pPr>
        <w:numPr>
          <w:ilvl w:val="0"/>
          <w:numId w:val="188"/>
        </w:numPr>
      </w:pPr>
      <w:r w:rsidRPr="003853F8">
        <w:t>Тест восстановления после прерывания: проверка предложения продолжить с места остановки.</w:t>
      </w:r>
    </w:p>
    <w:p w14:paraId="010EB7BA" w14:textId="77777777" w:rsidR="0015176D" w:rsidRPr="003853F8" w:rsidRDefault="0015176D" w:rsidP="0015176D">
      <w:pPr>
        <w:numPr>
          <w:ilvl w:val="0"/>
          <w:numId w:val="188"/>
        </w:numPr>
      </w:pPr>
      <w:r w:rsidRPr="003853F8">
        <w:lastRenderedPageBreak/>
        <w:t>Тест смены языка: проверка применения языка ко всем строкам интерфейса.</w:t>
      </w:r>
    </w:p>
    <w:p w14:paraId="2CAB00DC" w14:textId="77777777" w:rsidR="0015176D" w:rsidRPr="003853F8" w:rsidRDefault="0015176D" w:rsidP="0015176D">
      <w:pPr>
        <w:numPr>
          <w:ilvl w:val="0"/>
          <w:numId w:val="188"/>
        </w:numPr>
      </w:pPr>
      <w:r w:rsidRPr="003853F8">
        <w:t>Тест подсказок: проверка появления, исчезновения, запоминания показа.</w:t>
      </w:r>
    </w:p>
    <w:p w14:paraId="374CCACB" w14:textId="77777777" w:rsidR="0015176D" w:rsidRPr="003853F8" w:rsidRDefault="0015176D" w:rsidP="0015176D">
      <w:r w:rsidRPr="003853F8">
        <w:rPr>
          <w:b/>
          <w:bCs/>
        </w:rPr>
        <w:t>Механизм восстановления после сбоя:</w:t>
      </w:r>
    </w:p>
    <w:p w14:paraId="180CAF0B" w14:textId="77777777" w:rsidR="0015176D" w:rsidRPr="003853F8" w:rsidRDefault="0015176D" w:rsidP="0015176D">
      <w:pPr>
        <w:numPr>
          <w:ilvl w:val="0"/>
          <w:numId w:val="189"/>
        </w:numPr>
      </w:pPr>
      <w:r w:rsidRPr="003853F8">
        <w:t>Состояние онбординга сериализуется в снимок состояния при каждом переходе между шагами.</w:t>
      </w:r>
    </w:p>
    <w:p w14:paraId="39A3FA56" w14:textId="77777777" w:rsidR="0015176D" w:rsidRPr="003853F8" w:rsidRDefault="0015176D" w:rsidP="0015176D">
      <w:pPr>
        <w:numPr>
          <w:ilvl w:val="0"/>
          <w:numId w:val="189"/>
        </w:numPr>
      </w:pPr>
      <w:r w:rsidRPr="003853F8">
        <w:t>Снимок включает: текущий шаг, выбранные параметры, прогресс сканирования.</w:t>
      </w:r>
    </w:p>
    <w:p w14:paraId="62C777B4" w14:textId="77777777" w:rsidR="0015176D" w:rsidRPr="003853F8" w:rsidRDefault="0015176D" w:rsidP="0015176D">
      <w:pPr>
        <w:numPr>
          <w:ilvl w:val="0"/>
          <w:numId w:val="189"/>
        </w:numPr>
      </w:pPr>
      <w:r w:rsidRPr="003853F8">
        <w:t>При запуске приложения проверяется наличие «грязного» снимка.</w:t>
      </w:r>
    </w:p>
    <w:p w14:paraId="194812A7" w14:textId="77777777" w:rsidR="0015176D" w:rsidRPr="003853F8" w:rsidRDefault="0015176D" w:rsidP="0015176D">
      <w:pPr>
        <w:numPr>
          <w:ilvl w:val="0"/>
          <w:numId w:val="189"/>
        </w:numPr>
      </w:pPr>
      <w:r w:rsidRPr="003853F8">
        <w:t>Если снимок найден → диалог с предложением продолжить онбординг с указанного шага.</w:t>
      </w:r>
    </w:p>
    <w:p w14:paraId="7D005779" w14:textId="77777777" w:rsidR="0015176D" w:rsidRPr="003853F8" w:rsidRDefault="0015176D" w:rsidP="0015176D">
      <w:pPr>
        <w:numPr>
          <w:ilvl w:val="0"/>
          <w:numId w:val="189"/>
        </w:numPr>
      </w:pPr>
      <w:r w:rsidRPr="003853F8">
        <w:t>При выборе «Продолжить» → загрузка снимка, восстановление состояния, переход к соответствующему шагу.</w:t>
      </w:r>
    </w:p>
    <w:p w14:paraId="1128AFC0" w14:textId="77777777" w:rsidR="0015176D" w:rsidRPr="003853F8" w:rsidRDefault="0015176D" w:rsidP="0015176D">
      <w:pPr>
        <w:rPr>
          <w:b/>
          <w:bCs/>
        </w:rPr>
      </w:pPr>
      <w:r w:rsidRPr="003853F8">
        <w:rPr>
          <w:b/>
          <w:bCs/>
        </w:rPr>
        <w:t>11.8 Жёсткие правила генерации кода (Онбординг и обучение)</w:t>
      </w:r>
    </w:p>
    <w:p w14:paraId="60EB16B7" w14:textId="77777777" w:rsidR="0015176D" w:rsidRPr="003853F8" w:rsidRDefault="0015176D" w:rsidP="0015176D">
      <w:r w:rsidRPr="003853F8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35D34CA3" w14:textId="77777777" w:rsidR="0015176D" w:rsidRPr="003853F8" w:rsidRDefault="0015176D" w:rsidP="0015176D">
      <w:pPr>
        <w:numPr>
          <w:ilvl w:val="0"/>
          <w:numId w:val="190"/>
        </w:numPr>
      </w:pPr>
      <w:r w:rsidRPr="003853F8">
        <w:rPr>
          <w:b/>
          <w:bCs/>
        </w:rPr>
        <w:t>Единый источник состояния для онбординга.</w:t>
      </w:r>
      <w:r w:rsidRPr="003853F8">
        <w:t xml:space="preserve"> Все операции с параметрами онбординга выполняются только через реактивный сервис. Запрещено дублировать логику валидации или сохранения в презентационном слое.</w:t>
      </w:r>
    </w:p>
    <w:p w14:paraId="062FE11C" w14:textId="77777777" w:rsidR="0015176D" w:rsidRPr="003853F8" w:rsidRDefault="0015176D" w:rsidP="0015176D">
      <w:pPr>
        <w:numPr>
          <w:ilvl w:val="0"/>
          <w:numId w:val="190"/>
        </w:numPr>
      </w:pPr>
      <w:r w:rsidRPr="003853F8">
        <w:rPr>
          <w:b/>
          <w:bCs/>
        </w:rPr>
        <w:t>Строгая типизация шагов.</w:t>
      </w:r>
      <w:r w:rsidRPr="003853F8">
        <w:t xml:space="preserve"> Шаги онбординга описываются через перечисление с явными значениями. Запрещено использовать строковые или числовые литералы для сравнения шагов.</w:t>
      </w:r>
    </w:p>
    <w:p w14:paraId="75DBA51E" w14:textId="77777777" w:rsidR="0015176D" w:rsidRPr="003853F8" w:rsidRDefault="0015176D" w:rsidP="0015176D">
      <w:pPr>
        <w:numPr>
          <w:ilvl w:val="0"/>
          <w:numId w:val="190"/>
        </w:numPr>
      </w:pPr>
      <w:r w:rsidRPr="003853F8">
        <w:rPr>
          <w:b/>
          <w:bCs/>
        </w:rPr>
        <w:t>Атомарность перехода между шагами.</w:t>
      </w:r>
      <w:r w:rsidRPr="003853F8">
        <w:t xml:space="preserve"> Переход от одного шага к другому выполняется в транзакции: сохранение состояния → обновление интерфейса → запись флага. При ошибке происходит откат, и пользователь остаётся на текущем шаге.</w:t>
      </w:r>
    </w:p>
    <w:p w14:paraId="065A67B6" w14:textId="77777777" w:rsidR="0015176D" w:rsidRPr="003853F8" w:rsidRDefault="0015176D" w:rsidP="0015176D">
      <w:pPr>
        <w:numPr>
          <w:ilvl w:val="0"/>
          <w:numId w:val="190"/>
        </w:numPr>
      </w:pPr>
      <w:r w:rsidRPr="003853F8">
        <w:rPr>
          <w:b/>
          <w:bCs/>
        </w:rPr>
        <w:t>Изоляция побочных эффектов.</w:t>
      </w:r>
      <w:r w:rsidRPr="003853F8">
        <w:t xml:space="preserve"> Запросы к файловой системе, сервису локализации, сервису подсказок инкапсулированы в репозиториях. Презентационный слой не импортирует пакеты платформенного взаимодействия.</w:t>
      </w:r>
    </w:p>
    <w:p w14:paraId="554975AD" w14:textId="77777777" w:rsidR="0015176D" w:rsidRPr="003853F8" w:rsidRDefault="0015176D" w:rsidP="0015176D">
      <w:pPr>
        <w:numPr>
          <w:ilvl w:val="0"/>
          <w:numId w:val="190"/>
        </w:numPr>
      </w:pPr>
      <w:r w:rsidRPr="003853F8">
        <w:rPr>
          <w:b/>
          <w:bCs/>
        </w:rPr>
        <w:t>Реактивное обновление интерфейса.</w:t>
      </w:r>
      <w:r w:rsidRPr="003853F8">
        <w:t xml:space="preserve"> Изменение любого параметра онбординга автоматически уведомляет все подписанные виджеты. Запрещено ручное обновление интерфейса для состояния онбординга; только через реактивные механизмы.</w:t>
      </w:r>
    </w:p>
    <w:p w14:paraId="7E344F67" w14:textId="77777777" w:rsidR="0015176D" w:rsidRPr="003853F8" w:rsidRDefault="0015176D" w:rsidP="0015176D">
      <w:pPr>
        <w:numPr>
          <w:ilvl w:val="0"/>
          <w:numId w:val="190"/>
        </w:numPr>
      </w:pPr>
      <w:r w:rsidRPr="003853F8">
        <w:rPr>
          <w:b/>
          <w:bCs/>
        </w:rPr>
        <w:lastRenderedPageBreak/>
        <w:t>Кэширование подсказок с чёткими стратегиями.</w:t>
      </w:r>
      <w:r w:rsidRPr="003853F8">
        <w:t xml:space="preserve"> Показанные подсказки кэшируются в пользовательских настройках с флагом постоянного хранения. Инвалидация кэша происходит только при явном сбросе пользователем.</w:t>
      </w:r>
    </w:p>
    <w:p w14:paraId="37D70F4A" w14:textId="77777777" w:rsidR="0015176D" w:rsidRPr="003853F8" w:rsidRDefault="0015176D" w:rsidP="0015176D">
      <w:pPr>
        <w:numPr>
          <w:ilvl w:val="0"/>
          <w:numId w:val="190"/>
        </w:numPr>
      </w:pPr>
      <w:r w:rsidRPr="003853F8">
        <w:rPr>
          <w:b/>
          <w:bCs/>
        </w:rPr>
        <w:t>Обработка ошибок на границе фичи.</w:t>
      </w:r>
      <w:r w:rsidRPr="003853F8">
        <w:t xml:space="preserve"> Каждый модуль онбординга имеет собственный обработчик исключений. Ошибки логируются, преобразуются в пользовательские сообщения и не приводят к падению приложения.</w:t>
      </w:r>
    </w:p>
    <w:p w14:paraId="507260E0" w14:textId="77777777" w:rsidR="0015176D" w:rsidRPr="003853F8" w:rsidRDefault="0015176D" w:rsidP="0015176D">
      <w:pPr>
        <w:numPr>
          <w:ilvl w:val="0"/>
          <w:numId w:val="190"/>
        </w:numPr>
      </w:pPr>
      <w:r w:rsidRPr="003853F8">
        <w:rPr>
          <w:b/>
          <w:bCs/>
        </w:rPr>
        <w:t>Доступность онбординга.</w:t>
      </w:r>
      <w:r w:rsidRPr="003853F8">
        <w:t xml:space="preserve"> Все экраны онбординга проходят проверки доступности: семантические метки, навигация с клавиатуры, контрастность. Отсутствие поддержки вспомогательных технологий блокирует интеграцию кода.</w:t>
      </w:r>
    </w:p>
    <w:p w14:paraId="4EFB46CB" w14:textId="77777777" w:rsidR="0015176D" w:rsidRPr="00E4435E" w:rsidRDefault="0015176D" w:rsidP="0015176D">
      <w:pPr>
        <w:rPr>
          <w:b/>
          <w:bCs/>
        </w:rPr>
      </w:pPr>
      <w:r w:rsidRPr="00E4435E">
        <w:rPr>
          <w:rFonts w:ascii="Segoe UI Emoji" w:hAnsi="Segoe UI Emoji" w:cs="Segoe UI Emoji"/>
          <w:b/>
          <w:bCs/>
        </w:rPr>
        <w:t>📘</w:t>
      </w:r>
      <w:r w:rsidRPr="00E4435E">
        <w:rPr>
          <w:b/>
          <w:bCs/>
        </w:rPr>
        <w:t xml:space="preserve"> РАЗДЕЛ 12: ТЕХНИЧЕСКИЕ ТРЕБОВАНИЯ, ПРОИЗВОДИТЕЛЬНОСТЬ И ОТКАЗОУСТОЙЧИВОСТЬ</w:t>
      </w:r>
    </w:p>
    <w:p w14:paraId="18D7B649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12.1 Философия надёжности: «Невидимая стабильность»</w:t>
      </w:r>
    </w:p>
    <w:p w14:paraId="2678CE83" w14:textId="77777777" w:rsidR="0015176D" w:rsidRPr="00E4435E" w:rsidRDefault="0015176D" w:rsidP="0015176D">
      <w:r w:rsidRPr="00E4435E">
        <w:t>Техническая реализация GlubLink должна обеспечивать ощущение бесшовной работы: пользователь не замечает технических процессов, он видит только мгновенный отклик и предсказуемое поведение. Приложение проектируется с расчётом на длительные сессии работы с большими коллекциями без деградации производительности.</w:t>
      </w:r>
    </w:p>
    <w:p w14:paraId="03972FB7" w14:textId="77777777" w:rsidR="0015176D" w:rsidRPr="00E4435E" w:rsidRDefault="0015176D" w:rsidP="0015176D">
      <w:r w:rsidRPr="00E4435E">
        <w:rPr>
          <w:b/>
          <w:bCs/>
        </w:rPr>
        <w:t>Жёсткие мандаты:</w:t>
      </w:r>
    </w:p>
    <w:p w14:paraId="5A0E34D4" w14:textId="77777777" w:rsidR="0015176D" w:rsidRPr="00E4435E" w:rsidRDefault="0015176D" w:rsidP="0015176D">
      <w:pPr>
        <w:numPr>
          <w:ilvl w:val="0"/>
          <w:numId w:val="191"/>
        </w:numPr>
      </w:pPr>
      <w:r w:rsidRPr="00E4435E">
        <w:rPr>
          <w:b/>
          <w:bCs/>
        </w:rPr>
        <w:t>Нулевая блокировка интерфейса.</w:t>
      </w:r>
      <w:r w:rsidRPr="00E4435E">
        <w:t xml:space="preserve"> Ни одна операция, включая сканирование файлов, индексацию, синхронизацию или обработку изображений, не должна блокировать пользовательский ввод или анимации.</w:t>
      </w:r>
    </w:p>
    <w:p w14:paraId="6E0D8F71" w14:textId="77777777" w:rsidR="0015176D" w:rsidRPr="00E4435E" w:rsidRDefault="0015176D" w:rsidP="0015176D">
      <w:pPr>
        <w:numPr>
          <w:ilvl w:val="0"/>
          <w:numId w:val="191"/>
        </w:numPr>
      </w:pPr>
      <w:r w:rsidRPr="00E4435E">
        <w:rPr>
          <w:b/>
          <w:bCs/>
        </w:rPr>
        <w:t>Прогрессивная деградация.</w:t>
      </w:r>
      <w:r w:rsidRPr="00E4435E">
        <w:t xml:space="preserve"> При нехватке ресурсов (память, место на диске, процессор) приложение плавно снижает качество второстепенных функций (размер превью, частота авто-сохранения), сохраняя базовую функциональность.</w:t>
      </w:r>
    </w:p>
    <w:p w14:paraId="1944C782" w14:textId="77777777" w:rsidR="0015176D" w:rsidRPr="00E4435E" w:rsidRDefault="0015176D" w:rsidP="0015176D">
      <w:pPr>
        <w:numPr>
          <w:ilvl w:val="0"/>
          <w:numId w:val="191"/>
        </w:numPr>
      </w:pPr>
      <w:r w:rsidRPr="00E4435E">
        <w:rPr>
          <w:b/>
          <w:bCs/>
        </w:rPr>
        <w:t>Самовосстановление.</w:t>
      </w:r>
      <w:r w:rsidRPr="00E4435E">
        <w:t xml:space="preserve"> Приложение должно автоматически обнаруживать и исправлять типовые ошибки состояния (повреждённый кэш, устаревшие индексы, разорванные связи) без вмешательства пользователя.</w:t>
      </w:r>
    </w:p>
    <w:p w14:paraId="7EA6779A" w14:textId="77777777" w:rsidR="0015176D" w:rsidRPr="00E4435E" w:rsidRDefault="0015176D" w:rsidP="0015176D">
      <w:pPr>
        <w:numPr>
          <w:ilvl w:val="0"/>
          <w:numId w:val="191"/>
        </w:numPr>
      </w:pPr>
      <w:r w:rsidRPr="00E4435E">
        <w:rPr>
          <w:b/>
          <w:bCs/>
        </w:rPr>
        <w:t>Детерминированное поведение.</w:t>
      </w:r>
      <w:r w:rsidRPr="00E4435E">
        <w:t xml:space="preserve"> При одинаковых входных данных и настройках приложение должно выдавать идентичный результат независимо от порядка выполнения асинхронных операций.</w:t>
      </w:r>
    </w:p>
    <w:p w14:paraId="534743AF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12.2 Требования к производительности</w:t>
      </w:r>
    </w:p>
    <w:p w14:paraId="6FFC6A69" w14:textId="77777777" w:rsidR="0015176D" w:rsidRPr="00E4435E" w:rsidRDefault="0015176D" w:rsidP="0015176D">
      <w:r w:rsidRPr="00E4435E">
        <w:t>Производительность измеряется не только скоростью, но и предсказуемостью отклика. Все метрики указаны для эталонной конфигурации: процессор четырёхъядерный два целых пять гигагерц, оперативная память шестнадцать гигабайт, накопитель SSD, коллекция до пятидесяти тысяч файлов.</w:t>
      </w:r>
    </w:p>
    <w:p w14:paraId="418B362E" w14:textId="77777777" w:rsidR="0015176D" w:rsidRPr="00E4435E" w:rsidRDefault="0015176D" w:rsidP="0015176D">
      <w:r w:rsidRPr="00E4435E">
        <w:rPr>
          <w:b/>
          <w:bCs/>
        </w:rPr>
        <w:lastRenderedPageBreak/>
        <w:t>Временные метрики отклика: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1987"/>
        <w:gridCol w:w="2076"/>
        <w:gridCol w:w="2643"/>
      </w:tblGrid>
      <w:tr w:rsidR="0015176D" w:rsidRPr="00E4435E" w14:paraId="00433B57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4AA5C41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6A1DF69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Целевое 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B04A904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Максимально допустимое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2CD4F18B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Примечание</w:t>
            </w:r>
          </w:p>
        </w:tc>
      </w:tr>
      <w:tr w:rsidR="0015176D" w:rsidRPr="00E4435E" w14:paraId="5A7076A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4823EA" w14:textId="77777777" w:rsidR="0015176D" w:rsidRPr="00E4435E" w:rsidRDefault="0015176D" w:rsidP="00C628AE">
            <w:r w:rsidRPr="00E4435E">
              <w:t>Запуск приложения до главного экрана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96A167" w14:textId="77777777" w:rsidR="0015176D" w:rsidRPr="00E4435E" w:rsidRDefault="0015176D" w:rsidP="00C628AE">
            <w:r w:rsidRPr="00E4435E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BAA2AA" w14:textId="77777777" w:rsidR="0015176D" w:rsidRPr="00E4435E" w:rsidRDefault="0015176D" w:rsidP="00C628AE">
            <w:r w:rsidRPr="00E4435E">
              <w:t>Три секунды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BFF4115" w14:textId="77777777" w:rsidR="0015176D" w:rsidRPr="00E4435E" w:rsidRDefault="0015176D" w:rsidP="00C628AE">
            <w:r w:rsidRPr="00E4435E">
              <w:t>С учётом инициализации базы данных</w:t>
            </w:r>
          </w:p>
        </w:tc>
      </w:tr>
      <w:tr w:rsidR="0015176D" w:rsidRPr="00E4435E" w14:paraId="4A5AF45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783DA94" w14:textId="77777777" w:rsidR="0015176D" w:rsidRPr="00E4435E" w:rsidRDefault="0015176D" w:rsidP="00C628AE">
            <w:r w:rsidRPr="00E4435E">
              <w:t>Открытие Workspace с фильтрами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8651C50" w14:textId="77777777" w:rsidR="0015176D" w:rsidRPr="00E4435E" w:rsidRDefault="0015176D" w:rsidP="00C628AE">
            <w:r w:rsidRPr="00E4435E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FBD38C" w14:textId="77777777" w:rsidR="0015176D" w:rsidRPr="00E4435E" w:rsidRDefault="0015176D" w:rsidP="00C628AE">
            <w:r w:rsidRPr="00E4435E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CEF7B53" w14:textId="77777777" w:rsidR="0015176D" w:rsidRPr="00E4435E" w:rsidRDefault="0015176D" w:rsidP="00C628AE">
            <w:r w:rsidRPr="00E4435E">
              <w:t>Без перезагрузки данных</w:t>
            </w:r>
          </w:p>
        </w:tc>
      </w:tr>
      <w:tr w:rsidR="0015176D" w:rsidRPr="00E4435E" w14:paraId="344ECBF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5CC1F7" w14:textId="77777777" w:rsidR="0015176D" w:rsidRPr="00E4435E" w:rsidRDefault="0015176D" w:rsidP="00C628AE">
            <w:r w:rsidRPr="00E4435E">
              <w:t>Применение фильтра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89ED15" w14:textId="77777777" w:rsidR="0015176D" w:rsidRPr="00E4435E" w:rsidRDefault="0015176D" w:rsidP="00C628AE">
            <w:r w:rsidRPr="00E4435E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591BFE" w14:textId="77777777" w:rsidR="0015176D" w:rsidRPr="00E4435E" w:rsidRDefault="0015176D" w:rsidP="00C628AE">
            <w:r w:rsidRPr="00E4435E">
              <w:t>Четыреста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2939F30" w14:textId="77777777" w:rsidR="0015176D" w:rsidRPr="00E4435E" w:rsidRDefault="0015176D" w:rsidP="00C628AE">
            <w:r w:rsidRPr="00E4435E">
              <w:t>С дебаунсом ввода</w:t>
            </w:r>
          </w:p>
        </w:tc>
      </w:tr>
      <w:tr w:rsidR="0015176D" w:rsidRPr="00E4435E" w14:paraId="20ACF6A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F32F79" w14:textId="77777777" w:rsidR="0015176D" w:rsidRPr="00E4435E" w:rsidRDefault="0015176D" w:rsidP="00C628AE">
            <w:r w:rsidRPr="00E4435E">
              <w:t>Переключение режима сетки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711B03" w14:textId="77777777" w:rsidR="0015176D" w:rsidRPr="00E4435E" w:rsidRDefault="0015176D" w:rsidP="00C628AE">
            <w:r w:rsidRPr="00E4435E">
              <w:t>Сто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2604B3" w14:textId="77777777" w:rsidR="0015176D" w:rsidRPr="00E4435E" w:rsidRDefault="0015176D" w:rsidP="00C628AE">
            <w:r w:rsidRPr="00E4435E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08F3339" w14:textId="77777777" w:rsidR="0015176D" w:rsidRPr="00E4435E" w:rsidRDefault="0015176D" w:rsidP="00C628AE">
            <w:r w:rsidRPr="00E4435E">
              <w:t>Без потери позиции скролла</w:t>
            </w:r>
          </w:p>
        </w:tc>
      </w:tr>
      <w:tr w:rsidR="0015176D" w:rsidRPr="00E4435E" w14:paraId="1AB383C5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67E9865" w14:textId="77777777" w:rsidR="0015176D" w:rsidRPr="00E4435E" w:rsidRDefault="0015176D" w:rsidP="00C628AE">
            <w:r w:rsidRPr="00E4435E">
              <w:t>Открытие полноэкранного просмотра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A9119D" w14:textId="77777777" w:rsidR="0015176D" w:rsidRPr="00E4435E" w:rsidRDefault="0015176D" w:rsidP="00C628AE">
            <w:r w:rsidRPr="00E4435E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159358" w14:textId="77777777" w:rsidR="0015176D" w:rsidRPr="00E4435E" w:rsidRDefault="0015176D" w:rsidP="00C628AE">
            <w:r w:rsidRPr="00E4435E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CC2729C" w14:textId="77777777" w:rsidR="0015176D" w:rsidRPr="00E4435E" w:rsidRDefault="0015176D" w:rsidP="00C628AE">
            <w:r w:rsidRPr="00E4435E">
              <w:t>С предзагрузкой превью</w:t>
            </w:r>
          </w:p>
        </w:tc>
      </w:tr>
      <w:tr w:rsidR="0015176D" w:rsidRPr="00E4435E" w14:paraId="7FF8200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3D2DFC6" w14:textId="77777777" w:rsidR="0015176D" w:rsidRPr="00E4435E" w:rsidRDefault="0015176D" w:rsidP="00C628AE">
            <w:r w:rsidRPr="00E4435E">
              <w:t>Добавление тега к блоку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DFAC82" w14:textId="77777777" w:rsidR="0015176D" w:rsidRPr="00E4435E" w:rsidRDefault="0015176D" w:rsidP="00C628AE">
            <w:r w:rsidRPr="00E4435E">
              <w:t>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E9E18D" w14:textId="77777777" w:rsidR="0015176D" w:rsidRPr="00E4435E" w:rsidRDefault="0015176D" w:rsidP="00C628AE">
            <w:r w:rsidRPr="00E4435E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D7EAE78" w14:textId="77777777" w:rsidR="0015176D" w:rsidRPr="00E4435E" w:rsidRDefault="0015176D" w:rsidP="00C628AE">
            <w:r w:rsidRPr="00E4435E">
              <w:t>С реактивным обновлением интерфейса</w:t>
            </w:r>
          </w:p>
        </w:tc>
      </w:tr>
      <w:tr w:rsidR="0015176D" w:rsidRPr="00E4435E" w14:paraId="378456D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CF1EF94" w14:textId="77777777" w:rsidR="0015176D" w:rsidRPr="00E4435E" w:rsidRDefault="0015176D" w:rsidP="00C628AE">
            <w:r w:rsidRPr="00E4435E">
              <w:t>Автосохранение заметки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880F9C7" w14:textId="77777777" w:rsidR="0015176D" w:rsidRPr="00E4435E" w:rsidRDefault="0015176D" w:rsidP="00C628AE">
            <w:r w:rsidRPr="00E4435E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6FB0842" w14:textId="77777777" w:rsidR="0015176D" w:rsidRPr="00E4435E" w:rsidRDefault="0015176D" w:rsidP="00C628AE">
            <w:r w:rsidRPr="00E4435E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77891F7" w14:textId="77777777" w:rsidR="0015176D" w:rsidRPr="00E4435E" w:rsidRDefault="0015176D" w:rsidP="00C628AE">
            <w:r w:rsidRPr="00E4435E">
              <w:t>В фоновом потоке, без блокировки</w:t>
            </w:r>
          </w:p>
        </w:tc>
      </w:tr>
    </w:tbl>
    <w:p w14:paraId="6B056DF2" w14:textId="77777777" w:rsidR="0015176D" w:rsidRPr="00E4435E" w:rsidRDefault="0015176D" w:rsidP="0015176D">
      <w:r w:rsidRPr="00E4435E">
        <w:rPr>
          <w:b/>
          <w:bCs/>
        </w:rPr>
        <w:t>Метрики плавности интерфейса:</w:t>
      </w:r>
    </w:p>
    <w:p w14:paraId="4A57BAF3" w14:textId="77777777" w:rsidR="0015176D" w:rsidRPr="00E4435E" w:rsidRDefault="0015176D" w:rsidP="0015176D">
      <w:pPr>
        <w:numPr>
          <w:ilvl w:val="0"/>
          <w:numId w:val="192"/>
        </w:numPr>
      </w:pPr>
      <w:r w:rsidRPr="00E4435E">
        <w:t>Частота кадров при анимациях: шестьдесят кадров в секунду стабильно, не ниже сорока пяти кадров в секунду в пиковых нагрузках.</w:t>
      </w:r>
    </w:p>
    <w:p w14:paraId="22ABD49F" w14:textId="77777777" w:rsidR="0015176D" w:rsidRPr="00E4435E" w:rsidRDefault="0015176D" w:rsidP="0015176D">
      <w:pPr>
        <w:numPr>
          <w:ilvl w:val="0"/>
          <w:numId w:val="192"/>
        </w:numPr>
      </w:pPr>
      <w:r w:rsidRPr="00E4435E">
        <w:t>Время отрисовки одного кадра: не более шестнадцати миллисекунд.</w:t>
      </w:r>
    </w:p>
    <w:p w14:paraId="35089128" w14:textId="77777777" w:rsidR="0015176D" w:rsidRPr="00E4435E" w:rsidRDefault="0015176D" w:rsidP="0015176D">
      <w:pPr>
        <w:numPr>
          <w:ilvl w:val="0"/>
          <w:numId w:val="192"/>
        </w:numPr>
      </w:pPr>
      <w:r w:rsidRPr="00E4435E">
        <w:t>Задержка между вводом пользователя и визуальной реакцией: не более ста миллисекунд.</w:t>
      </w:r>
    </w:p>
    <w:p w14:paraId="24B58A9E" w14:textId="77777777" w:rsidR="0015176D" w:rsidRPr="00E4435E" w:rsidRDefault="0015176D" w:rsidP="0015176D">
      <w:r w:rsidRPr="00E4435E">
        <w:rPr>
          <w:b/>
          <w:bCs/>
        </w:rPr>
        <w:t>Требования к работе с памятью:</w:t>
      </w:r>
    </w:p>
    <w:p w14:paraId="63939621" w14:textId="77777777" w:rsidR="0015176D" w:rsidRPr="00E4435E" w:rsidRDefault="0015176D" w:rsidP="0015176D">
      <w:pPr>
        <w:numPr>
          <w:ilvl w:val="0"/>
          <w:numId w:val="193"/>
        </w:numPr>
      </w:pPr>
      <w:r w:rsidRPr="00E4435E">
        <w:t>Потребление оперативной памяти при старте: не более трёхсот мегабайт.</w:t>
      </w:r>
    </w:p>
    <w:p w14:paraId="2FF35BD0" w14:textId="77777777" w:rsidR="0015176D" w:rsidRPr="00E4435E" w:rsidRDefault="0015176D" w:rsidP="0015176D">
      <w:pPr>
        <w:numPr>
          <w:ilvl w:val="0"/>
          <w:numId w:val="193"/>
        </w:numPr>
      </w:pPr>
      <w:r w:rsidRPr="00E4435E">
        <w:t>Потребление при работе с коллекцией десять тысяч файлов: не более одного гигабайта.</w:t>
      </w:r>
    </w:p>
    <w:p w14:paraId="2615FCA7" w14:textId="77777777" w:rsidR="0015176D" w:rsidRPr="00E4435E" w:rsidRDefault="0015176D" w:rsidP="0015176D">
      <w:pPr>
        <w:numPr>
          <w:ilvl w:val="0"/>
          <w:numId w:val="193"/>
        </w:numPr>
      </w:pPr>
      <w:r w:rsidRPr="00E4435E">
        <w:t>Утечки памяти запрещены: все подписки на потоки данных должны явно отписываться при уничтожении виджетов.</w:t>
      </w:r>
    </w:p>
    <w:p w14:paraId="348A4E16" w14:textId="77777777" w:rsidR="0015176D" w:rsidRPr="00E4435E" w:rsidRDefault="0015176D" w:rsidP="0015176D">
      <w:pPr>
        <w:numPr>
          <w:ilvl w:val="0"/>
          <w:numId w:val="193"/>
        </w:numPr>
      </w:pPr>
      <w:r w:rsidRPr="00E4435E">
        <w:lastRenderedPageBreak/>
        <w:t>Кэширование изображений: иерархическая стратегия с чёткими лимитами и политикой вытеснения.</w:t>
      </w:r>
    </w:p>
    <w:p w14:paraId="38E27D68" w14:textId="77777777" w:rsidR="0015176D" w:rsidRPr="00E4435E" w:rsidRDefault="0015176D" w:rsidP="0015176D">
      <w:r w:rsidRPr="00E4435E">
        <w:rPr>
          <w:b/>
          <w:bCs/>
        </w:rPr>
        <w:t>Требования к дисковым операциям:</w:t>
      </w:r>
    </w:p>
    <w:p w14:paraId="63F1C955" w14:textId="77777777" w:rsidR="0015176D" w:rsidRPr="00E4435E" w:rsidRDefault="0015176D" w:rsidP="0015176D">
      <w:pPr>
        <w:numPr>
          <w:ilvl w:val="0"/>
          <w:numId w:val="194"/>
        </w:numPr>
      </w:pPr>
      <w:r w:rsidRPr="00E4435E">
        <w:t>Чтение метаданных файла: не более десяти миллисекунд на файл при последовательном доступе.</w:t>
      </w:r>
    </w:p>
    <w:p w14:paraId="4DC5B7D1" w14:textId="77777777" w:rsidR="0015176D" w:rsidRPr="00E4435E" w:rsidRDefault="0015176D" w:rsidP="0015176D">
      <w:pPr>
        <w:numPr>
          <w:ilvl w:val="0"/>
          <w:numId w:val="194"/>
        </w:numPr>
      </w:pPr>
      <w:r w:rsidRPr="00E4435E">
        <w:t>Запись в базу данных: пакетная обработка, не более пятидесяти миллисекунд на транзакцию.</w:t>
      </w:r>
    </w:p>
    <w:p w14:paraId="3529A305" w14:textId="77777777" w:rsidR="0015176D" w:rsidRPr="00E4435E" w:rsidRDefault="0015176D" w:rsidP="0015176D">
      <w:pPr>
        <w:numPr>
          <w:ilvl w:val="0"/>
          <w:numId w:val="194"/>
        </w:numPr>
      </w:pPr>
      <w:r w:rsidRPr="00E4435E">
        <w:t>Генерация превью: асинхронно, с приоритетом видимых элементов, не более двухсот миллисекунд на изображение среднего размера.</w:t>
      </w:r>
    </w:p>
    <w:p w14:paraId="195FC558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12.3 Стратегия обработки ошибок и восстановления</w:t>
      </w:r>
    </w:p>
    <w:p w14:paraId="0A22823C" w14:textId="77777777" w:rsidR="0015176D" w:rsidRPr="00E4435E" w:rsidRDefault="0015176D" w:rsidP="0015176D">
      <w:r w:rsidRPr="00E4435E">
        <w:t>Система обработки ошибок проектируется по принципу «предотвратить → обнаружить → исправить → сообщить». Каждая категория ошибок имеет чёткий протокол реакции.</w:t>
      </w:r>
    </w:p>
    <w:p w14:paraId="68EAF34A" w14:textId="77777777" w:rsidR="0015176D" w:rsidRPr="00E4435E" w:rsidRDefault="0015176D" w:rsidP="0015176D">
      <w:r w:rsidRPr="00E4435E">
        <w:rPr>
          <w:b/>
          <w:bCs/>
        </w:rPr>
        <w:t>Категории ошибок и протоколы:</w:t>
      </w:r>
    </w:p>
    <w:p w14:paraId="18844044" w14:textId="77777777" w:rsidR="0015176D" w:rsidRPr="00E4435E" w:rsidRDefault="0015176D" w:rsidP="0015176D">
      <w:pPr>
        <w:numPr>
          <w:ilvl w:val="0"/>
          <w:numId w:val="195"/>
        </w:numPr>
      </w:pPr>
      <w:r w:rsidRPr="00E4435E">
        <w:rPr>
          <w:b/>
          <w:bCs/>
        </w:rPr>
        <w:t>Ошибки ввода-вывода (файл не найден, нет прав доступа):</w:t>
      </w:r>
    </w:p>
    <w:p w14:paraId="24A23723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Предотвращение: проверка прав доступа перед операцией, кэширование успешных путей.</w:t>
      </w:r>
    </w:p>
    <w:p w14:paraId="7E2A09A9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Обнаружение: перехват исключений на границе репозитория, логирование с контекстом.</w:t>
      </w:r>
    </w:p>
    <w:p w14:paraId="2DC19155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Исправление: предложение пользователю указать новый путь, автоматический поиск файла в соседних директориях.</w:t>
      </w:r>
    </w:p>
    <w:p w14:paraId="75F123F2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Сообщение: конкретное, с инструкцией: «Файл не найден по пути [путь]. Возможные причины: файл перемещён, удалён, нет прав. [Указать новый путь] [Удалить запись] [Поискать автоматически]».</w:t>
      </w:r>
    </w:p>
    <w:p w14:paraId="3EFCF25A" w14:textId="77777777" w:rsidR="0015176D" w:rsidRPr="00E4435E" w:rsidRDefault="0015176D" w:rsidP="0015176D">
      <w:pPr>
        <w:numPr>
          <w:ilvl w:val="0"/>
          <w:numId w:val="195"/>
        </w:numPr>
      </w:pPr>
      <w:r w:rsidRPr="00E4435E">
        <w:rPr>
          <w:b/>
          <w:bCs/>
        </w:rPr>
        <w:t>Ошибки базы данных (повреждение индекса, конфликт транзакций):</w:t>
      </w:r>
    </w:p>
    <w:p w14:paraId="08EA2EDB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Предотвращение: использование транзакций, валидация данных перед записью, резервное копирование перед миграциями.</w:t>
      </w:r>
    </w:p>
    <w:p w14:paraId="1B1437F7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Обнаружение: проверка целостности при запуске, мониторинг ошибок записи.</w:t>
      </w:r>
    </w:p>
    <w:p w14:paraId="71B3BF3E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Исправление: автоматическое восстановление индекса, откат к последней стабильной версии базы, восстановление из локального бэкапа.</w:t>
      </w:r>
    </w:p>
    <w:p w14:paraId="17BC966D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Сообщение: «Обнаружена проблема с базой данных. Восстанавливаю из копии от [дата]. [Просмотреть лог] [Экспортировать данные перед восстановлением]».</w:t>
      </w:r>
    </w:p>
    <w:p w14:paraId="38E39277" w14:textId="77777777" w:rsidR="0015176D" w:rsidRPr="00E4435E" w:rsidRDefault="0015176D" w:rsidP="0015176D">
      <w:pPr>
        <w:numPr>
          <w:ilvl w:val="0"/>
          <w:numId w:val="195"/>
        </w:numPr>
      </w:pPr>
      <w:r w:rsidRPr="00E4435E">
        <w:rPr>
          <w:b/>
          <w:bCs/>
        </w:rPr>
        <w:lastRenderedPageBreak/>
        <w:t>Ошибки сети (таймаут, недоступность сервиса):</w:t>
      </w:r>
    </w:p>
    <w:p w14:paraId="0D76A1EC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Предотвращение: кэширование ответов, экспоненциальная задержка повторных запросов, очередь задач.</w:t>
      </w:r>
    </w:p>
    <w:p w14:paraId="1B2E812D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Обнаружение: таймауты на уровне клиента, проверка статуса ответа.</w:t>
      </w:r>
    </w:p>
    <w:p w14:paraId="621E55CA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Исправление: переключение в офлайн-режим, отложенное выполнение запросов при восстановлении соединения.</w:t>
      </w:r>
    </w:p>
    <w:p w14:paraId="40CE1A4C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Сообщение: «Сервис временно недоступен. Работаю по кэшу. Синхронизация возобновится при подключении. [Повторить сейчас] [Настроить источники]».</w:t>
      </w:r>
    </w:p>
    <w:p w14:paraId="3DD3AF60" w14:textId="77777777" w:rsidR="0015176D" w:rsidRPr="00E4435E" w:rsidRDefault="0015176D" w:rsidP="0015176D">
      <w:pPr>
        <w:numPr>
          <w:ilvl w:val="0"/>
          <w:numId w:val="195"/>
        </w:numPr>
      </w:pPr>
      <w:r w:rsidRPr="00E4435E">
        <w:rPr>
          <w:b/>
          <w:bCs/>
        </w:rPr>
        <w:t>Ошибки рендеринга (невозможно декодировать изображение, сбой анимации):</w:t>
      </w:r>
    </w:p>
    <w:p w14:paraId="7CFBC093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Предотвращение: валидация данных перед рендерингом, использование безопасных значений по умолчанию.</w:t>
      </w:r>
    </w:p>
    <w:p w14:paraId="6117CB46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Обнаружение: обработчики ошибок на уровне виджетов, мониторинг исключений в потоке рендеринга.</w:t>
      </w:r>
    </w:p>
    <w:p w14:paraId="68DE30A4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Исправление: отображение стандартизированного плейсхолдера, пропуск проблемного элемента без остановки всего списка.</w:t>
      </w:r>
    </w:p>
    <w:p w14:paraId="2EFCF938" w14:textId="77777777" w:rsidR="0015176D" w:rsidRPr="00E4435E" w:rsidRDefault="0015176D" w:rsidP="0015176D">
      <w:pPr>
        <w:numPr>
          <w:ilvl w:val="1"/>
          <w:numId w:val="195"/>
        </w:numPr>
      </w:pPr>
      <w:r w:rsidRPr="00E4435E">
        <w:t>Сообщение: не блокирующее, иконка предупреждения на элементе с тултипом: «Не удалось загрузить превью. [Повторить] [Пропустить]».</w:t>
      </w:r>
    </w:p>
    <w:p w14:paraId="39F19390" w14:textId="77777777" w:rsidR="0015176D" w:rsidRPr="00E4435E" w:rsidRDefault="0015176D" w:rsidP="0015176D">
      <w:r w:rsidRPr="00E4435E">
        <w:rPr>
          <w:b/>
          <w:bCs/>
        </w:rPr>
        <w:t>Принципы логирования:</w:t>
      </w:r>
    </w:p>
    <w:p w14:paraId="03B6DA53" w14:textId="77777777" w:rsidR="0015176D" w:rsidRPr="00E4435E" w:rsidRDefault="0015176D" w:rsidP="0015176D">
      <w:pPr>
        <w:numPr>
          <w:ilvl w:val="0"/>
          <w:numId w:val="196"/>
        </w:numPr>
      </w:pPr>
      <w:r w:rsidRPr="00E4435E">
        <w:t>Логи делятся на уровни: отладка (только в режиме разработки), информация (пользовательские действия), предупреждение (потенциальные проблемы), ошибка (сбои, требующие внимания).</w:t>
      </w:r>
    </w:p>
    <w:p w14:paraId="18E261EB" w14:textId="77777777" w:rsidR="0015176D" w:rsidRPr="00E4435E" w:rsidRDefault="0015176D" w:rsidP="0015176D">
      <w:pPr>
        <w:numPr>
          <w:ilvl w:val="0"/>
          <w:numId w:val="196"/>
        </w:numPr>
      </w:pPr>
      <w:r w:rsidRPr="00E4435E">
        <w:t>Логи не содержат персонального контента: пути к файлам хешируются, теги и заметки не записываются в открытом виде.</w:t>
      </w:r>
    </w:p>
    <w:p w14:paraId="3FD33DF3" w14:textId="77777777" w:rsidR="0015176D" w:rsidRPr="00E4435E" w:rsidRDefault="0015176D" w:rsidP="0015176D">
      <w:pPr>
        <w:numPr>
          <w:ilvl w:val="0"/>
          <w:numId w:val="196"/>
        </w:numPr>
      </w:pPr>
      <w:r w:rsidRPr="00E4435E">
        <w:t>Логи хранятся локально девяносто дней с автоматической ротацией. Критические ошибки сохраняются отдельно для расследования.</w:t>
      </w:r>
    </w:p>
    <w:p w14:paraId="25FC7B5B" w14:textId="77777777" w:rsidR="0015176D" w:rsidRPr="00E4435E" w:rsidRDefault="0015176D" w:rsidP="0015176D">
      <w:pPr>
        <w:numPr>
          <w:ilvl w:val="0"/>
          <w:numId w:val="196"/>
        </w:numPr>
      </w:pPr>
      <w:r w:rsidRPr="00E4435E">
        <w:t>Пользователь может экспортировать логи для отправки в поддержку: кнопка «Сгенерировать отчёт» создаёт архив с обезличенными данными за выбранный период.</w:t>
      </w:r>
    </w:p>
    <w:p w14:paraId="621510FF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12.4 Стратегия кэширования и управления ресурсами</w:t>
      </w:r>
    </w:p>
    <w:p w14:paraId="5D39F6A7" w14:textId="77777777" w:rsidR="0015176D" w:rsidRPr="00E4435E" w:rsidRDefault="0015176D" w:rsidP="0015176D">
      <w:r w:rsidRPr="00E4435E">
        <w:t>Эффективное использование ресурсов критично для работы с большими коллекциями. Система кэширования строится по иерархическому принципу с чёткими стратегиями заполнения и очистки.</w:t>
      </w:r>
    </w:p>
    <w:p w14:paraId="13B853B7" w14:textId="77777777" w:rsidR="0015176D" w:rsidRPr="00E4435E" w:rsidRDefault="0015176D" w:rsidP="0015176D">
      <w:r w:rsidRPr="00E4435E">
        <w:rPr>
          <w:b/>
          <w:bCs/>
        </w:rPr>
        <w:t>Уровни кэширования:</w:t>
      </w:r>
    </w:p>
    <w:p w14:paraId="21704E4D" w14:textId="77777777" w:rsidR="0015176D" w:rsidRPr="00E4435E" w:rsidRDefault="0015176D" w:rsidP="0015176D">
      <w:pPr>
        <w:numPr>
          <w:ilvl w:val="0"/>
          <w:numId w:val="197"/>
        </w:numPr>
      </w:pPr>
      <w:r w:rsidRPr="00E4435E">
        <w:rPr>
          <w:b/>
          <w:bCs/>
        </w:rPr>
        <w:lastRenderedPageBreak/>
        <w:t>Кэш L1 (оперативная память):</w:t>
      </w:r>
    </w:p>
    <w:p w14:paraId="6C78AA00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Назначение: декодированные изображения для текущего экрана, состояния виджетов, результаты частых запросов.</w:t>
      </w:r>
    </w:p>
    <w:p w14:paraId="6C1EAD85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Лимит: пятьдесят элементов для изображений, одна тысяча записей для метаданных.</w:t>
      </w:r>
    </w:p>
    <w:p w14:paraId="6FF3BA54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Стратегия вытеснения: наименее недавно использованные (LRU).</w:t>
      </w:r>
    </w:p>
    <w:p w14:paraId="744021D2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Инвалидация: при изменении исходных данных, при переключении Workspace, по таймауту пять минут для временных данных.</w:t>
      </w:r>
    </w:p>
    <w:p w14:paraId="5B5E787D" w14:textId="77777777" w:rsidR="0015176D" w:rsidRPr="00E4435E" w:rsidRDefault="0015176D" w:rsidP="0015176D">
      <w:pPr>
        <w:numPr>
          <w:ilvl w:val="0"/>
          <w:numId w:val="197"/>
        </w:numPr>
      </w:pPr>
      <w:r w:rsidRPr="00E4435E">
        <w:rPr>
          <w:b/>
          <w:bCs/>
        </w:rPr>
        <w:t>Кэш L2 (дисковый, быстрый):</w:t>
      </w:r>
    </w:p>
    <w:p w14:paraId="52412F59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Назначение: превью изображений в сжатом формате, результаты парсинга, кэш автодополнения тегов.</w:t>
      </w:r>
    </w:p>
    <w:p w14:paraId="29C23E4D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Лимит: один гигабайт по умолчанию, настраивается пользователем.</w:t>
      </w:r>
    </w:p>
    <w:p w14:paraId="1BDCE911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Формат: оптимизированный для быстрого чтения (сжатие без потерь для метаданных, сжатие с потерями для превью).</w:t>
      </w:r>
    </w:p>
    <w:p w14:paraId="04E5E388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Стратегия вытеснения: комбинация LRU и частоты использования.</w:t>
      </w:r>
    </w:p>
    <w:p w14:paraId="02568E49" w14:textId="77777777" w:rsidR="0015176D" w:rsidRPr="00E4435E" w:rsidRDefault="0015176D" w:rsidP="0015176D">
      <w:pPr>
        <w:numPr>
          <w:ilvl w:val="0"/>
          <w:numId w:val="197"/>
        </w:numPr>
      </w:pPr>
      <w:r w:rsidRPr="00E4435E">
        <w:rPr>
          <w:b/>
          <w:bCs/>
        </w:rPr>
        <w:t>Кэш L3 (дисковый, архивный):</w:t>
      </w:r>
    </w:p>
    <w:p w14:paraId="4D9D2AA2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Назначение: редко используемые превью, старые версии заметок, результаты внешних запросов.</w:t>
      </w:r>
    </w:p>
    <w:p w14:paraId="217977D3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Лимит: пять гигабайт по умолчанию, настраивается пользователем.</w:t>
      </w:r>
    </w:p>
    <w:p w14:paraId="4BF6A481" w14:textId="77777777" w:rsidR="0015176D" w:rsidRPr="00E4435E" w:rsidRDefault="0015176D" w:rsidP="0015176D">
      <w:pPr>
        <w:numPr>
          <w:ilvl w:val="1"/>
          <w:numId w:val="197"/>
        </w:numPr>
      </w:pPr>
      <w:r w:rsidRPr="00E4435E">
        <w:t>Стратегия вытеснения: по сроку жизни (девяносто дней) или при нехватке места на диске.</w:t>
      </w:r>
    </w:p>
    <w:p w14:paraId="5011D44F" w14:textId="77777777" w:rsidR="0015176D" w:rsidRPr="00E4435E" w:rsidRDefault="0015176D" w:rsidP="0015176D">
      <w:r w:rsidRPr="00E4435E">
        <w:rPr>
          <w:b/>
          <w:bCs/>
        </w:rPr>
        <w:t>Управление памятью в реальном времени:</w:t>
      </w:r>
    </w:p>
    <w:p w14:paraId="570AC6AB" w14:textId="77777777" w:rsidR="0015176D" w:rsidRPr="00E4435E" w:rsidRDefault="0015176D" w:rsidP="0015176D">
      <w:pPr>
        <w:numPr>
          <w:ilvl w:val="0"/>
          <w:numId w:val="198"/>
        </w:numPr>
      </w:pPr>
      <w:r w:rsidRPr="00E4435E">
        <w:t>Мониторинг потребления памяти каждые пять секунд.</w:t>
      </w:r>
    </w:p>
    <w:p w14:paraId="53748482" w14:textId="77777777" w:rsidR="0015176D" w:rsidRPr="00E4435E" w:rsidRDefault="0015176D" w:rsidP="0015176D">
      <w:pPr>
        <w:numPr>
          <w:ilvl w:val="0"/>
          <w:numId w:val="198"/>
        </w:numPr>
      </w:pPr>
      <w:r w:rsidRPr="00E4435E">
        <w:t>При превышении восьмидесяти процентов от лимита: автоматическая очистка кэша L1, затем L2.</w:t>
      </w:r>
    </w:p>
    <w:p w14:paraId="380C48C4" w14:textId="77777777" w:rsidR="0015176D" w:rsidRPr="00E4435E" w:rsidRDefault="0015176D" w:rsidP="0015176D">
      <w:pPr>
        <w:numPr>
          <w:ilvl w:val="0"/>
          <w:numId w:val="198"/>
        </w:numPr>
      </w:pPr>
      <w:r w:rsidRPr="00E4435E">
        <w:t>При превышении девяноста процентов: приостановка фоновых задач (сканирование, индексация), уведомление пользователя с предложением освободить место.</w:t>
      </w:r>
    </w:p>
    <w:p w14:paraId="4A50635D" w14:textId="77777777" w:rsidR="0015176D" w:rsidRPr="00E4435E" w:rsidRDefault="0015176D" w:rsidP="0015176D">
      <w:pPr>
        <w:numPr>
          <w:ilvl w:val="0"/>
          <w:numId w:val="198"/>
        </w:numPr>
      </w:pPr>
      <w:r w:rsidRPr="00E4435E">
        <w:t>Все операции очистки выполняются в фоновом потоке без блокировки интерфейса.</w:t>
      </w:r>
    </w:p>
    <w:p w14:paraId="0900D0AA" w14:textId="77777777" w:rsidR="0015176D" w:rsidRPr="00E4435E" w:rsidRDefault="0015176D" w:rsidP="0015176D">
      <w:r w:rsidRPr="00E4435E">
        <w:rPr>
          <w:b/>
          <w:bCs/>
        </w:rPr>
        <w:t>Оптимизация работы с изображениями:</w:t>
      </w:r>
    </w:p>
    <w:p w14:paraId="7F51B01E" w14:textId="77777777" w:rsidR="0015176D" w:rsidRPr="00E4435E" w:rsidRDefault="0015176D" w:rsidP="0015176D">
      <w:pPr>
        <w:numPr>
          <w:ilvl w:val="0"/>
          <w:numId w:val="199"/>
        </w:numPr>
      </w:pPr>
      <w:r w:rsidRPr="00E4435E">
        <w:t>Превью генерируются асинхронно с приоритетом видимых элементов.</w:t>
      </w:r>
    </w:p>
    <w:p w14:paraId="7BDE6F19" w14:textId="77777777" w:rsidR="0015176D" w:rsidRPr="00E4435E" w:rsidRDefault="0015176D" w:rsidP="0015176D">
      <w:pPr>
        <w:numPr>
          <w:ilvl w:val="0"/>
          <w:numId w:val="199"/>
        </w:numPr>
      </w:pPr>
      <w:r w:rsidRPr="00E4435E">
        <w:lastRenderedPageBreak/>
        <w:t>При быстром скролле предзагрузка приостанавливается, ресурсы направляются на отрисовку видимых элементов.</w:t>
      </w:r>
    </w:p>
    <w:p w14:paraId="1F590A32" w14:textId="77777777" w:rsidR="0015176D" w:rsidRPr="00E4435E" w:rsidRDefault="0015176D" w:rsidP="0015176D">
      <w:pPr>
        <w:numPr>
          <w:ilvl w:val="0"/>
          <w:numId w:val="199"/>
        </w:numPr>
      </w:pPr>
      <w:r w:rsidRPr="00E4435E">
        <w:t>Декодирование изображений выполняется в изолированном потоке, результат передаётся в основной поток через сериализуемые данные.</w:t>
      </w:r>
    </w:p>
    <w:p w14:paraId="35E8DA3C" w14:textId="77777777" w:rsidR="0015176D" w:rsidRPr="00E4435E" w:rsidRDefault="0015176D" w:rsidP="0015176D">
      <w:pPr>
        <w:numPr>
          <w:ilvl w:val="0"/>
          <w:numId w:val="199"/>
        </w:numPr>
      </w:pPr>
      <w:r w:rsidRPr="00E4435E">
        <w:t>Повторные запросы к одному и тому же файлу используют кэш, даже если предыдущий запрос завершился ошибкой (ошибка кэшируется с таймаутом).</w:t>
      </w:r>
    </w:p>
    <w:p w14:paraId="410900DF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12.5 Требования к тестированию и обеспечению качества</w:t>
      </w:r>
    </w:p>
    <w:p w14:paraId="11733305" w14:textId="77777777" w:rsidR="0015176D" w:rsidRPr="00E4435E" w:rsidRDefault="0015176D" w:rsidP="0015176D">
      <w:r w:rsidRPr="00E4435E">
        <w:t>Качество приложения обеспечивается многоуровневой стратегией тестирования, охватывающей все аспекты функциональности, производительности и пользовательского опыта.</w:t>
      </w:r>
    </w:p>
    <w:p w14:paraId="0B790FA6" w14:textId="77777777" w:rsidR="0015176D" w:rsidRPr="00E4435E" w:rsidRDefault="0015176D" w:rsidP="0015176D">
      <w:r w:rsidRPr="00E4435E">
        <w:rPr>
          <w:b/>
          <w:bCs/>
        </w:rPr>
        <w:t>Уровни тестирования:</w:t>
      </w:r>
    </w:p>
    <w:p w14:paraId="3E5A1C0F" w14:textId="77777777" w:rsidR="0015176D" w:rsidRPr="00E4435E" w:rsidRDefault="0015176D" w:rsidP="0015176D">
      <w:pPr>
        <w:numPr>
          <w:ilvl w:val="0"/>
          <w:numId w:val="200"/>
        </w:numPr>
      </w:pPr>
      <w:r w:rsidRPr="00E4435E">
        <w:rPr>
          <w:b/>
          <w:bCs/>
        </w:rPr>
        <w:t>Модульные тесты:</w:t>
      </w:r>
    </w:p>
    <w:p w14:paraId="21F3539A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Покрытие: все функции доменного слоя, репозитории, сервисы бизнес-логики.</w:t>
      </w:r>
    </w:p>
    <w:p w14:paraId="0EDB00DB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Цель: проверка корректности алгоритмов, обработки граничных условий, изоляции зависимостей.</w:t>
      </w:r>
    </w:p>
    <w:p w14:paraId="02BC9719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Требование: минимальное покрытие девяносто процентов, запуск при каждом коммите.</w:t>
      </w:r>
    </w:p>
    <w:p w14:paraId="17FD3CC7" w14:textId="77777777" w:rsidR="0015176D" w:rsidRPr="00E4435E" w:rsidRDefault="0015176D" w:rsidP="0015176D">
      <w:pPr>
        <w:numPr>
          <w:ilvl w:val="0"/>
          <w:numId w:val="200"/>
        </w:numPr>
      </w:pPr>
      <w:r w:rsidRPr="00E4435E">
        <w:rPr>
          <w:b/>
          <w:bCs/>
        </w:rPr>
        <w:t>Интеграционные тесты:</w:t>
      </w:r>
    </w:p>
    <w:p w14:paraId="69115597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Покрытие: взаимодействие между слоями (репозиторий → домен → представление), работа с базой данных, синхронизация.</w:t>
      </w:r>
    </w:p>
    <w:p w14:paraId="590D74A5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Цель: проверка корректности передачи данных, обработки ошибок, атомарности транзакций.</w:t>
      </w:r>
    </w:p>
    <w:p w14:paraId="7440C244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Требование: покрытие критических путей (импорт, тегирование, поиск, синхронизация), запуск перед релизом.</w:t>
      </w:r>
    </w:p>
    <w:p w14:paraId="7369B338" w14:textId="77777777" w:rsidR="0015176D" w:rsidRPr="00E4435E" w:rsidRDefault="0015176D" w:rsidP="0015176D">
      <w:pPr>
        <w:numPr>
          <w:ilvl w:val="0"/>
          <w:numId w:val="200"/>
        </w:numPr>
      </w:pPr>
      <w:r w:rsidRPr="00E4435E">
        <w:rPr>
          <w:b/>
          <w:bCs/>
        </w:rPr>
        <w:t>Пользовательские тесты (интеграционные):</w:t>
      </w:r>
    </w:p>
    <w:p w14:paraId="390D69C0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Покрытие: полные сценарии использования (онбординг, добавление тега, переключение режима, экспорт).</w:t>
      </w:r>
    </w:p>
    <w:p w14:paraId="529EAEB6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Цель: проверка поведения приложения с точки зрения пользователя, включая анимации и отклик интерфейса.</w:t>
      </w:r>
    </w:p>
    <w:p w14:paraId="2CA14C4B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Требование: автоматизация ключевых сценариев, ручное тестирование новых функций перед релизом.</w:t>
      </w:r>
    </w:p>
    <w:p w14:paraId="42F89A5C" w14:textId="77777777" w:rsidR="0015176D" w:rsidRPr="00E4435E" w:rsidRDefault="0015176D" w:rsidP="0015176D">
      <w:pPr>
        <w:numPr>
          <w:ilvl w:val="0"/>
          <w:numId w:val="200"/>
        </w:numPr>
      </w:pPr>
      <w:r w:rsidRPr="00E4435E">
        <w:rPr>
          <w:b/>
          <w:bCs/>
        </w:rPr>
        <w:t>Нагрузочные тесты:</w:t>
      </w:r>
    </w:p>
    <w:p w14:paraId="56468F57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lastRenderedPageBreak/>
        <w:t>Сценарии: коллекция из пятидесяти тысяч файлов, одновременное применение нескольких фильтров, массовое тегирование.</w:t>
      </w:r>
    </w:p>
    <w:p w14:paraId="6BF5E73A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Цель: проверка стабильности производительности, отсутствия утечек памяти, корректной работы виртуализации.</w:t>
      </w:r>
    </w:p>
    <w:p w14:paraId="53B4881E" w14:textId="77777777" w:rsidR="0015176D" w:rsidRPr="00E4435E" w:rsidRDefault="0015176D" w:rsidP="0015176D">
      <w:pPr>
        <w:numPr>
          <w:ilvl w:val="1"/>
          <w:numId w:val="200"/>
        </w:numPr>
      </w:pPr>
      <w:r w:rsidRPr="00E4435E">
        <w:t>Требование: запуск еженедельно, мониторинг метрик производительности.</w:t>
      </w:r>
    </w:p>
    <w:p w14:paraId="4FD6BE0A" w14:textId="77777777" w:rsidR="0015176D" w:rsidRPr="00E4435E" w:rsidRDefault="0015176D" w:rsidP="0015176D">
      <w:r w:rsidRPr="00E4435E">
        <w:rPr>
          <w:b/>
          <w:bCs/>
        </w:rPr>
        <w:t>Критерии приёмки функциональности:</w:t>
      </w:r>
    </w:p>
    <w:p w14:paraId="7C4568FC" w14:textId="77777777" w:rsidR="0015176D" w:rsidRPr="00E4435E" w:rsidRDefault="0015176D" w:rsidP="0015176D">
      <w:pPr>
        <w:numPr>
          <w:ilvl w:val="0"/>
          <w:numId w:val="201"/>
        </w:numPr>
      </w:pPr>
      <w:r w:rsidRPr="00E4435E">
        <w:t>Функция считается готовой, если:</w:t>
      </w:r>
    </w:p>
    <w:p w14:paraId="0DD98635" w14:textId="77777777" w:rsidR="0015176D" w:rsidRPr="00E4435E" w:rsidRDefault="0015176D" w:rsidP="0015176D">
      <w:pPr>
        <w:numPr>
          <w:ilvl w:val="1"/>
          <w:numId w:val="201"/>
        </w:numPr>
      </w:pPr>
      <w:r w:rsidRPr="00E4435E">
        <w:t>Все модульные и интеграционные тесты проходят.</w:t>
      </w:r>
    </w:p>
    <w:p w14:paraId="6CFE6011" w14:textId="77777777" w:rsidR="0015176D" w:rsidRPr="00E4435E" w:rsidRDefault="0015176D" w:rsidP="0015176D">
      <w:pPr>
        <w:numPr>
          <w:ilvl w:val="1"/>
          <w:numId w:val="201"/>
        </w:numPr>
      </w:pPr>
      <w:r w:rsidRPr="00E4435E">
        <w:t>Производительность соответствует целевым метрикам.</w:t>
      </w:r>
    </w:p>
    <w:p w14:paraId="75B84A95" w14:textId="77777777" w:rsidR="0015176D" w:rsidRPr="00E4435E" w:rsidRDefault="0015176D" w:rsidP="0015176D">
      <w:pPr>
        <w:numPr>
          <w:ilvl w:val="1"/>
          <w:numId w:val="201"/>
        </w:numPr>
      </w:pPr>
      <w:r w:rsidRPr="00E4435E">
        <w:t>Интерфейс соответствует дизайн-системе и требованиям доступности.</w:t>
      </w:r>
    </w:p>
    <w:p w14:paraId="3A12313D" w14:textId="77777777" w:rsidR="0015176D" w:rsidRPr="00E4435E" w:rsidRDefault="0015176D" w:rsidP="0015176D">
      <w:pPr>
        <w:numPr>
          <w:ilvl w:val="1"/>
          <w:numId w:val="201"/>
        </w:numPr>
      </w:pPr>
      <w:r w:rsidRPr="00E4435E">
        <w:t>Обработка ошибок реализована согласно протоколам.</w:t>
      </w:r>
    </w:p>
    <w:p w14:paraId="66F7B56B" w14:textId="77777777" w:rsidR="0015176D" w:rsidRPr="00E4435E" w:rsidRDefault="0015176D" w:rsidP="0015176D">
      <w:pPr>
        <w:numPr>
          <w:ilvl w:val="1"/>
          <w:numId w:val="201"/>
        </w:numPr>
      </w:pPr>
      <w:r w:rsidRPr="00E4435E">
        <w:t>Документация функции обновлена.</w:t>
      </w:r>
    </w:p>
    <w:p w14:paraId="47F7B5EB" w14:textId="77777777" w:rsidR="0015176D" w:rsidRPr="00E4435E" w:rsidRDefault="0015176D" w:rsidP="0015176D">
      <w:r w:rsidRPr="00E4435E">
        <w:rPr>
          <w:b/>
          <w:bCs/>
        </w:rPr>
        <w:t>Процесс контроля качества:</w:t>
      </w:r>
    </w:p>
    <w:p w14:paraId="050ACF5E" w14:textId="77777777" w:rsidR="0015176D" w:rsidRPr="00E4435E" w:rsidRDefault="0015176D" w:rsidP="0015176D">
      <w:pPr>
        <w:numPr>
          <w:ilvl w:val="0"/>
          <w:numId w:val="202"/>
        </w:numPr>
      </w:pPr>
      <w:r w:rsidRPr="00E4435E">
        <w:t>Каждый пул-реквест проходит автоматическую проверку: форматирование кода, статический анализ, запуск тестов.</w:t>
      </w:r>
    </w:p>
    <w:p w14:paraId="0AC1F835" w14:textId="77777777" w:rsidR="0015176D" w:rsidRPr="00E4435E" w:rsidRDefault="0015176D" w:rsidP="0015176D">
      <w:pPr>
        <w:numPr>
          <w:ilvl w:val="0"/>
          <w:numId w:val="202"/>
        </w:numPr>
      </w:pPr>
      <w:r w:rsidRPr="00E4435E">
        <w:t>Ревью кода обязательно для всех изменений: проверка архитектуры, читаемости, соответствия спецификации.</w:t>
      </w:r>
    </w:p>
    <w:p w14:paraId="4E5BBF6D" w14:textId="77777777" w:rsidR="0015176D" w:rsidRPr="00E4435E" w:rsidRDefault="0015176D" w:rsidP="0015176D">
      <w:pPr>
        <w:numPr>
          <w:ilvl w:val="0"/>
          <w:numId w:val="202"/>
        </w:numPr>
      </w:pPr>
      <w:r w:rsidRPr="00E4435E">
        <w:t>Релиз-кандидат проходит ручное тестирование по чек-листу перед публикацией.</w:t>
      </w:r>
    </w:p>
    <w:p w14:paraId="30CB9EF3" w14:textId="77777777" w:rsidR="0015176D" w:rsidRPr="00E4435E" w:rsidRDefault="0015176D" w:rsidP="0015176D">
      <w:pPr>
        <w:numPr>
          <w:ilvl w:val="0"/>
          <w:numId w:val="202"/>
        </w:numPr>
      </w:pPr>
      <w:r w:rsidRPr="00E4435E">
        <w:t>После релиза: мониторинг ошибок в реальном времени, сбор обратной связи, планирование исправлений.</w:t>
      </w:r>
    </w:p>
    <w:p w14:paraId="0E9DAEC4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12.6 Аппаратные и системные требования</w:t>
      </w:r>
    </w:p>
    <w:p w14:paraId="52464A8D" w14:textId="77777777" w:rsidR="0015176D" w:rsidRPr="00E4435E" w:rsidRDefault="0015176D" w:rsidP="0015176D">
      <w:r w:rsidRPr="00E4435E">
        <w:t>Приложение проектируется для работы на широком спектре конфигураций, с чётким разделением минимальных и рекомендуемых требований.</w:t>
      </w:r>
    </w:p>
    <w:p w14:paraId="6DA6E9A6" w14:textId="77777777" w:rsidR="0015176D" w:rsidRPr="00E4435E" w:rsidRDefault="0015176D" w:rsidP="0015176D">
      <w:r w:rsidRPr="00E4435E">
        <w:rPr>
          <w:b/>
          <w:bCs/>
        </w:rPr>
        <w:t>Минимальные требования (базовая функциональность):</w:t>
      </w:r>
    </w:p>
    <w:p w14:paraId="375E6AC2" w14:textId="77777777" w:rsidR="0015176D" w:rsidRPr="00E4435E" w:rsidRDefault="0015176D" w:rsidP="0015176D">
      <w:pPr>
        <w:numPr>
          <w:ilvl w:val="0"/>
          <w:numId w:val="203"/>
        </w:numPr>
      </w:pPr>
      <w:r w:rsidRPr="00E4435E">
        <w:t>Операционная система: шестьдесят четыре бита.</w:t>
      </w:r>
    </w:p>
    <w:p w14:paraId="3C326C38" w14:textId="77777777" w:rsidR="0015176D" w:rsidRPr="00E4435E" w:rsidRDefault="0015176D" w:rsidP="0015176D">
      <w:pPr>
        <w:numPr>
          <w:ilvl w:val="0"/>
          <w:numId w:val="203"/>
        </w:numPr>
      </w:pPr>
      <w:r w:rsidRPr="00E4435E">
        <w:t>Процессор: двухъядерный, два гигагерца.</w:t>
      </w:r>
    </w:p>
    <w:p w14:paraId="756E6EB7" w14:textId="77777777" w:rsidR="0015176D" w:rsidRPr="00E4435E" w:rsidRDefault="0015176D" w:rsidP="0015176D">
      <w:pPr>
        <w:numPr>
          <w:ilvl w:val="0"/>
          <w:numId w:val="203"/>
        </w:numPr>
      </w:pPr>
      <w:r w:rsidRPr="00E4435E">
        <w:t>Оперативная память: четыре гигабайта.</w:t>
      </w:r>
    </w:p>
    <w:p w14:paraId="289A6289" w14:textId="77777777" w:rsidR="0015176D" w:rsidRPr="00E4435E" w:rsidRDefault="0015176D" w:rsidP="0015176D">
      <w:pPr>
        <w:numPr>
          <w:ilvl w:val="0"/>
          <w:numId w:val="203"/>
        </w:numPr>
      </w:pPr>
      <w:r w:rsidRPr="00E4435E">
        <w:t>Накопитель: жёсткий диск, пять гигабайт свободного места.</w:t>
      </w:r>
    </w:p>
    <w:p w14:paraId="45C2E594" w14:textId="77777777" w:rsidR="0015176D" w:rsidRPr="00E4435E" w:rsidRDefault="0015176D" w:rsidP="0015176D">
      <w:pPr>
        <w:numPr>
          <w:ilvl w:val="0"/>
          <w:numId w:val="203"/>
        </w:numPr>
      </w:pPr>
      <w:r w:rsidRPr="00E4435E">
        <w:t>Разрешение экрана: тысяча триста шестьдесят на семьсот шестьдесят восемь пикселей.</w:t>
      </w:r>
    </w:p>
    <w:p w14:paraId="60EE475D" w14:textId="77777777" w:rsidR="0015176D" w:rsidRPr="00E4435E" w:rsidRDefault="0015176D" w:rsidP="0015176D">
      <w:pPr>
        <w:numPr>
          <w:ilvl w:val="0"/>
          <w:numId w:val="203"/>
        </w:numPr>
      </w:pPr>
      <w:r w:rsidRPr="00E4435E">
        <w:lastRenderedPageBreak/>
        <w:t>Сеть: не требуется для базовой работы, требуется для синхронизации и внешних сервисов.</w:t>
      </w:r>
    </w:p>
    <w:p w14:paraId="3034AA81" w14:textId="77777777" w:rsidR="0015176D" w:rsidRPr="00E4435E" w:rsidRDefault="0015176D" w:rsidP="0015176D">
      <w:r w:rsidRPr="00E4435E">
        <w:rPr>
          <w:b/>
          <w:bCs/>
        </w:rPr>
        <w:t>Рекомендуемые требования (полная функциональность, высокая производительность):</w:t>
      </w:r>
    </w:p>
    <w:p w14:paraId="6F7DEA08" w14:textId="77777777" w:rsidR="0015176D" w:rsidRPr="00E4435E" w:rsidRDefault="0015176D" w:rsidP="0015176D">
      <w:pPr>
        <w:numPr>
          <w:ilvl w:val="0"/>
          <w:numId w:val="204"/>
        </w:numPr>
      </w:pPr>
      <w:r w:rsidRPr="00E4435E">
        <w:t>Операционная система: шестьдесят четыре бита, последняя стабильная версия.</w:t>
      </w:r>
    </w:p>
    <w:p w14:paraId="4C882692" w14:textId="77777777" w:rsidR="0015176D" w:rsidRPr="00E4435E" w:rsidRDefault="0015176D" w:rsidP="0015176D">
      <w:pPr>
        <w:numPr>
          <w:ilvl w:val="0"/>
          <w:numId w:val="204"/>
        </w:numPr>
      </w:pPr>
      <w:r w:rsidRPr="00E4435E">
        <w:t>Процессор: четырёхъядерный, два целых пять гигагерца или выше.</w:t>
      </w:r>
    </w:p>
    <w:p w14:paraId="1E3C9E03" w14:textId="77777777" w:rsidR="0015176D" w:rsidRPr="00E4435E" w:rsidRDefault="0015176D" w:rsidP="0015176D">
      <w:pPr>
        <w:numPr>
          <w:ilvl w:val="0"/>
          <w:numId w:val="204"/>
        </w:numPr>
      </w:pPr>
      <w:r w:rsidRPr="00E4435E">
        <w:t>Оперативная память: шестнадцать гигабайт или выше.</w:t>
      </w:r>
    </w:p>
    <w:p w14:paraId="16868CF1" w14:textId="77777777" w:rsidR="0015176D" w:rsidRPr="00E4435E" w:rsidRDefault="0015176D" w:rsidP="0015176D">
      <w:pPr>
        <w:numPr>
          <w:ilvl w:val="0"/>
          <w:numId w:val="204"/>
        </w:numPr>
      </w:pPr>
      <w:r w:rsidRPr="00E4435E">
        <w:t>Накопитель: твердотельный накопитель, двадцать гигабайт свободного места.</w:t>
      </w:r>
    </w:p>
    <w:p w14:paraId="42D9C7B3" w14:textId="77777777" w:rsidR="0015176D" w:rsidRPr="00E4435E" w:rsidRDefault="0015176D" w:rsidP="0015176D">
      <w:pPr>
        <w:numPr>
          <w:ilvl w:val="0"/>
          <w:numId w:val="204"/>
        </w:numPr>
      </w:pPr>
      <w:r w:rsidRPr="00E4435E">
        <w:t>Разрешение экрана: тысяча девятьсот двадцать на тысяча восемьдесят пикселей или выше.</w:t>
      </w:r>
    </w:p>
    <w:p w14:paraId="37CF092D" w14:textId="77777777" w:rsidR="0015176D" w:rsidRPr="00E4435E" w:rsidRDefault="0015176D" w:rsidP="0015176D">
      <w:pPr>
        <w:numPr>
          <w:ilvl w:val="0"/>
          <w:numId w:val="204"/>
        </w:numPr>
      </w:pPr>
      <w:r w:rsidRPr="00E4435E">
        <w:t>Сеть: стабильное подключение для синхронизации и интеллектуальных функций.</w:t>
      </w:r>
    </w:p>
    <w:p w14:paraId="1C9FD373" w14:textId="77777777" w:rsidR="0015176D" w:rsidRPr="00E4435E" w:rsidRDefault="0015176D" w:rsidP="0015176D">
      <w:r w:rsidRPr="00E4435E">
        <w:rPr>
          <w:b/>
          <w:bCs/>
        </w:rPr>
        <w:t>Особенности поддержки платформ:</w:t>
      </w:r>
    </w:p>
    <w:p w14:paraId="3A7F9CEC" w14:textId="77777777" w:rsidR="0015176D" w:rsidRPr="00E4435E" w:rsidRDefault="0015176D" w:rsidP="0015176D">
      <w:pPr>
        <w:numPr>
          <w:ilvl w:val="0"/>
          <w:numId w:val="205"/>
        </w:numPr>
      </w:pPr>
      <w:r w:rsidRPr="00E4435E">
        <w:t>Приложение разрабатывается для операционной системы, но архитектура позволяет портирование на другие платформы.</w:t>
      </w:r>
    </w:p>
    <w:p w14:paraId="4CB3E1C6" w14:textId="77777777" w:rsidR="0015176D" w:rsidRPr="00E4435E" w:rsidRDefault="0015176D" w:rsidP="0015176D">
      <w:pPr>
        <w:numPr>
          <w:ilvl w:val="0"/>
          <w:numId w:val="205"/>
        </w:numPr>
      </w:pPr>
      <w:r w:rsidRPr="00E4435E">
        <w:t>Все платформенно-специфичные функции (выбор файлов, уведомления, хранилище учётных данных) инкапсулированы в абстракциях.</w:t>
      </w:r>
    </w:p>
    <w:p w14:paraId="2BE9532E" w14:textId="77777777" w:rsidR="0015176D" w:rsidRPr="00E4435E" w:rsidRDefault="0015176D" w:rsidP="0015176D">
      <w:pPr>
        <w:numPr>
          <w:ilvl w:val="0"/>
          <w:numId w:val="205"/>
        </w:numPr>
      </w:pPr>
      <w:r w:rsidRPr="00E4435E">
        <w:t>Интерфейс адаптируется под разные размеры экранов и плотности пикселей.</w:t>
      </w:r>
    </w:p>
    <w:p w14:paraId="3128D4EB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12.7 Мониторинг и аналитика в реальном времени</w:t>
      </w:r>
    </w:p>
    <w:p w14:paraId="067D009C" w14:textId="77777777" w:rsidR="0015176D" w:rsidRPr="00E4435E" w:rsidRDefault="0015176D" w:rsidP="0015176D">
      <w:r w:rsidRPr="00E4435E">
        <w:t>Для обеспечения стабильности и улучшения пользовательского опыта приложение включает систему мониторинга, работающую с соблюдением приватности.</w:t>
      </w:r>
    </w:p>
    <w:p w14:paraId="048D0DDC" w14:textId="77777777" w:rsidR="0015176D" w:rsidRPr="00E4435E" w:rsidRDefault="0015176D" w:rsidP="0015176D">
      <w:r w:rsidRPr="00E4435E">
        <w:rPr>
          <w:b/>
          <w:bCs/>
        </w:rPr>
        <w:t>Метрики для мониторинга:</w:t>
      </w:r>
    </w:p>
    <w:p w14:paraId="32595257" w14:textId="77777777" w:rsidR="0015176D" w:rsidRPr="00E4435E" w:rsidRDefault="0015176D" w:rsidP="0015176D">
      <w:pPr>
        <w:numPr>
          <w:ilvl w:val="0"/>
          <w:numId w:val="206"/>
        </w:numPr>
      </w:pPr>
      <w:r w:rsidRPr="00E4435E">
        <w:t>Производительность: частота кадров, время отклика, потребление памяти, загрузка процессора.</w:t>
      </w:r>
    </w:p>
    <w:p w14:paraId="27B8ADE5" w14:textId="77777777" w:rsidR="0015176D" w:rsidRPr="00E4435E" w:rsidRDefault="0015176D" w:rsidP="0015176D">
      <w:pPr>
        <w:numPr>
          <w:ilvl w:val="0"/>
          <w:numId w:val="206"/>
        </w:numPr>
      </w:pPr>
      <w:r w:rsidRPr="00E4435E">
        <w:t>Надёжность: количество ошибок по типам, частота сбоев, время восстановления.</w:t>
      </w:r>
    </w:p>
    <w:p w14:paraId="72F3FF4F" w14:textId="77777777" w:rsidR="0015176D" w:rsidRPr="00E4435E" w:rsidRDefault="0015176D" w:rsidP="0015176D">
      <w:pPr>
        <w:numPr>
          <w:ilvl w:val="0"/>
          <w:numId w:val="206"/>
        </w:numPr>
      </w:pPr>
      <w:r w:rsidRPr="00E4435E">
        <w:t>Использование: популярные функции, среднее время сессии, точки выхода из приложения.</w:t>
      </w:r>
    </w:p>
    <w:p w14:paraId="159660BB" w14:textId="77777777" w:rsidR="0015176D" w:rsidRPr="00E4435E" w:rsidRDefault="0015176D" w:rsidP="0015176D">
      <w:pPr>
        <w:numPr>
          <w:ilvl w:val="0"/>
          <w:numId w:val="206"/>
        </w:numPr>
      </w:pPr>
      <w:r w:rsidRPr="00E4435E">
        <w:t>Пользовательский опыт: время до первого действия, частота использования подсказок, успешность онбординга.</w:t>
      </w:r>
    </w:p>
    <w:p w14:paraId="4509901E" w14:textId="77777777" w:rsidR="0015176D" w:rsidRPr="00E4435E" w:rsidRDefault="0015176D" w:rsidP="0015176D">
      <w:r w:rsidRPr="00E4435E">
        <w:rPr>
          <w:b/>
          <w:bCs/>
        </w:rPr>
        <w:t>Принципы сбора данных:</w:t>
      </w:r>
    </w:p>
    <w:p w14:paraId="1AEAB2DB" w14:textId="77777777" w:rsidR="0015176D" w:rsidRPr="00E4435E" w:rsidRDefault="0015176D" w:rsidP="0015176D">
      <w:pPr>
        <w:numPr>
          <w:ilvl w:val="0"/>
          <w:numId w:val="207"/>
        </w:numPr>
      </w:pPr>
      <w:r w:rsidRPr="00E4435E">
        <w:lastRenderedPageBreak/>
        <w:t>Все данные анонимизируются: удаляются идентификаторы пользователя, пути к файлам, персональный контент.</w:t>
      </w:r>
    </w:p>
    <w:p w14:paraId="38DC3AE0" w14:textId="77777777" w:rsidR="0015176D" w:rsidRPr="00E4435E" w:rsidRDefault="0015176D" w:rsidP="0015176D">
      <w:pPr>
        <w:numPr>
          <w:ilvl w:val="0"/>
          <w:numId w:val="207"/>
        </w:numPr>
      </w:pPr>
      <w:r w:rsidRPr="00E4435E">
        <w:t>Сбор данных отключаем: пользователь может отключить аналитику в настройках.</w:t>
      </w:r>
    </w:p>
    <w:p w14:paraId="73CB6981" w14:textId="77777777" w:rsidR="0015176D" w:rsidRPr="00E4435E" w:rsidRDefault="0015176D" w:rsidP="0015176D">
      <w:pPr>
        <w:numPr>
          <w:ilvl w:val="0"/>
          <w:numId w:val="207"/>
        </w:numPr>
      </w:pPr>
      <w:r w:rsidRPr="00E4435E">
        <w:t>Данные передаются только с согласия пользователя и шифруются при передаче.</w:t>
      </w:r>
    </w:p>
    <w:p w14:paraId="5D9B7AAA" w14:textId="77777777" w:rsidR="0015176D" w:rsidRPr="00E4435E" w:rsidRDefault="0015176D" w:rsidP="0015176D">
      <w:pPr>
        <w:numPr>
          <w:ilvl w:val="0"/>
          <w:numId w:val="207"/>
        </w:numPr>
      </w:pPr>
      <w:r w:rsidRPr="00E4435E">
        <w:t>Хранение данных: агрегированные метрики хранятся девяносто дней, детальные логи — тридцать дней.</w:t>
      </w:r>
    </w:p>
    <w:p w14:paraId="30BDAEE4" w14:textId="77777777" w:rsidR="0015176D" w:rsidRPr="00E4435E" w:rsidRDefault="0015176D" w:rsidP="0015176D">
      <w:r w:rsidRPr="00E4435E">
        <w:rPr>
          <w:b/>
          <w:bCs/>
        </w:rPr>
        <w:t>Использование данных для улучшения:</w:t>
      </w:r>
    </w:p>
    <w:p w14:paraId="77EB2037" w14:textId="77777777" w:rsidR="0015176D" w:rsidRPr="00E4435E" w:rsidRDefault="0015176D" w:rsidP="0015176D">
      <w:pPr>
        <w:numPr>
          <w:ilvl w:val="0"/>
          <w:numId w:val="208"/>
        </w:numPr>
      </w:pPr>
      <w:r w:rsidRPr="00E4435E">
        <w:t>Автоматическое обнаружение аномалий: резкий рост ошибок, падение производительности.</w:t>
      </w:r>
    </w:p>
    <w:p w14:paraId="123FD173" w14:textId="77777777" w:rsidR="0015176D" w:rsidRPr="00E4435E" w:rsidRDefault="0015176D" w:rsidP="0015176D">
      <w:pPr>
        <w:numPr>
          <w:ilvl w:val="0"/>
          <w:numId w:val="208"/>
        </w:numPr>
      </w:pPr>
      <w:r w:rsidRPr="00E4435E">
        <w:t>Выявление проблемных сценариев: функции с низким показателем успешности, шаги онбординга с высоким оттоком.</w:t>
      </w:r>
    </w:p>
    <w:p w14:paraId="3552D8CF" w14:textId="77777777" w:rsidR="0015176D" w:rsidRPr="00E4435E" w:rsidRDefault="0015176D" w:rsidP="0015176D">
      <w:pPr>
        <w:numPr>
          <w:ilvl w:val="0"/>
          <w:numId w:val="208"/>
        </w:numPr>
      </w:pPr>
      <w:r w:rsidRPr="00E4435E">
        <w:t>Приоритизация исправлений: на основе частоты ошибок и влияния на пользовательский опыт.</w:t>
      </w:r>
    </w:p>
    <w:p w14:paraId="4654413C" w14:textId="77777777" w:rsidR="0015176D" w:rsidRPr="00E4435E" w:rsidRDefault="0015176D" w:rsidP="0015176D">
      <w:pPr>
        <w:numPr>
          <w:ilvl w:val="0"/>
          <w:numId w:val="208"/>
        </w:numPr>
      </w:pPr>
      <w:r w:rsidRPr="00E4435E">
        <w:t>Обратная связь с пользователем: при обнаружении критической ошибки — предложение отправить отчёт с контекстом.</w:t>
      </w:r>
    </w:p>
    <w:p w14:paraId="295771F1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12.8 Жёсткие правила генерации кода (Производительность и надёжность)</w:t>
      </w:r>
    </w:p>
    <w:p w14:paraId="1ABAE78C" w14:textId="77777777" w:rsidR="0015176D" w:rsidRPr="00E4435E" w:rsidRDefault="0015176D" w:rsidP="0015176D">
      <w:r w:rsidRPr="00E4435E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0F5193CB" w14:textId="77777777" w:rsidR="0015176D" w:rsidRPr="00E4435E" w:rsidRDefault="0015176D" w:rsidP="0015176D">
      <w:pPr>
        <w:numPr>
          <w:ilvl w:val="0"/>
          <w:numId w:val="209"/>
        </w:numPr>
      </w:pPr>
      <w:r w:rsidRPr="00E4435E">
        <w:rPr>
          <w:b/>
          <w:bCs/>
        </w:rPr>
        <w:t>Запрет блокировки пользовательского потока.</w:t>
      </w:r>
      <w:r w:rsidRPr="00E4435E">
        <w:t xml:space="preserve"> Все операции ввода-вывода, вычисления и сетевые запросы выполняются в асинхронных задачах или изолированных потоках. Пользовательский поток отвечает только за отрисовку и обработку ввода.</w:t>
      </w:r>
    </w:p>
    <w:p w14:paraId="479F937C" w14:textId="77777777" w:rsidR="0015176D" w:rsidRPr="00E4435E" w:rsidRDefault="0015176D" w:rsidP="0015176D">
      <w:pPr>
        <w:numPr>
          <w:ilvl w:val="0"/>
          <w:numId w:val="209"/>
        </w:numPr>
      </w:pPr>
      <w:r w:rsidRPr="00E4435E">
        <w:rPr>
          <w:b/>
          <w:bCs/>
        </w:rPr>
        <w:t>Обязательная обработка ошибок на границе модуля.</w:t>
      </w:r>
      <w:r w:rsidRPr="00E4435E">
        <w:t xml:space="preserve"> Каждая функция, выполняющая операцию с побочными эффектами, должна возвращать результат в виде описательного типа, а не выбрасывать исключения. Обработка ошибок происходит на уровне вызывающего кода.</w:t>
      </w:r>
    </w:p>
    <w:p w14:paraId="4FE9D37D" w14:textId="77777777" w:rsidR="0015176D" w:rsidRPr="00E4435E" w:rsidRDefault="0015176D" w:rsidP="0015176D">
      <w:pPr>
        <w:numPr>
          <w:ilvl w:val="0"/>
          <w:numId w:val="209"/>
        </w:numPr>
      </w:pPr>
      <w:r w:rsidRPr="00E4435E">
        <w:rPr>
          <w:b/>
          <w:bCs/>
        </w:rPr>
        <w:t>Кэширование с явными стратегиями.</w:t>
      </w:r>
      <w:r w:rsidRPr="00E4435E">
        <w:t xml:space="preserve"> Все кэши должны иметь чётко определённые лимиты размера, стратегии вытеснения и правила инвалидации. Использование кэша без лимитов запрещено.</w:t>
      </w:r>
    </w:p>
    <w:p w14:paraId="58633B46" w14:textId="77777777" w:rsidR="0015176D" w:rsidRPr="00E4435E" w:rsidRDefault="0015176D" w:rsidP="0015176D">
      <w:pPr>
        <w:numPr>
          <w:ilvl w:val="0"/>
          <w:numId w:val="209"/>
        </w:numPr>
      </w:pPr>
      <w:r w:rsidRPr="00E4435E">
        <w:rPr>
          <w:b/>
          <w:bCs/>
        </w:rPr>
        <w:t>Виртуализация для любых списков.</w:t>
      </w:r>
      <w:r w:rsidRPr="00E4435E">
        <w:t xml:space="preserve"> Отображение коллекций более пятидесяти элементов должно использовать виртуализацию. Рендеринг только видимых элементов + буфер. Запрещено создавать виджеты для всех элементов коллекции одновременно.</w:t>
      </w:r>
    </w:p>
    <w:p w14:paraId="71E5D69A" w14:textId="77777777" w:rsidR="0015176D" w:rsidRPr="00E4435E" w:rsidRDefault="0015176D" w:rsidP="0015176D">
      <w:pPr>
        <w:numPr>
          <w:ilvl w:val="0"/>
          <w:numId w:val="209"/>
        </w:numPr>
      </w:pPr>
      <w:r w:rsidRPr="00E4435E">
        <w:rPr>
          <w:b/>
          <w:bCs/>
        </w:rPr>
        <w:lastRenderedPageBreak/>
        <w:t>Реактивное обновление без избыточных перерисовок.</w:t>
      </w:r>
      <w:r w:rsidRPr="00E4435E">
        <w:t xml:space="preserve"> Изменение состояния должно вызывать перерисовку только затронутых поддеревьев интерфейса. Использование глобальных перерисовок запрещено.</w:t>
      </w:r>
    </w:p>
    <w:p w14:paraId="1966BA8C" w14:textId="77777777" w:rsidR="0015176D" w:rsidRPr="00E4435E" w:rsidRDefault="0015176D" w:rsidP="0015176D">
      <w:pPr>
        <w:numPr>
          <w:ilvl w:val="0"/>
          <w:numId w:val="209"/>
        </w:numPr>
      </w:pPr>
      <w:r w:rsidRPr="00E4435E">
        <w:rPr>
          <w:b/>
          <w:bCs/>
        </w:rPr>
        <w:t>Мониторинг производительности в режиме разработки.</w:t>
      </w:r>
      <w:r w:rsidRPr="00E4435E">
        <w:t xml:space="preserve"> В режиме разработки должны быть доступны инструменты профилирования: счётчик кадров, время выполнения операций, потребление памяти. Эти инструменты не должны влиять на производительность в релизной сборке.</w:t>
      </w:r>
    </w:p>
    <w:p w14:paraId="150F5638" w14:textId="77777777" w:rsidR="0015176D" w:rsidRPr="00E4435E" w:rsidRDefault="0015176D" w:rsidP="0015176D">
      <w:pPr>
        <w:numPr>
          <w:ilvl w:val="0"/>
          <w:numId w:val="209"/>
        </w:numPr>
      </w:pPr>
      <w:r w:rsidRPr="00E4435E">
        <w:rPr>
          <w:b/>
          <w:bCs/>
        </w:rPr>
        <w:t>Тестируемость как требование архитектуры.</w:t>
      </w:r>
      <w:r w:rsidRPr="00E4435E">
        <w:t xml:space="preserve"> Каждый модуль должен быть спроектирован так, чтобы его можно было протестировать изолированно. Зависимости инжектируются через интерфейсы, что позволяет подменять реализации в тестах.</w:t>
      </w:r>
    </w:p>
    <w:p w14:paraId="086B4F28" w14:textId="77777777" w:rsidR="0015176D" w:rsidRPr="00E4435E" w:rsidRDefault="0015176D" w:rsidP="0015176D">
      <w:pPr>
        <w:numPr>
          <w:ilvl w:val="0"/>
          <w:numId w:val="209"/>
        </w:numPr>
      </w:pPr>
      <w:r w:rsidRPr="00E4435E">
        <w:rPr>
          <w:b/>
          <w:bCs/>
        </w:rPr>
        <w:t>Документирование сложных алгоритмов.</w:t>
      </w:r>
      <w:r w:rsidRPr="00E4435E">
        <w:t xml:space="preserve"> Любая неочевидная логика (алгоритм слияния, стратегия кэширования, обработка конфликтов) должна сопровождаться комментариями, объясняющими намерение и ограничения.</w:t>
      </w:r>
    </w:p>
    <w:p w14:paraId="17C85679" w14:textId="77777777" w:rsidR="0015176D" w:rsidRDefault="0015176D" w:rsidP="0015176D"/>
    <w:p w14:paraId="7BAA287C" w14:textId="77777777" w:rsidR="0015176D" w:rsidRDefault="0015176D" w:rsidP="0015176D"/>
    <w:p w14:paraId="49E016A8" w14:textId="77777777" w:rsidR="0015176D" w:rsidRPr="00E4435E" w:rsidRDefault="0015176D" w:rsidP="0015176D">
      <w:pPr>
        <w:rPr>
          <w:b/>
          <w:bCs/>
        </w:rPr>
      </w:pPr>
      <w:r w:rsidRPr="00E4435E">
        <w:rPr>
          <w:rFonts w:ascii="Segoe UI Emoji" w:hAnsi="Segoe UI Emoji" w:cs="Segoe UI Emoji"/>
          <w:b/>
          <w:bCs/>
        </w:rPr>
        <w:t>📘</w:t>
      </w:r>
      <w:r w:rsidRPr="00E4435E">
        <w:rPr>
          <w:b/>
          <w:bCs/>
        </w:rPr>
        <w:t xml:space="preserve"> РАЗДЕЛ 13: ТЕСТИРОВАНИЕ, КОНТРОЛЬ КАЧЕСТВА И ПРОЦЕССЫ РАЗРАБОТКИ</w:t>
      </w:r>
    </w:p>
    <w:p w14:paraId="34D1FD61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13.1 Философия качества: «Проверено до того, как увидит пользователь»</w:t>
      </w:r>
    </w:p>
    <w:p w14:paraId="76F23D9D" w14:textId="77777777" w:rsidR="0015176D" w:rsidRPr="00E4435E" w:rsidRDefault="0015176D" w:rsidP="0015176D">
      <w:r w:rsidRPr="00E4435E">
        <w:t>Качество в GlubLink — это не этап перед релизом, а непрерывный процесс, встроенный в каждый цикл разработки. Приложение проектируется так, чтобы каждая функция проходила многоуровневую проверку до того, как станет доступна пользователю.</w:t>
      </w:r>
    </w:p>
    <w:p w14:paraId="4632A5E6" w14:textId="77777777" w:rsidR="0015176D" w:rsidRPr="00E4435E" w:rsidRDefault="0015176D" w:rsidP="0015176D">
      <w:r w:rsidRPr="00E4435E">
        <w:rPr>
          <w:b/>
          <w:bCs/>
        </w:rPr>
        <w:t>Жёсткие мандаты:</w:t>
      </w:r>
    </w:p>
    <w:p w14:paraId="201337C2" w14:textId="77777777" w:rsidR="0015176D" w:rsidRPr="00E4435E" w:rsidRDefault="0015176D" w:rsidP="0015176D">
      <w:pPr>
        <w:numPr>
          <w:ilvl w:val="0"/>
          <w:numId w:val="210"/>
        </w:numPr>
      </w:pPr>
      <w:r w:rsidRPr="00E4435E">
        <w:rPr>
          <w:b/>
          <w:bCs/>
        </w:rPr>
        <w:t>Тестирование как часть определения готовности.</w:t>
      </w:r>
      <w:r w:rsidRPr="00E4435E">
        <w:t xml:space="preserve"> Функция не считается завершённой, пока не покрыта соответствующими тестами и не прошла проверку на соответствие стандартам доступности и производительности.</w:t>
      </w:r>
    </w:p>
    <w:p w14:paraId="1C4EC0BB" w14:textId="77777777" w:rsidR="0015176D" w:rsidRPr="00E4435E" w:rsidRDefault="0015176D" w:rsidP="0015176D">
      <w:pPr>
        <w:numPr>
          <w:ilvl w:val="0"/>
          <w:numId w:val="210"/>
        </w:numPr>
      </w:pPr>
      <w:r w:rsidRPr="00E4435E">
        <w:rPr>
          <w:b/>
          <w:bCs/>
        </w:rPr>
        <w:t>Автоматизация рутинных проверок.</w:t>
      </w:r>
      <w:r w:rsidRPr="00E4435E">
        <w:t xml:space="preserve"> Все повторяющиеся проверки (контрастность, семантика, форматирование) выполняются автоматически, освобождая время разработчиков для сложных сценариев.</w:t>
      </w:r>
    </w:p>
    <w:p w14:paraId="144482B4" w14:textId="77777777" w:rsidR="0015176D" w:rsidRPr="00E4435E" w:rsidRDefault="0015176D" w:rsidP="0015176D">
      <w:pPr>
        <w:numPr>
          <w:ilvl w:val="0"/>
          <w:numId w:val="210"/>
        </w:numPr>
      </w:pPr>
      <w:r w:rsidRPr="00E4435E">
        <w:rPr>
          <w:b/>
          <w:bCs/>
        </w:rPr>
        <w:t>Регрессионная защита.</w:t>
      </w:r>
      <w:r w:rsidRPr="00E4435E">
        <w:t xml:space="preserve"> Каждое исправление ошибки сопровождается тестом, гарантирующим, что проблема не вернётся в будущих версиях.</w:t>
      </w:r>
    </w:p>
    <w:p w14:paraId="2356F2C8" w14:textId="77777777" w:rsidR="0015176D" w:rsidRPr="00E4435E" w:rsidRDefault="0015176D" w:rsidP="0015176D">
      <w:pPr>
        <w:numPr>
          <w:ilvl w:val="0"/>
          <w:numId w:val="210"/>
        </w:numPr>
      </w:pPr>
      <w:r w:rsidRPr="00E4435E">
        <w:rPr>
          <w:b/>
          <w:bCs/>
        </w:rPr>
        <w:t>Пользователь в центре тестирования.</w:t>
      </w:r>
      <w:r w:rsidRPr="00E4435E">
        <w:t xml:space="preserve"> Все тестовые сценарии строятся вокруг реальных пользовательских задач, а не технических деталей реализации.</w:t>
      </w:r>
    </w:p>
    <w:p w14:paraId="59ACAFC2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13.2 Уровни тестирования: Пирамида качества</w:t>
      </w:r>
    </w:p>
    <w:p w14:paraId="50DF7BCB" w14:textId="77777777" w:rsidR="0015176D" w:rsidRPr="00E4435E" w:rsidRDefault="0015176D" w:rsidP="0015176D">
      <w:r w:rsidRPr="00E4435E">
        <w:lastRenderedPageBreak/>
        <w:t>Система тестирования GlubLink строится по принципу пирамиды: большое количество быстрых изолированных тестов на нижнем уровне, меньше интеграционных тестов в середине, и минимальное количество полных сценариев на вершине.</w:t>
      </w:r>
    </w:p>
    <w:p w14:paraId="289CFE2D" w14:textId="77777777" w:rsidR="0015176D" w:rsidRPr="00E4435E" w:rsidRDefault="0015176D" w:rsidP="0015176D">
      <w:r w:rsidRPr="00E4435E">
        <w:rPr>
          <w:b/>
          <w:bCs/>
        </w:rPr>
        <w:t>Уровень 1: Модульные тесты (Юнит-тесты)</w:t>
      </w:r>
    </w:p>
    <w:p w14:paraId="29CFDF9D" w14:textId="77777777" w:rsidR="0015176D" w:rsidRPr="00E4435E" w:rsidRDefault="0015176D" w:rsidP="0015176D">
      <w:pPr>
        <w:numPr>
          <w:ilvl w:val="0"/>
          <w:numId w:val="211"/>
        </w:numPr>
      </w:pPr>
      <w:r w:rsidRPr="00E4435E">
        <w:rPr>
          <w:b/>
          <w:bCs/>
        </w:rPr>
        <w:t>Назначение:</w:t>
      </w:r>
      <w:r w:rsidRPr="00E4435E">
        <w:t xml:space="preserve"> Проверка изолированной бизнес-логики без внешних зависимостей.</w:t>
      </w:r>
    </w:p>
    <w:p w14:paraId="26C246A7" w14:textId="77777777" w:rsidR="0015176D" w:rsidRPr="00E4435E" w:rsidRDefault="0015176D" w:rsidP="0015176D">
      <w:pPr>
        <w:numPr>
          <w:ilvl w:val="0"/>
          <w:numId w:val="211"/>
        </w:numPr>
      </w:pPr>
      <w:r w:rsidRPr="00E4435E">
        <w:rPr>
          <w:b/>
          <w:bCs/>
        </w:rPr>
        <w:t>Объекты тестирования:</w:t>
      </w:r>
      <w:r w:rsidRPr="00E4435E">
        <w:t xml:space="preserve"> Функции парсинга поисковых запросов, алгоритмы сортировки тегов, валидация входных данных, расчёт путей организации файлов, логика векторных часов.</w:t>
      </w:r>
    </w:p>
    <w:p w14:paraId="061D4C7D" w14:textId="77777777" w:rsidR="0015176D" w:rsidRPr="00E4435E" w:rsidRDefault="0015176D" w:rsidP="0015176D">
      <w:pPr>
        <w:numPr>
          <w:ilvl w:val="0"/>
          <w:numId w:val="211"/>
        </w:numPr>
      </w:pPr>
      <w:r w:rsidRPr="00E4435E">
        <w:rPr>
          <w:b/>
          <w:bCs/>
        </w:rPr>
        <w:t>Требования к покрытию:</w:t>
      </w:r>
      <w:r w:rsidRPr="00E4435E">
        <w:t xml:space="preserve"> Не менее восьмидесяти процентов строк бизнес-логики, сто процентов критических путей (импорт, тегирование, удаление).</w:t>
      </w:r>
    </w:p>
    <w:p w14:paraId="2D0C0664" w14:textId="77777777" w:rsidR="0015176D" w:rsidRPr="00E4435E" w:rsidRDefault="0015176D" w:rsidP="0015176D">
      <w:pPr>
        <w:numPr>
          <w:ilvl w:val="0"/>
          <w:numId w:val="211"/>
        </w:numPr>
      </w:pPr>
      <w:r w:rsidRPr="00E4435E">
        <w:rPr>
          <w:b/>
          <w:bCs/>
        </w:rPr>
        <w:t>Изоляция зависимостей:</w:t>
      </w:r>
      <w:r w:rsidRPr="00E4435E">
        <w:t xml:space="preserve"> Все внешние вызовы (база данных, файловая система, сеть) заменяются моками или стабами.</w:t>
      </w:r>
    </w:p>
    <w:p w14:paraId="415DFFE5" w14:textId="77777777" w:rsidR="0015176D" w:rsidRPr="00E4435E" w:rsidRDefault="0015176D" w:rsidP="0015176D">
      <w:pPr>
        <w:numPr>
          <w:ilvl w:val="0"/>
          <w:numId w:val="211"/>
        </w:numPr>
      </w:pPr>
      <w:r w:rsidRPr="00E4435E">
        <w:rPr>
          <w:b/>
          <w:bCs/>
        </w:rPr>
        <w:t>Критерии успеха:</w:t>
      </w:r>
      <w:r w:rsidRPr="00E4435E">
        <w:t xml:space="preserve"> Тест выполняется менее чем за одну секунду, не зависит от порядка выполнения других тестов, даёт детерминированный результат.</w:t>
      </w:r>
    </w:p>
    <w:p w14:paraId="4E2EDEAA" w14:textId="77777777" w:rsidR="0015176D" w:rsidRPr="00E4435E" w:rsidRDefault="0015176D" w:rsidP="0015176D">
      <w:r w:rsidRPr="00E4435E">
        <w:rPr>
          <w:b/>
          <w:bCs/>
        </w:rPr>
        <w:t>Уровень 2: Компонентные тесты (Виджет-тесты)</w:t>
      </w:r>
    </w:p>
    <w:p w14:paraId="7720FDDD" w14:textId="77777777" w:rsidR="0015176D" w:rsidRPr="00E4435E" w:rsidRDefault="0015176D" w:rsidP="0015176D">
      <w:pPr>
        <w:numPr>
          <w:ilvl w:val="0"/>
          <w:numId w:val="212"/>
        </w:numPr>
      </w:pPr>
      <w:r w:rsidRPr="00E4435E">
        <w:rPr>
          <w:b/>
          <w:bCs/>
        </w:rPr>
        <w:t>Назначение:</w:t>
      </w:r>
      <w:r w:rsidRPr="00E4435E">
        <w:t xml:space="preserve"> Проверка отрисовки и поведения отдельных интерфейсных компонентов.</w:t>
      </w:r>
    </w:p>
    <w:p w14:paraId="47B80CE2" w14:textId="77777777" w:rsidR="0015176D" w:rsidRPr="00E4435E" w:rsidRDefault="0015176D" w:rsidP="0015176D">
      <w:pPr>
        <w:numPr>
          <w:ilvl w:val="0"/>
          <w:numId w:val="212"/>
        </w:numPr>
      </w:pPr>
      <w:r w:rsidRPr="00E4435E">
        <w:rPr>
          <w:b/>
          <w:bCs/>
        </w:rPr>
        <w:t>Объекты тестирования:</w:t>
      </w:r>
      <w:r w:rsidRPr="00E4435E">
        <w:t xml:space="preserve"> Карточки медиа, чипы тегов, панели навигации, поля ввода с автодополнением, диалоговые окна.</w:t>
      </w:r>
    </w:p>
    <w:p w14:paraId="7AD30ED8" w14:textId="77777777" w:rsidR="0015176D" w:rsidRPr="00E4435E" w:rsidRDefault="0015176D" w:rsidP="0015176D">
      <w:pPr>
        <w:numPr>
          <w:ilvl w:val="0"/>
          <w:numId w:val="212"/>
        </w:numPr>
      </w:pPr>
      <w:r w:rsidRPr="00E4435E">
        <w:rPr>
          <w:b/>
          <w:bCs/>
        </w:rPr>
        <w:t>Проверяемые аспекты:</w:t>
      </w:r>
      <w:r w:rsidRPr="00E4435E">
        <w:t xml:space="preserve"> Корректная отрисовка в разных темах, реакция на пользовательские события, доступность для вспомогательных технологий, анимации переходов между состояниями.</w:t>
      </w:r>
    </w:p>
    <w:p w14:paraId="0DED5F05" w14:textId="77777777" w:rsidR="0015176D" w:rsidRPr="00E4435E" w:rsidRDefault="0015176D" w:rsidP="0015176D">
      <w:pPr>
        <w:numPr>
          <w:ilvl w:val="0"/>
          <w:numId w:val="212"/>
        </w:numPr>
      </w:pPr>
      <w:r w:rsidRPr="00E4435E">
        <w:rPr>
          <w:b/>
          <w:bCs/>
        </w:rPr>
        <w:t>Визуальные регрессионные тесты:</w:t>
      </w:r>
      <w:r w:rsidRPr="00E4435E">
        <w:t xml:space="preserve"> Для ключевых компонентов создаются эталонные изображения; любое изменение рендеринга требует явного подтверждения.</w:t>
      </w:r>
    </w:p>
    <w:p w14:paraId="666301AE" w14:textId="77777777" w:rsidR="0015176D" w:rsidRPr="00E4435E" w:rsidRDefault="0015176D" w:rsidP="0015176D">
      <w:pPr>
        <w:numPr>
          <w:ilvl w:val="0"/>
          <w:numId w:val="212"/>
        </w:numPr>
      </w:pPr>
      <w:r w:rsidRPr="00E4435E">
        <w:rPr>
          <w:b/>
          <w:bCs/>
        </w:rPr>
        <w:t>Критерии успеха:</w:t>
      </w:r>
      <w:r w:rsidRPr="00E4435E">
        <w:t xml:space="preserve"> Компонент корректно отображается при разных размерах окна, поддерживает навигацию с клавиатуры, озвучивается скринридером.</w:t>
      </w:r>
    </w:p>
    <w:p w14:paraId="7F445942" w14:textId="77777777" w:rsidR="0015176D" w:rsidRPr="00E4435E" w:rsidRDefault="0015176D" w:rsidP="0015176D">
      <w:r w:rsidRPr="00E4435E">
        <w:rPr>
          <w:b/>
          <w:bCs/>
        </w:rPr>
        <w:t>Уровень 3: Интеграционные тесты</w:t>
      </w:r>
    </w:p>
    <w:p w14:paraId="7C212C23" w14:textId="77777777" w:rsidR="0015176D" w:rsidRPr="00E4435E" w:rsidRDefault="0015176D" w:rsidP="0015176D">
      <w:pPr>
        <w:numPr>
          <w:ilvl w:val="0"/>
          <w:numId w:val="213"/>
        </w:numPr>
      </w:pPr>
      <w:r w:rsidRPr="00E4435E">
        <w:rPr>
          <w:b/>
          <w:bCs/>
        </w:rPr>
        <w:t>Назначение:</w:t>
      </w:r>
      <w:r w:rsidRPr="00E4435E">
        <w:t xml:space="preserve"> Проверка взаимодействия между слоями приложения и корректности сквозных сценариев.</w:t>
      </w:r>
    </w:p>
    <w:p w14:paraId="1FA741F6" w14:textId="77777777" w:rsidR="0015176D" w:rsidRPr="00E4435E" w:rsidRDefault="0015176D" w:rsidP="0015176D">
      <w:pPr>
        <w:numPr>
          <w:ilvl w:val="0"/>
          <w:numId w:val="213"/>
        </w:numPr>
      </w:pPr>
      <w:r w:rsidRPr="00E4435E">
        <w:rPr>
          <w:b/>
          <w:bCs/>
        </w:rPr>
        <w:t>Объекты тестирования:</w:t>
      </w:r>
      <w:r w:rsidRPr="00E4435E">
        <w:t xml:space="preserve"> Импорт папки → сканирование → запись в базу → отображение в галерее; применение тега → обновление индекса → фильтрация результатов; синхронизация изменения между двумя устройствами.</w:t>
      </w:r>
    </w:p>
    <w:p w14:paraId="6E9A4EF5" w14:textId="77777777" w:rsidR="0015176D" w:rsidRPr="00E4435E" w:rsidRDefault="0015176D" w:rsidP="0015176D">
      <w:pPr>
        <w:numPr>
          <w:ilvl w:val="0"/>
          <w:numId w:val="213"/>
        </w:numPr>
      </w:pPr>
      <w:r w:rsidRPr="00E4435E">
        <w:rPr>
          <w:b/>
          <w:bCs/>
        </w:rPr>
        <w:lastRenderedPageBreak/>
        <w:t>Тестовое окружение:</w:t>
      </w:r>
      <w:r w:rsidRPr="00E4435E">
        <w:t xml:space="preserve"> Используется изолированная тестовая база данных, временные директории для файлов, моки для внешних сервисов.</w:t>
      </w:r>
    </w:p>
    <w:p w14:paraId="30D40FFB" w14:textId="77777777" w:rsidR="0015176D" w:rsidRPr="00E4435E" w:rsidRDefault="0015176D" w:rsidP="0015176D">
      <w:pPr>
        <w:numPr>
          <w:ilvl w:val="0"/>
          <w:numId w:val="213"/>
        </w:numPr>
      </w:pPr>
      <w:r w:rsidRPr="00E4435E">
        <w:rPr>
          <w:b/>
          <w:bCs/>
        </w:rPr>
        <w:t>Проверяемые аспекты:</w:t>
      </w:r>
      <w:r w:rsidRPr="00E4435E">
        <w:t xml:space="preserve"> Атомарность транзакций, корректность обработки ошибок, сохранение состояния при прерывании, согласованность данных между слоями.</w:t>
      </w:r>
    </w:p>
    <w:p w14:paraId="5275D724" w14:textId="77777777" w:rsidR="0015176D" w:rsidRPr="00E4435E" w:rsidRDefault="0015176D" w:rsidP="0015176D">
      <w:pPr>
        <w:numPr>
          <w:ilvl w:val="0"/>
          <w:numId w:val="213"/>
        </w:numPr>
      </w:pPr>
      <w:r w:rsidRPr="00E4435E">
        <w:rPr>
          <w:b/>
          <w:bCs/>
        </w:rPr>
        <w:t>Критерии успеха:</w:t>
      </w:r>
      <w:r w:rsidRPr="00E4435E">
        <w:t xml:space="preserve"> Сценарий выполняется от начала до конца без ручного вмешательства, все промежуточные состояния соответствуют ожиданиям, данные сохраняются корректно.</w:t>
      </w:r>
    </w:p>
    <w:p w14:paraId="0DCB5A72" w14:textId="77777777" w:rsidR="0015176D" w:rsidRPr="00E4435E" w:rsidRDefault="0015176D" w:rsidP="0015176D">
      <w:r w:rsidRPr="00E4435E">
        <w:rPr>
          <w:b/>
          <w:bCs/>
        </w:rPr>
        <w:t>Уровень 4: Сквозные тесты (End-to-End)</w:t>
      </w:r>
    </w:p>
    <w:p w14:paraId="4D597D23" w14:textId="77777777" w:rsidR="0015176D" w:rsidRPr="00E4435E" w:rsidRDefault="0015176D" w:rsidP="0015176D">
      <w:pPr>
        <w:numPr>
          <w:ilvl w:val="0"/>
          <w:numId w:val="214"/>
        </w:numPr>
      </w:pPr>
      <w:r w:rsidRPr="00E4435E">
        <w:rPr>
          <w:b/>
          <w:bCs/>
        </w:rPr>
        <w:t>Назначение:</w:t>
      </w:r>
      <w:r w:rsidRPr="00E4435E">
        <w:t xml:space="preserve"> Проверка полных пользовательских сценариев в среде, максимально приближенной к продакшену.</w:t>
      </w:r>
    </w:p>
    <w:p w14:paraId="7D228A9E" w14:textId="77777777" w:rsidR="0015176D" w:rsidRPr="00E4435E" w:rsidRDefault="0015176D" w:rsidP="0015176D">
      <w:pPr>
        <w:numPr>
          <w:ilvl w:val="0"/>
          <w:numId w:val="214"/>
        </w:numPr>
      </w:pPr>
      <w:r w:rsidRPr="00E4435E">
        <w:rPr>
          <w:b/>
          <w:bCs/>
        </w:rPr>
        <w:t>Объекты тестирования:</w:t>
      </w:r>
      <w:r w:rsidRPr="00E4435E">
        <w:t xml:space="preserve"> Онбординг нового пользователя, поиск и фильтрация коллекции, полноэкранный просмотр с навигацией, создание и редактирование заметок, настройка синхронизации.</w:t>
      </w:r>
    </w:p>
    <w:p w14:paraId="312CC69C" w14:textId="77777777" w:rsidR="0015176D" w:rsidRPr="00E4435E" w:rsidRDefault="0015176D" w:rsidP="0015176D">
      <w:pPr>
        <w:numPr>
          <w:ilvl w:val="0"/>
          <w:numId w:val="214"/>
        </w:numPr>
      </w:pPr>
      <w:r w:rsidRPr="00E4435E">
        <w:rPr>
          <w:b/>
          <w:bCs/>
        </w:rPr>
        <w:t>Тестовые данные:</w:t>
      </w:r>
      <w:r w:rsidRPr="00E4435E">
        <w:t xml:space="preserve"> Используются реалистичные наборы данных (от одной тысячи до ста тысяч файлов), включая различные типы медиа, теги и связи.</w:t>
      </w:r>
    </w:p>
    <w:p w14:paraId="1DCC2837" w14:textId="77777777" w:rsidR="0015176D" w:rsidRPr="00E4435E" w:rsidRDefault="0015176D" w:rsidP="0015176D">
      <w:pPr>
        <w:numPr>
          <w:ilvl w:val="0"/>
          <w:numId w:val="214"/>
        </w:numPr>
      </w:pPr>
      <w:r w:rsidRPr="00E4435E">
        <w:rPr>
          <w:b/>
          <w:bCs/>
        </w:rPr>
        <w:t>Проверяемые аспекты:</w:t>
      </w:r>
      <w:r w:rsidRPr="00E4435E">
        <w:t xml:space="preserve"> Время отклика интерфейса, плавность анимаций, потребление памяти, корректность восстановления после сбоев.</w:t>
      </w:r>
    </w:p>
    <w:p w14:paraId="3C2F7BC8" w14:textId="77777777" w:rsidR="0015176D" w:rsidRPr="00E4435E" w:rsidRDefault="0015176D" w:rsidP="0015176D">
      <w:pPr>
        <w:numPr>
          <w:ilvl w:val="0"/>
          <w:numId w:val="214"/>
        </w:numPr>
      </w:pPr>
      <w:r w:rsidRPr="00E4435E">
        <w:rPr>
          <w:b/>
          <w:bCs/>
        </w:rPr>
        <w:t>Критерии успеха:</w:t>
      </w:r>
      <w:r w:rsidRPr="00E4435E">
        <w:t xml:space="preserve"> Пользователь достигает цели сценария без ошибок, производительность соответствует целевым метрикам, приложение не завершается аварийно.</w:t>
      </w:r>
    </w:p>
    <w:p w14:paraId="04AC6B2C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13.3 Тестирование устойчивости: Инженерия хаоса</w:t>
      </w:r>
    </w:p>
    <w:p w14:paraId="65981D58" w14:textId="77777777" w:rsidR="0015176D" w:rsidRPr="00E4435E" w:rsidRDefault="0015176D" w:rsidP="0015176D">
      <w:r w:rsidRPr="00E4435E">
        <w:t>Приложение должно оставаться стабильным не только в идеальных условиях, но и при возникновении непредвиденных ситуаций. Тестирование устойчивости намеренно создаёт сбои для проверки механизмов восстановления.</w:t>
      </w:r>
    </w:p>
    <w:p w14:paraId="17AAB92D" w14:textId="77777777" w:rsidR="0015176D" w:rsidRPr="00E4435E" w:rsidRDefault="0015176D" w:rsidP="0015176D">
      <w:r w:rsidRPr="00E4435E">
        <w:rPr>
          <w:b/>
          <w:bCs/>
        </w:rPr>
        <w:t>Сценарии сбоев для проверки: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3070"/>
        <w:gridCol w:w="4129"/>
      </w:tblGrid>
      <w:tr w:rsidR="0015176D" w:rsidRPr="00E4435E" w14:paraId="7EB62F9E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B8E9EA9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9696C6B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Метод симуляции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C713975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Ожидаемая реакция системы</w:t>
            </w:r>
          </w:p>
        </w:tc>
      </w:tr>
      <w:tr w:rsidR="0015176D" w:rsidRPr="00E4435E" w14:paraId="6D7F2D0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4DB2BE" w14:textId="77777777" w:rsidR="0015176D" w:rsidRPr="00E4435E" w:rsidRDefault="0015176D" w:rsidP="00C628AE">
            <w:r w:rsidRPr="00E4435E">
              <w:t>Файл удалён во время сканирования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CEDDB0" w14:textId="77777777" w:rsidR="0015176D" w:rsidRPr="00E4435E" w:rsidRDefault="0015176D" w:rsidP="00C628AE">
            <w:r w:rsidRPr="00E4435E">
              <w:t>Скрипт удаляет файл через две секунды после начала сканирования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C1BB1C2" w14:textId="77777777" w:rsidR="0015176D" w:rsidRPr="00E4435E" w:rsidRDefault="0015176D" w:rsidP="00C628AE">
            <w:r w:rsidRPr="00E4435E">
              <w:t>Приложение не завершается аварийно; запись помечается как отсутствующая; пользователь получает понятное уведомление с вариантами действий</w:t>
            </w:r>
          </w:p>
        </w:tc>
      </w:tr>
      <w:tr w:rsidR="0015176D" w:rsidRPr="00E4435E" w14:paraId="3D648C3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2EF3F4F" w14:textId="77777777" w:rsidR="0015176D" w:rsidRPr="00E4435E" w:rsidRDefault="0015176D" w:rsidP="00C628AE">
            <w:r w:rsidRPr="00E4435E">
              <w:t>Диск заполняется в процессе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5C848D" w14:textId="77777777" w:rsidR="0015176D" w:rsidRPr="00E4435E" w:rsidRDefault="0015176D" w:rsidP="00C628AE">
            <w:r w:rsidRPr="00E4435E">
              <w:t xml:space="preserve">Создаётся файл, занимающий девяносто девять процентов </w:t>
            </w:r>
            <w:r w:rsidRPr="00E4435E">
              <w:lastRenderedPageBreak/>
              <w:t>свободного места, затем запускается операция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B5600AB" w14:textId="77777777" w:rsidR="0015176D" w:rsidRPr="00E4435E" w:rsidRDefault="0015176D" w:rsidP="00C628AE">
            <w:r w:rsidRPr="00E4435E">
              <w:lastRenderedPageBreak/>
              <w:t xml:space="preserve">Операция откатывается; кэш очищается согласно стратегии вытеснения; пользователь получает </w:t>
            </w:r>
            <w:r w:rsidRPr="00E4435E">
              <w:lastRenderedPageBreak/>
              <w:t>предупреждение с предложением освободить место</w:t>
            </w:r>
          </w:p>
        </w:tc>
      </w:tr>
      <w:tr w:rsidR="0015176D" w:rsidRPr="00E4435E" w14:paraId="477B2092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65047C" w14:textId="77777777" w:rsidR="0015176D" w:rsidRPr="00E4435E" w:rsidRDefault="0015176D" w:rsidP="00C628AE">
            <w:r w:rsidRPr="00E4435E">
              <w:lastRenderedPageBreak/>
              <w:t>Сеть обрывается во время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69DA59" w14:textId="77777777" w:rsidR="0015176D" w:rsidRPr="00E4435E" w:rsidRDefault="0015176D" w:rsidP="00C628AE">
            <w:r w:rsidRPr="00E4435E">
              <w:t>Отключение сетевого интерфейса в середине отправки пакета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AEA3EE1" w14:textId="77777777" w:rsidR="0015176D" w:rsidRPr="00E4435E" w:rsidRDefault="0015176D" w:rsidP="00C628AE">
            <w:r w:rsidRPr="00E4435E">
              <w:t>Пакет сохраняется в очереди с приоритетом; при восстановлении соединения отправка возобновляется автоматически; данные не теряются</w:t>
            </w:r>
          </w:p>
        </w:tc>
      </w:tr>
      <w:tr w:rsidR="0015176D" w:rsidRPr="00E4435E" w14:paraId="3A340EC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9D4AEB" w14:textId="77777777" w:rsidR="0015176D" w:rsidRPr="00E4435E" w:rsidRDefault="0015176D" w:rsidP="00C628AE">
            <w:r w:rsidRPr="00E4435E">
              <w:t>Антивирус блокирует создание жёсткой ссылки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4FF6F6" w14:textId="77777777" w:rsidR="0015176D" w:rsidRPr="00E4435E" w:rsidRDefault="0015176D" w:rsidP="00C628AE">
            <w:r w:rsidRPr="00E4435E">
              <w:t>Настройка правила блокировки системных вызовов создания ссылок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0C1E9D2" w14:textId="77777777" w:rsidR="0015176D" w:rsidRPr="00E4435E" w:rsidRDefault="0015176D" w:rsidP="00C628AE">
            <w:r w:rsidRPr="00E4435E">
              <w:t>Приложение перехватывает ошибку доступа; предлагает альтернативный режим организации; не блокирует работу остального функционала</w:t>
            </w:r>
          </w:p>
        </w:tc>
      </w:tr>
      <w:tr w:rsidR="0015176D" w:rsidRPr="00E4435E" w14:paraId="3CDD5E7E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A28ECCB" w14:textId="77777777" w:rsidR="0015176D" w:rsidRPr="00E4435E" w:rsidRDefault="0015176D" w:rsidP="00C628AE">
            <w:r w:rsidRPr="00E4435E">
              <w:t>Приложение закрыто во время записи в базу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F112089" w14:textId="77777777" w:rsidR="0015176D" w:rsidRPr="00E4435E" w:rsidRDefault="0015176D" w:rsidP="00C628AE">
            <w:r w:rsidRPr="00E4435E">
              <w:t>Принудительное завершение процесса через диспетчер задач во время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F19D3C1" w14:textId="77777777" w:rsidR="0015176D" w:rsidRPr="00E4435E" w:rsidRDefault="0015176D" w:rsidP="00C628AE">
            <w:r w:rsidRPr="00E4435E">
              <w:t>При следующем запуске выполняется проверка целостности; при необходимости восстанавливается из последней контрольной точки; пользователь получает отчёт о восстановлении</w:t>
            </w:r>
          </w:p>
        </w:tc>
      </w:tr>
    </w:tbl>
    <w:p w14:paraId="137ED747" w14:textId="77777777" w:rsidR="0015176D" w:rsidRPr="00E4435E" w:rsidRDefault="0015176D" w:rsidP="0015176D">
      <w:r w:rsidRPr="00E4435E">
        <w:rPr>
          <w:b/>
          <w:bCs/>
        </w:rPr>
        <w:t>Принципы тестирования устойчивости:</w:t>
      </w:r>
    </w:p>
    <w:p w14:paraId="0415678F" w14:textId="77777777" w:rsidR="0015176D" w:rsidRPr="00E4435E" w:rsidRDefault="0015176D" w:rsidP="0015176D">
      <w:pPr>
        <w:numPr>
          <w:ilvl w:val="0"/>
          <w:numId w:val="215"/>
        </w:numPr>
      </w:pPr>
      <w:r w:rsidRPr="00E4435E">
        <w:rPr>
          <w:b/>
          <w:bCs/>
        </w:rPr>
        <w:t>Автоматизация сценариев.</w:t>
      </w:r>
      <w:r w:rsidRPr="00E4435E">
        <w:t xml:space="preserve"> Каждый сценарий сбоя оформляется как воспроизводимый тест с чёткими критериями успеха.</w:t>
      </w:r>
    </w:p>
    <w:p w14:paraId="4432853B" w14:textId="77777777" w:rsidR="0015176D" w:rsidRPr="00E4435E" w:rsidRDefault="0015176D" w:rsidP="0015176D">
      <w:pPr>
        <w:numPr>
          <w:ilvl w:val="0"/>
          <w:numId w:val="215"/>
        </w:numPr>
      </w:pPr>
      <w:r w:rsidRPr="00E4435E">
        <w:rPr>
          <w:b/>
          <w:bCs/>
        </w:rPr>
        <w:t>Изоляция воздействия.</w:t>
      </w:r>
      <w:r w:rsidRPr="00E4435E">
        <w:t xml:space="preserve"> Сбои симулируются только в тестовом окружении; продакшен-сборки не содержат кода для искусственного создания ошибок.</w:t>
      </w:r>
    </w:p>
    <w:p w14:paraId="612E0FAF" w14:textId="77777777" w:rsidR="0015176D" w:rsidRPr="00E4435E" w:rsidRDefault="0015176D" w:rsidP="0015176D">
      <w:pPr>
        <w:numPr>
          <w:ilvl w:val="0"/>
          <w:numId w:val="215"/>
        </w:numPr>
      </w:pPr>
      <w:r w:rsidRPr="00E4435E">
        <w:rPr>
          <w:b/>
          <w:bCs/>
        </w:rPr>
        <w:t>Логирование для отладки.</w:t>
      </w:r>
      <w:r w:rsidRPr="00E4435E">
        <w:t xml:space="preserve"> Все реакции на сбои подробно логируются с контекстом, достаточным для воспроизведения и анализа.</w:t>
      </w:r>
    </w:p>
    <w:p w14:paraId="3F1C91F4" w14:textId="77777777" w:rsidR="0015176D" w:rsidRPr="00E4435E" w:rsidRDefault="0015176D" w:rsidP="0015176D">
      <w:pPr>
        <w:numPr>
          <w:ilvl w:val="0"/>
          <w:numId w:val="215"/>
        </w:numPr>
      </w:pPr>
      <w:r w:rsidRPr="00E4435E">
        <w:rPr>
          <w:b/>
          <w:bCs/>
        </w:rPr>
        <w:t>Постепенное усложнение.</w:t>
      </w:r>
      <w:r w:rsidRPr="00E4435E">
        <w:t xml:space="preserve"> Тесты начинаются с простых сценариев и постепенно добавляют комбинации сбоев для проверки устойчивости к каскадным ошибкам.</w:t>
      </w:r>
    </w:p>
    <w:p w14:paraId="46180E43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13.4 Тестирование производительности: Бенчмарки и метрики</w:t>
      </w:r>
    </w:p>
    <w:p w14:paraId="23E80B44" w14:textId="77777777" w:rsidR="0015176D" w:rsidRPr="00E4435E" w:rsidRDefault="0015176D" w:rsidP="0015176D">
      <w:r w:rsidRPr="00E4435E">
        <w:t>Производительность измеряется не только скоростью, но и предсказуемостью отклика. Все метрики фиксируются для эталонных конфигураций и отслеживаются при каждом изменении кода.</w:t>
      </w:r>
    </w:p>
    <w:p w14:paraId="1804EAE6" w14:textId="77777777" w:rsidR="0015176D" w:rsidRPr="00E4435E" w:rsidRDefault="0015176D" w:rsidP="0015176D">
      <w:r w:rsidRPr="00E4435E">
        <w:rPr>
          <w:b/>
          <w:bCs/>
        </w:rPr>
        <w:t>Эталонные конфигурации для тестирования: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2470"/>
        <w:gridCol w:w="1690"/>
        <w:gridCol w:w="1998"/>
        <w:gridCol w:w="1428"/>
      </w:tblGrid>
      <w:tr w:rsidR="0015176D" w:rsidRPr="00E4435E" w14:paraId="3121E7A6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FB44011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lastRenderedPageBreak/>
              <w:t>Конфигурация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10A7CBC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Процессор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A5FE062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B2FF043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920F9F4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Коллекция</w:t>
            </w:r>
          </w:p>
        </w:tc>
      </w:tr>
      <w:tr w:rsidR="0015176D" w:rsidRPr="00E4435E" w14:paraId="0E7DB4CD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C09541" w14:textId="77777777" w:rsidR="0015176D" w:rsidRPr="00E4435E" w:rsidRDefault="0015176D" w:rsidP="00C628AE">
            <w:r w:rsidRPr="00E4435E">
              <w:t>Минимальная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32AE989" w14:textId="77777777" w:rsidR="0015176D" w:rsidRPr="00E4435E" w:rsidRDefault="0015176D" w:rsidP="00C628AE">
            <w:r w:rsidRPr="00E4435E">
              <w:t>Двухъядерный, два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4DD742" w14:textId="77777777" w:rsidR="0015176D" w:rsidRPr="00E4435E" w:rsidRDefault="0015176D" w:rsidP="00C628AE">
            <w:r w:rsidRPr="00E4435E">
              <w:t>Четыре гигабайта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47B214" w14:textId="77777777" w:rsidR="0015176D" w:rsidRPr="00E4435E" w:rsidRDefault="0015176D" w:rsidP="00C628AE">
            <w:r w:rsidRPr="00E4435E">
              <w:t>Жёсткий диск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A879577" w14:textId="77777777" w:rsidR="0015176D" w:rsidRPr="00E4435E" w:rsidRDefault="0015176D" w:rsidP="00C628AE">
            <w:r w:rsidRPr="00E4435E">
              <w:t>Одна тысяча файлов</w:t>
            </w:r>
          </w:p>
        </w:tc>
      </w:tr>
      <w:tr w:rsidR="0015176D" w:rsidRPr="00E4435E" w14:paraId="3F03C1C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8DC34A" w14:textId="77777777" w:rsidR="0015176D" w:rsidRPr="00E4435E" w:rsidRDefault="0015176D" w:rsidP="00C628AE">
            <w:r w:rsidRPr="00E4435E">
              <w:t>Рекомендуемая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89A4CE" w14:textId="77777777" w:rsidR="0015176D" w:rsidRPr="00E4435E" w:rsidRDefault="0015176D" w:rsidP="00C628AE">
            <w:r w:rsidRPr="00E4435E">
              <w:t>Четырёхъядерный, два целых пять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845226" w14:textId="77777777" w:rsidR="0015176D" w:rsidRPr="00E4435E" w:rsidRDefault="0015176D" w:rsidP="00C628AE">
            <w:r w:rsidRPr="00E4435E">
              <w:t>Шестнадцать гигабайт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503114" w14:textId="77777777" w:rsidR="0015176D" w:rsidRPr="00E4435E" w:rsidRDefault="0015176D" w:rsidP="00C628AE">
            <w:r w:rsidRPr="00E4435E">
              <w:t>Твердотельный 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977ABBA" w14:textId="77777777" w:rsidR="0015176D" w:rsidRPr="00E4435E" w:rsidRDefault="0015176D" w:rsidP="00C628AE">
            <w:r w:rsidRPr="00E4435E">
              <w:t>Десять тысяч файлов</w:t>
            </w:r>
          </w:p>
        </w:tc>
      </w:tr>
      <w:tr w:rsidR="0015176D" w:rsidRPr="00E4435E" w14:paraId="5B1DABB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E2DECE0" w14:textId="77777777" w:rsidR="0015176D" w:rsidRPr="00E4435E" w:rsidRDefault="0015176D" w:rsidP="00C628AE">
            <w:r w:rsidRPr="00E4435E">
              <w:t>Продвинутая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2E51157" w14:textId="77777777" w:rsidR="0015176D" w:rsidRPr="00E4435E" w:rsidRDefault="0015176D" w:rsidP="00C628AE">
            <w:r w:rsidRPr="00E4435E">
              <w:t>Восьмиядерный, три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8D6E06A" w14:textId="77777777" w:rsidR="0015176D" w:rsidRPr="00E4435E" w:rsidRDefault="0015176D" w:rsidP="00C628AE">
            <w:r w:rsidRPr="00E4435E">
              <w:t>Тридцать два гигабайта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66C29FB" w14:textId="77777777" w:rsidR="0015176D" w:rsidRPr="00E4435E" w:rsidRDefault="0015176D" w:rsidP="00C628AE">
            <w:r w:rsidRPr="00E4435E">
              <w:t>Быстрый твердотельный 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E937C8A" w14:textId="77777777" w:rsidR="0015176D" w:rsidRPr="00E4435E" w:rsidRDefault="0015176D" w:rsidP="00C628AE">
            <w:r w:rsidRPr="00E4435E">
              <w:t>Сто тысяч файлов</w:t>
            </w:r>
          </w:p>
        </w:tc>
      </w:tr>
    </w:tbl>
    <w:p w14:paraId="1C51C023" w14:textId="77777777" w:rsidR="0015176D" w:rsidRPr="00E4435E" w:rsidRDefault="0015176D" w:rsidP="0015176D">
      <w:r w:rsidRPr="00E4435E">
        <w:rPr>
          <w:b/>
          <w:bCs/>
        </w:rPr>
        <w:t>Ключевые метрики производительности: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2414"/>
        <w:gridCol w:w="1813"/>
        <w:gridCol w:w="2958"/>
      </w:tblGrid>
      <w:tr w:rsidR="0015176D" w:rsidRPr="00E4435E" w14:paraId="4EFFBC99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744AFB9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115F7BD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Целевое время (рекомендуемая конфигурация)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2CDFBF4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Максимально допустимое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347A7DD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Условия измерения</w:t>
            </w:r>
          </w:p>
        </w:tc>
      </w:tr>
      <w:tr w:rsidR="0015176D" w:rsidRPr="00E4435E" w14:paraId="636255E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F32853" w14:textId="77777777" w:rsidR="0015176D" w:rsidRPr="00E4435E" w:rsidRDefault="0015176D" w:rsidP="00C628AE">
            <w:r w:rsidRPr="00E4435E">
              <w:t>Холодный запуск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5EE3D3" w14:textId="77777777" w:rsidR="0015176D" w:rsidRPr="00E4435E" w:rsidRDefault="0015176D" w:rsidP="00C628AE">
            <w:r w:rsidRPr="00E4435E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56F02A" w14:textId="77777777" w:rsidR="0015176D" w:rsidRPr="00E4435E" w:rsidRDefault="0015176D" w:rsidP="00C628AE">
            <w:r w:rsidRPr="00E4435E">
              <w:t>Три секунды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B486548" w14:textId="77777777" w:rsidR="0015176D" w:rsidRPr="00E4435E" w:rsidRDefault="0015176D" w:rsidP="00C628AE">
            <w:r w:rsidRPr="00E4435E">
              <w:t>С учётом инициализации базы данных</w:t>
            </w:r>
          </w:p>
        </w:tc>
      </w:tr>
      <w:tr w:rsidR="0015176D" w:rsidRPr="00E4435E" w14:paraId="7EED0BF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860AC2" w14:textId="77777777" w:rsidR="0015176D" w:rsidRPr="00E4435E" w:rsidRDefault="0015176D" w:rsidP="00C628AE">
            <w:r w:rsidRPr="00E4435E">
              <w:t>Загрузка галереи (первый кадр)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5782C8" w14:textId="77777777" w:rsidR="0015176D" w:rsidRPr="00E4435E" w:rsidRDefault="0015176D" w:rsidP="00C628AE">
            <w:r w:rsidRPr="00E4435E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40DF04" w14:textId="77777777" w:rsidR="0015176D" w:rsidRPr="00E4435E" w:rsidRDefault="0015176D" w:rsidP="00C628AE">
            <w:r w:rsidRPr="00E4435E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AB86450" w14:textId="77777777" w:rsidR="0015176D" w:rsidRPr="00E4435E" w:rsidRDefault="0015176D" w:rsidP="00C628AE">
            <w:r w:rsidRPr="00E4435E">
              <w:t>Десять тысяч файлов, виртуализированный список</w:t>
            </w:r>
          </w:p>
        </w:tc>
      </w:tr>
      <w:tr w:rsidR="0015176D" w:rsidRPr="00E4435E" w14:paraId="10C2B0C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F08700" w14:textId="77777777" w:rsidR="0015176D" w:rsidRPr="00E4435E" w:rsidRDefault="0015176D" w:rsidP="00C628AE">
            <w:r w:rsidRPr="00E4435E">
              <w:t>Применение фильтра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477F27A" w14:textId="77777777" w:rsidR="0015176D" w:rsidRPr="00E4435E" w:rsidRDefault="0015176D" w:rsidP="00C628AE">
            <w:r w:rsidRPr="00E4435E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9E063D" w14:textId="77777777" w:rsidR="0015176D" w:rsidRPr="00E4435E" w:rsidRDefault="0015176D" w:rsidP="00C628AE">
            <w:r w:rsidRPr="00E4435E">
              <w:t>Четыреста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1623CC8" w14:textId="77777777" w:rsidR="0015176D" w:rsidRPr="00E4435E" w:rsidRDefault="0015176D" w:rsidP="00C628AE">
            <w:r w:rsidRPr="00E4435E">
              <w:t>С дебаунсом ввода, индексированные поля</w:t>
            </w:r>
          </w:p>
        </w:tc>
      </w:tr>
      <w:tr w:rsidR="0015176D" w:rsidRPr="00E4435E" w14:paraId="48B7B9D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04A041" w14:textId="77777777" w:rsidR="0015176D" w:rsidRPr="00E4435E" w:rsidRDefault="0015176D" w:rsidP="00C628AE">
            <w:r w:rsidRPr="00E4435E">
              <w:t>Переключение режима сетки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84AEEA" w14:textId="77777777" w:rsidR="0015176D" w:rsidRPr="00E4435E" w:rsidRDefault="0015176D" w:rsidP="00C628AE">
            <w:r w:rsidRPr="00E4435E">
              <w:t>Сто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36FD8E" w14:textId="77777777" w:rsidR="0015176D" w:rsidRPr="00E4435E" w:rsidRDefault="0015176D" w:rsidP="00C628AE">
            <w:r w:rsidRPr="00E4435E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5AA136A" w14:textId="77777777" w:rsidR="0015176D" w:rsidRPr="00E4435E" w:rsidRDefault="0015176D" w:rsidP="00C628AE">
            <w:r w:rsidRPr="00E4435E">
              <w:t>Без потери позиции прокрутки</w:t>
            </w:r>
          </w:p>
        </w:tc>
      </w:tr>
      <w:tr w:rsidR="0015176D" w:rsidRPr="00E4435E" w14:paraId="02A7F25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60B835" w14:textId="77777777" w:rsidR="0015176D" w:rsidRPr="00E4435E" w:rsidRDefault="0015176D" w:rsidP="00C628AE">
            <w:r w:rsidRPr="00E4435E">
              <w:t>Открытие полноэкранного просмотра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8799F3" w14:textId="77777777" w:rsidR="0015176D" w:rsidRPr="00E4435E" w:rsidRDefault="0015176D" w:rsidP="00C628AE">
            <w:r w:rsidRPr="00E4435E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29F12B" w14:textId="77777777" w:rsidR="0015176D" w:rsidRPr="00E4435E" w:rsidRDefault="0015176D" w:rsidP="00C628AE">
            <w:r w:rsidRPr="00E4435E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515DC0F" w14:textId="77777777" w:rsidR="0015176D" w:rsidRPr="00E4435E" w:rsidRDefault="0015176D" w:rsidP="00C628AE">
            <w:r w:rsidRPr="00E4435E">
              <w:t>С предзагрузкой превью следующего элемента</w:t>
            </w:r>
          </w:p>
        </w:tc>
      </w:tr>
      <w:tr w:rsidR="0015176D" w:rsidRPr="00E4435E" w14:paraId="422EAF0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087A47" w14:textId="77777777" w:rsidR="0015176D" w:rsidRPr="00E4435E" w:rsidRDefault="0015176D" w:rsidP="00C628AE">
            <w:r w:rsidRPr="00E4435E">
              <w:t>Добавление тега к блоку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047AFA3" w14:textId="77777777" w:rsidR="0015176D" w:rsidRPr="00E4435E" w:rsidRDefault="0015176D" w:rsidP="00C628AE">
            <w:r w:rsidRPr="00E4435E">
              <w:t>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29F9BE" w14:textId="77777777" w:rsidR="0015176D" w:rsidRPr="00E4435E" w:rsidRDefault="0015176D" w:rsidP="00C628AE">
            <w:r w:rsidRPr="00E4435E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A5ECEC2" w14:textId="77777777" w:rsidR="0015176D" w:rsidRPr="00E4435E" w:rsidRDefault="0015176D" w:rsidP="00C628AE">
            <w:r w:rsidRPr="00E4435E">
              <w:t>С реактивным обновлением всех затронутых представлений</w:t>
            </w:r>
          </w:p>
        </w:tc>
      </w:tr>
      <w:tr w:rsidR="0015176D" w:rsidRPr="00E4435E" w14:paraId="6EBE2B0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3FEB056" w14:textId="77777777" w:rsidR="0015176D" w:rsidRPr="00E4435E" w:rsidRDefault="0015176D" w:rsidP="00C628AE">
            <w:r w:rsidRPr="00E4435E">
              <w:t>Автосохранение заметки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CBF9D93" w14:textId="77777777" w:rsidR="0015176D" w:rsidRPr="00E4435E" w:rsidRDefault="0015176D" w:rsidP="00C628AE">
            <w:r w:rsidRPr="00E4435E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E0CCB12" w14:textId="77777777" w:rsidR="0015176D" w:rsidRPr="00E4435E" w:rsidRDefault="0015176D" w:rsidP="00C628AE">
            <w:r w:rsidRPr="00E4435E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BD753FE" w14:textId="77777777" w:rsidR="0015176D" w:rsidRPr="00E4435E" w:rsidRDefault="0015176D" w:rsidP="00C628AE">
            <w:r w:rsidRPr="00E4435E">
              <w:t>В фоновом потоке, без блокировки интерфейса</w:t>
            </w:r>
          </w:p>
        </w:tc>
      </w:tr>
    </w:tbl>
    <w:p w14:paraId="1085EA77" w14:textId="77777777" w:rsidR="0015176D" w:rsidRPr="00E4435E" w:rsidRDefault="0015176D" w:rsidP="0015176D">
      <w:r w:rsidRPr="00E4435E">
        <w:rPr>
          <w:b/>
          <w:bCs/>
        </w:rPr>
        <w:t>Метрики плавности интерфейса:</w:t>
      </w:r>
    </w:p>
    <w:p w14:paraId="7C8083CF" w14:textId="77777777" w:rsidR="0015176D" w:rsidRPr="00E4435E" w:rsidRDefault="0015176D" w:rsidP="0015176D">
      <w:pPr>
        <w:numPr>
          <w:ilvl w:val="0"/>
          <w:numId w:val="216"/>
        </w:numPr>
      </w:pPr>
      <w:r w:rsidRPr="00E4435E">
        <w:lastRenderedPageBreak/>
        <w:t>Частота кадров при анимациях: шестьдесят кадров в секунду стабильно, не ниже сорока пяти кадров в секунду в пиковых нагрузках.</w:t>
      </w:r>
    </w:p>
    <w:p w14:paraId="694D9F52" w14:textId="77777777" w:rsidR="0015176D" w:rsidRPr="00E4435E" w:rsidRDefault="0015176D" w:rsidP="0015176D">
      <w:pPr>
        <w:numPr>
          <w:ilvl w:val="0"/>
          <w:numId w:val="216"/>
        </w:numPr>
      </w:pPr>
      <w:r w:rsidRPr="00E4435E">
        <w:t>Время отрисовки одного кадра: не более шестнадцати миллисекунд.</w:t>
      </w:r>
    </w:p>
    <w:p w14:paraId="61E60832" w14:textId="77777777" w:rsidR="0015176D" w:rsidRPr="00E4435E" w:rsidRDefault="0015176D" w:rsidP="0015176D">
      <w:pPr>
        <w:numPr>
          <w:ilvl w:val="0"/>
          <w:numId w:val="216"/>
        </w:numPr>
      </w:pPr>
      <w:r w:rsidRPr="00E4435E">
        <w:t>Задержка между вводом пользователя и визуальной реакцией: не более ста миллисекунд.</w:t>
      </w:r>
    </w:p>
    <w:p w14:paraId="50D54639" w14:textId="77777777" w:rsidR="0015176D" w:rsidRPr="00E4435E" w:rsidRDefault="0015176D" w:rsidP="0015176D">
      <w:r w:rsidRPr="00E4435E">
        <w:rPr>
          <w:b/>
          <w:bCs/>
        </w:rPr>
        <w:t>Стратегия мониторинга производительности:</w:t>
      </w:r>
    </w:p>
    <w:p w14:paraId="20F3CD4E" w14:textId="77777777" w:rsidR="0015176D" w:rsidRPr="00E4435E" w:rsidRDefault="0015176D" w:rsidP="0015176D">
      <w:pPr>
        <w:numPr>
          <w:ilvl w:val="0"/>
          <w:numId w:val="217"/>
        </w:numPr>
      </w:pPr>
      <w:r w:rsidRPr="00E4435E">
        <w:rPr>
          <w:b/>
          <w:bCs/>
        </w:rPr>
        <w:t>Автоматические бенчмарки в конвейере сборки.</w:t>
      </w:r>
      <w:r w:rsidRPr="00E4435E">
        <w:t xml:space="preserve"> Критические метрики проверяются при каждом изменении кода; регрессия более десяти процентов блокирует слияние.</w:t>
      </w:r>
    </w:p>
    <w:p w14:paraId="4417DF96" w14:textId="77777777" w:rsidR="0015176D" w:rsidRPr="00E4435E" w:rsidRDefault="0015176D" w:rsidP="0015176D">
      <w:pPr>
        <w:numPr>
          <w:ilvl w:val="0"/>
          <w:numId w:val="217"/>
        </w:numPr>
      </w:pPr>
      <w:r w:rsidRPr="00E4435E">
        <w:rPr>
          <w:b/>
          <w:bCs/>
        </w:rPr>
        <w:t>Профилирование в режиме разработки.</w:t>
      </w:r>
      <w:r w:rsidRPr="00E4435E">
        <w:t xml:space="preserve"> Инструменты профилирования доступны в отладочной сборке без влияния на производительность релизной версии.</w:t>
      </w:r>
    </w:p>
    <w:p w14:paraId="62E94473" w14:textId="77777777" w:rsidR="0015176D" w:rsidRPr="00E4435E" w:rsidRDefault="0015176D" w:rsidP="0015176D">
      <w:pPr>
        <w:numPr>
          <w:ilvl w:val="0"/>
          <w:numId w:val="217"/>
        </w:numPr>
      </w:pPr>
      <w:r w:rsidRPr="00E4435E">
        <w:rPr>
          <w:b/>
          <w:bCs/>
        </w:rPr>
        <w:t>Анонимная телеметрия в продакшене (с согласия).</w:t>
      </w:r>
      <w:r w:rsidRPr="00E4435E">
        <w:t xml:space="preserve"> Пользователи могут разрешить сбор агрегированных метрик производительности для выявления проблем на реальных конфигурациях.</w:t>
      </w:r>
    </w:p>
    <w:p w14:paraId="29F3CA24" w14:textId="77777777" w:rsidR="0015176D" w:rsidRPr="00E4435E" w:rsidRDefault="0015176D" w:rsidP="0015176D">
      <w:pPr>
        <w:numPr>
          <w:ilvl w:val="0"/>
          <w:numId w:val="217"/>
        </w:numPr>
      </w:pPr>
      <w:r w:rsidRPr="00E4435E">
        <w:rPr>
          <w:b/>
          <w:bCs/>
        </w:rPr>
        <w:t>Регулярное нагрузочное тестирование.</w:t>
      </w:r>
      <w:r w:rsidRPr="00E4435E">
        <w:t xml:space="preserve"> Еженедельный прогон сценариев с увеличенной нагрузкой для выявления деградации со временем.</w:t>
      </w:r>
    </w:p>
    <w:p w14:paraId="089EA32B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13.5 Тестирование доступности: Инклюзивность как стандарт</w:t>
      </w:r>
    </w:p>
    <w:p w14:paraId="48E6652A" w14:textId="77777777" w:rsidR="0015176D" w:rsidRPr="00E4435E" w:rsidRDefault="0015176D" w:rsidP="0015176D">
      <w:r w:rsidRPr="00E4435E">
        <w:t>Доступность не является дополнительной функцией — это базовое требование ко всем интерфейсным компонентам. Каждый элемент приложения проверяется на соответствие стандартам инклюзивного дизайна.</w:t>
      </w:r>
    </w:p>
    <w:p w14:paraId="49C3CD1B" w14:textId="77777777" w:rsidR="0015176D" w:rsidRPr="00E4435E" w:rsidRDefault="0015176D" w:rsidP="0015176D">
      <w:r w:rsidRPr="00E4435E">
        <w:rPr>
          <w:b/>
          <w:bCs/>
        </w:rPr>
        <w:t>Обязательные проверки доступности: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3309"/>
        <w:gridCol w:w="3722"/>
      </w:tblGrid>
      <w:tr w:rsidR="0015176D" w:rsidRPr="00E4435E" w14:paraId="309813B3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7A05E45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E4D789F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Метод проверки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D1959D4" w14:textId="77777777" w:rsidR="0015176D" w:rsidRPr="00E4435E" w:rsidRDefault="0015176D" w:rsidP="00C628A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Критерий успеха</w:t>
            </w:r>
          </w:p>
        </w:tc>
      </w:tr>
      <w:tr w:rsidR="0015176D" w:rsidRPr="00E4435E" w14:paraId="61650D6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389344" w14:textId="77777777" w:rsidR="0015176D" w:rsidRPr="00E4435E" w:rsidRDefault="0015176D" w:rsidP="00C628AE">
            <w:r w:rsidRPr="00E4435E">
              <w:t>Семантическая разметка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767E5A" w14:textId="77777777" w:rsidR="0015176D" w:rsidRPr="00E4435E" w:rsidRDefault="0015176D" w:rsidP="00C628AE">
            <w:r w:rsidRPr="00E4435E">
              <w:t>Автоматический обход дерева виджетов, проверка наличия описательных меток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ADA3D0E" w14:textId="77777777" w:rsidR="0015176D" w:rsidRPr="00E4435E" w:rsidRDefault="0015176D" w:rsidP="00C628AE">
            <w:r w:rsidRPr="00E4435E">
              <w:t>Сто процентов интерактивных элементов имеют семантические метки, понятные вспомогательным технологиям</w:t>
            </w:r>
          </w:p>
        </w:tc>
      </w:tr>
      <w:tr w:rsidR="0015176D" w:rsidRPr="00E4435E" w14:paraId="785C207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BF7DDB" w14:textId="77777777" w:rsidR="0015176D" w:rsidRPr="00E4435E" w:rsidRDefault="0015176D" w:rsidP="00C628AE">
            <w:r w:rsidRPr="00E4435E">
              <w:t>Навигация с клавиатуры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4C342A" w14:textId="77777777" w:rsidR="0015176D" w:rsidRPr="00E4435E" w:rsidRDefault="0015176D" w:rsidP="00C628AE">
            <w:r w:rsidRPr="00E4435E">
              <w:t>Ручное тестирование с отключённой мышью, автоматические тесты эмуляции нажатий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B7A27F7" w14:textId="77777777" w:rsidR="0015176D" w:rsidRPr="00E4435E" w:rsidRDefault="0015176D" w:rsidP="00C628AE">
            <w:r w:rsidRPr="00E4435E">
              <w:t>Все действия доступны через комбинации клавиш; фокус перемещается логически и визуально выделяется</w:t>
            </w:r>
          </w:p>
        </w:tc>
      </w:tr>
      <w:tr w:rsidR="0015176D" w:rsidRPr="00E4435E" w14:paraId="26DCE00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569176" w14:textId="77777777" w:rsidR="0015176D" w:rsidRPr="00E4435E" w:rsidRDefault="0015176D" w:rsidP="00C628AE">
            <w:r w:rsidRPr="00E4435E">
              <w:t>Контрастность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1704B3" w14:textId="77777777" w:rsidR="0015176D" w:rsidRPr="00E4435E" w:rsidRDefault="0015176D" w:rsidP="00C628AE">
            <w:r w:rsidRPr="00E4435E">
              <w:t>Автоматическая проверка цветовых пар через алгоритм расчёта относительной яркости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B1C4702" w14:textId="77777777" w:rsidR="0015176D" w:rsidRPr="00E4435E" w:rsidRDefault="0015176D" w:rsidP="00C628AE">
            <w:r w:rsidRPr="00E4435E">
              <w:t>Обычный текст: контраст не менее четырёх целых пяти десятых к одному; крупный текст: не менее трёх к одному</w:t>
            </w:r>
          </w:p>
        </w:tc>
      </w:tr>
      <w:tr w:rsidR="0015176D" w:rsidRPr="00E4435E" w14:paraId="438217B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8B779D" w14:textId="77777777" w:rsidR="0015176D" w:rsidRPr="00E4435E" w:rsidRDefault="0015176D" w:rsidP="00C628AE">
            <w:r w:rsidRPr="00E4435E">
              <w:lastRenderedPageBreak/>
              <w:t>Масштабирование интерфейса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787A4F" w14:textId="77777777" w:rsidR="0015176D" w:rsidRPr="00E4435E" w:rsidRDefault="0015176D" w:rsidP="00C628AE">
            <w:r w:rsidRPr="00E4435E">
              <w:t>Ручное тестирование при масштабе текста двести процентов, проверка на разных плотностях пикселей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7F8EBFD" w14:textId="77777777" w:rsidR="0015176D" w:rsidRPr="00E4435E" w:rsidRDefault="0015176D" w:rsidP="00C628AE">
            <w:r w:rsidRPr="00E4435E">
              <w:t>Интерфейс не нарушает вёрстку, все элементы остаются доступными и читаемыми</w:t>
            </w:r>
          </w:p>
        </w:tc>
      </w:tr>
      <w:tr w:rsidR="0015176D" w:rsidRPr="00E4435E" w14:paraId="033801F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0D5646E" w14:textId="77777777" w:rsidR="0015176D" w:rsidRPr="00E4435E" w:rsidRDefault="0015176D" w:rsidP="00C628AE">
            <w:r w:rsidRPr="00E4435E">
              <w:t>Поддержка скринридеров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57AC7B2" w14:textId="77777777" w:rsidR="0015176D" w:rsidRPr="00E4435E" w:rsidRDefault="0015176D" w:rsidP="00C628AE">
            <w:r w:rsidRPr="00E4435E">
              <w:t>Ручное тестирование с включённым скринридером, проверка озвучивания динамических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24BDBB2" w14:textId="77777777" w:rsidR="0015176D" w:rsidRPr="00E4435E" w:rsidRDefault="0015176D" w:rsidP="00C628AE">
            <w:r w:rsidRPr="00E4435E">
              <w:t>Все состояния интерфейса анонсируются своевременно; динамические обновления передаются через живые регионы</w:t>
            </w:r>
          </w:p>
        </w:tc>
      </w:tr>
    </w:tbl>
    <w:p w14:paraId="16AF894B" w14:textId="77777777" w:rsidR="0015176D" w:rsidRPr="00E4435E" w:rsidRDefault="0015176D" w:rsidP="0015176D">
      <w:r w:rsidRPr="00E4435E">
        <w:rPr>
          <w:b/>
          <w:bCs/>
        </w:rPr>
        <w:t>Процесс интеграции проверок доступности:</w:t>
      </w:r>
    </w:p>
    <w:p w14:paraId="6732B6B2" w14:textId="77777777" w:rsidR="0015176D" w:rsidRPr="00E4435E" w:rsidRDefault="0015176D" w:rsidP="0015176D">
      <w:pPr>
        <w:numPr>
          <w:ilvl w:val="0"/>
          <w:numId w:val="218"/>
        </w:numPr>
      </w:pPr>
      <w:r w:rsidRPr="00E4435E">
        <w:rPr>
          <w:b/>
          <w:bCs/>
        </w:rPr>
        <w:t>Линтер на этапе коммита.</w:t>
      </w:r>
      <w:r w:rsidRPr="00E4435E">
        <w:t xml:space="preserve"> Статический анализ кода проверяет наличие семантических меток и корректность использования компонентов доступности.</w:t>
      </w:r>
    </w:p>
    <w:p w14:paraId="1F97C134" w14:textId="77777777" w:rsidR="0015176D" w:rsidRPr="00E4435E" w:rsidRDefault="0015176D" w:rsidP="0015176D">
      <w:pPr>
        <w:numPr>
          <w:ilvl w:val="0"/>
          <w:numId w:val="218"/>
        </w:numPr>
      </w:pPr>
      <w:r w:rsidRPr="00E4435E">
        <w:rPr>
          <w:b/>
          <w:bCs/>
        </w:rPr>
        <w:t>Автоматические тесты в конвейере.</w:t>
      </w:r>
      <w:r w:rsidRPr="00E4435E">
        <w:t xml:space="preserve"> Запускаются проверки контрастности, навигации с клавиатуры и базовой семантики.</w:t>
      </w:r>
    </w:p>
    <w:p w14:paraId="1BDBA901" w14:textId="77777777" w:rsidR="0015176D" w:rsidRPr="00E4435E" w:rsidRDefault="0015176D" w:rsidP="0015176D">
      <w:pPr>
        <w:numPr>
          <w:ilvl w:val="0"/>
          <w:numId w:val="218"/>
        </w:numPr>
      </w:pPr>
      <w:r w:rsidRPr="00E4435E">
        <w:rPr>
          <w:b/>
          <w:bCs/>
        </w:rPr>
        <w:t>Ручное тестирование перед релизом.</w:t>
      </w:r>
      <w:r w:rsidRPr="00E4435E">
        <w:t xml:space="preserve"> Ключевые сценарии проходятся с использованием скринридера и только клавиатуры.</w:t>
      </w:r>
    </w:p>
    <w:p w14:paraId="54EF5F48" w14:textId="77777777" w:rsidR="0015176D" w:rsidRPr="00E4435E" w:rsidRDefault="0015176D" w:rsidP="0015176D">
      <w:pPr>
        <w:numPr>
          <w:ilvl w:val="0"/>
          <w:numId w:val="218"/>
        </w:numPr>
      </w:pPr>
      <w:r w:rsidRPr="00E4435E">
        <w:rPr>
          <w:b/>
          <w:bCs/>
        </w:rPr>
        <w:t>Обратная связь от пользователей.</w:t>
      </w:r>
      <w:r w:rsidRPr="00E4435E">
        <w:t xml:space="preserve"> В приложении предусмотрена форма для сообщений о проблемах доступности; такие обращения обрабатываются с высоким приоритетом.</w:t>
      </w:r>
    </w:p>
    <w:p w14:paraId="7E2737C7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13.6 Контроль качества кода: Стандарты и ревью</w:t>
      </w:r>
    </w:p>
    <w:p w14:paraId="4193B957" w14:textId="77777777" w:rsidR="0015176D" w:rsidRPr="00E4435E" w:rsidRDefault="0015176D" w:rsidP="0015176D">
      <w:r w:rsidRPr="00E4435E">
        <w:t>Качество кода обеспечивается не только тестами, но и едиными стандартами написания, обязательным ревью и автоматизированными проверками.</w:t>
      </w:r>
    </w:p>
    <w:p w14:paraId="5B3A15BF" w14:textId="77777777" w:rsidR="0015176D" w:rsidRPr="00E4435E" w:rsidRDefault="0015176D" w:rsidP="0015176D">
      <w:r w:rsidRPr="00E4435E">
        <w:rPr>
          <w:b/>
          <w:bCs/>
        </w:rPr>
        <w:t>Стандарты написания кода:</w:t>
      </w:r>
    </w:p>
    <w:p w14:paraId="5E6123BD" w14:textId="77777777" w:rsidR="0015176D" w:rsidRPr="00E4435E" w:rsidRDefault="0015176D" w:rsidP="0015176D">
      <w:pPr>
        <w:numPr>
          <w:ilvl w:val="0"/>
          <w:numId w:val="219"/>
        </w:numPr>
      </w:pPr>
      <w:r w:rsidRPr="00E4435E">
        <w:rPr>
          <w:b/>
          <w:bCs/>
        </w:rPr>
        <w:t>Именование:</w:t>
      </w:r>
      <w:r w:rsidRPr="00E4435E">
        <w:t xml:space="preserve"> Имена переменных, функций и классов отражают их назначение; используются описательные имена на английском языке.</w:t>
      </w:r>
    </w:p>
    <w:p w14:paraId="4FA50451" w14:textId="77777777" w:rsidR="0015176D" w:rsidRPr="00E4435E" w:rsidRDefault="0015176D" w:rsidP="0015176D">
      <w:pPr>
        <w:numPr>
          <w:ilvl w:val="0"/>
          <w:numId w:val="219"/>
        </w:numPr>
      </w:pPr>
      <w:r w:rsidRPr="00E4435E">
        <w:rPr>
          <w:b/>
          <w:bCs/>
        </w:rPr>
        <w:t>Структура модулей:</w:t>
      </w:r>
      <w:r w:rsidRPr="00E4435E">
        <w:t xml:space="preserve"> Каждый модуль имеет чёткую зону ответственности; зависимости между модулями минимизированы и явно объявлены.</w:t>
      </w:r>
    </w:p>
    <w:p w14:paraId="08A37E88" w14:textId="77777777" w:rsidR="0015176D" w:rsidRPr="00E4435E" w:rsidRDefault="0015176D" w:rsidP="0015176D">
      <w:pPr>
        <w:numPr>
          <w:ilvl w:val="0"/>
          <w:numId w:val="219"/>
        </w:numPr>
      </w:pPr>
      <w:r w:rsidRPr="00E4435E">
        <w:rPr>
          <w:b/>
          <w:bCs/>
        </w:rPr>
        <w:t>Обработка ошибок:</w:t>
      </w:r>
      <w:r w:rsidRPr="00E4435E">
        <w:t xml:space="preserve"> Все операции с побочными эффектами возвращают результаты в описательном формате; исключения не используются для управления потоком выполнения.</w:t>
      </w:r>
    </w:p>
    <w:p w14:paraId="0339D87D" w14:textId="77777777" w:rsidR="0015176D" w:rsidRPr="00E4435E" w:rsidRDefault="0015176D" w:rsidP="0015176D">
      <w:pPr>
        <w:numPr>
          <w:ilvl w:val="0"/>
          <w:numId w:val="219"/>
        </w:numPr>
      </w:pPr>
      <w:r w:rsidRPr="00E4435E">
        <w:rPr>
          <w:b/>
          <w:bCs/>
        </w:rPr>
        <w:t>Документирование:</w:t>
      </w:r>
      <w:r w:rsidRPr="00E4435E">
        <w:t xml:space="preserve"> Сложная логика сопровождается комментариями, объясняющими намерение и ограничения; публичные интерфейсы имеют документацию в формате, пригодном для генерации справочника.</w:t>
      </w:r>
    </w:p>
    <w:p w14:paraId="5D32E5E9" w14:textId="77777777" w:rsidR="0015176D" w:rsidRPr="00E4435E" w:rsidRDefault="0015176D" w:rsidP="0015176D">
      <w:r w:rsidRPr="00E4435E">
        <w:rPr>
          <w:b/>
          <w:bCs/>
        </w:rPr>
        <w:lastRenderedPageBreak/>
        <w:t>Процесс ревью кода:</w:t>
      </w:r>
    </w:p>
    <w:p w14:paraId="04AB05D3" w14:textId="77777777" w:rsidR="0015176D" w:rsidRPr="00E4435E" w:rsidRDefault="0015176D" w:rsidP="0015176D">
      <w:pPr>
        <w:numPr>
          <w:ilvl w:val="0"/>
          <w:numId w:val="220"/>
        </w:numPr>
      </w:pPr>
      <w:r w:rsidRPr="00E4435E">
        <w:rPr>
          <w:b/>
          <w:bCs/>
        </w:rPr>
        <w:t>Предварительная проверка автором.</w:t>
      </w:r>
      <w:r w:rsidRPr="00E4435E">
        <w:t xml:space="preserve"> Перед отправкой на ревью автор запускает локальные тесты, проверяет форматирование и отсутствие предупреждений линтера.</w:t>
      </w:r>
    </w:p>
    <w:p w14:paraId="300B2288" w14:textId="77777777" w:rsidR="0015176D" w:rsidRPr="00E4435E" w:rsidRDefault="0015176D" w:rsidP="0015176D">
      <w:pPr>
        <w:numPr>
          <w:ilvl w:val="0"/>
          <w:numId w:val="220"/>
        </w:numPr>
      </w:pPr>
      <w:r w:rsidRPr="00E4435E">
        <w:rPr>
          <w:b/>
          <w:bCs/>
        </w:rPr>
        <w:t>Автоматические проверки в конвейере.</w:t>
      </w:r>
      <w:r w:rsidRPr="00E4435E">
        <w:t xml:space="preserve"> Сборка, тесты, статический анализ и проверки лицензий зависимостей выполняются автоматически.</w:t>
      </w:r>
    </w:p>
    <w:p w14:paraId="36387BB2" w14:textId="77777777" w:rsidR="0015176D" w:rsidRPr="00E4435E" w:rsidRDefault="0015176D" w:rsidP="0015176D">
      <w:pPr>
        <w:numPr>
          <w:ilvl w:val="0"/>
          <w:numId w:val="220"/>
        </w:numPr>
      </w:pPr>
      <w:r w:rsidRPr="00E4435E">
        <w:rPr>
          <w:b/>
          <w:bCs/>
        </w:rPr>
        <w:t>Ручное ревью коллегой.</w:t>
      </w:r>
      <w:r w:rsidRPr="00E4435E">
        <w:t xml:space="preserve"> Минимум один разработчик проверяет изменения на соответствие архитектуре, читаемость и полноту тестов.</w:t>
      </w:r>
    </w:p>
    <w:p w14:paraId="2FEE2FA9" w14:textId="77777777" w:rsidR="0015176D" w:rsidRPr="00E4435E" w:rsidRDefault="0015176D" w:rsidP="0015176D">
      <w:pPr>
        <w:numPr>
          <w:ilvl w:val="0"/>
          <w:numId w:val="220"/>
        </w:numPr>
      </w:pPr>
      <w:r w:rsidRPr="00E4435E">
        <w:rPr>
          <w:b/>
          <w:bCs/>
        </w:rPr>
        <w:t>Финальное утверждение.</w:t>
      </w:r>
      <w:r w:rsidRPr="00E4435E">
        <w:t xml:space="preserve"> После устранения замечаний изменения утверждаются и сливаются в основную ветку.</w:t>
      </w:r>
    </w:p>
    <w:p w14:paraId="5FA7319F" w14:textId="77777777" w:rsidR="0015176D" w:rsidRPr="00E4435E" w:rsidRDefault="0015176D" w:rsidP="0015176D">
      <w:r w:rsidRPr="00E4435E">
        <w:rPr>
          <w:b/>
          <w:bCs/>
        </w:rPr>
        <w:t>Критерии принятия изменений:</w:t>
      </w:r>
    </w:p>
    <w:p w14:paraId="2C2788B0" w14:textId="77777777" w:rsidR="0015176D" w:rsidRPr="00E4435E" w:rsidRDefault="0015176D" w:rsidP="0015176D">
      <w:pPr>
        <w:numPr>
          <w:ilvl w:val="0"/>
          <w:numId w:val="221"/>
        </w:numPr>
      </w:pPr>
      <w:r w:rsidRPr="00E4435E">
        <w:t>Все автоматические проверки пройдены без ошибок.</w:t>
      </w:r>
    </w:p>
    <w:p w14:paraId="03B39F4F" w14:textId="77777777" w:rsidR="0015176D" w:rsidRPr="00E4435E" w:rsidRDefault="0015176D" w:rsidP="0015176D">
      <w:pPr>
        <w:numPr>
          <w:ilvl w:val="0"/>
          <w:numId w:val="221"/>
        </w:numPr>
      </w:pPr>
      <w:r w:rsidRPr="00E4435E">
        <w:t>Покрытие тестами не снизилось; новые функции покрыты соответствующими тестами.</w:t>
      </w:r>
    </w:p>
    <w:p w14:paraId="1CF3453C" w14:textId="77777777" w:rsidR="0015176D" w:rsidRPr="00E4435E" w:rsidRDefault="0015176D" w:rsidP="0015176D">
      <w:pPr>
        <w:numPr>
          <w:ilvl w:val="0"/>
          <w:numId w:val="221"/>
        </w:numPr>
      </w:pPr>
      <w:r w:rsidRPr="00E4435E">
        <w:t>Изменения соответствуют архитектурным принципам и не вводят избыточных зависимостей.</w:t>
      </w:r>
    </w:p>
    <w:p w14:paraId="3BB3D6BB" w14:textId="77777777" w:rsidR="0015176D" w:rsidRPr="00E4435E" w:rsidRDefault="0015176D" w:rsidP="0015176D">
      <w:pPr>
        <w:numPr>
          <w:ilvl w:val="0"/>
          <w:numId w:val="221"/>
        </w:numPr>
      </w:pPr>
      <w:r w:rsidRPr="00E4435E">
        <w:t>Документация обновлена, если изменения затрагивают публичные интерфейсы или пользовательский опыт.</w:t>
      </w:r>
    </w:p>
    <w:p w14:paraId="7D4185CB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13.7 Управление тестовыми данными и окружением</w:t>
      </w:r>
    </w:p>
    <w:p w14:paraId="55B6AFFC" w14:textId="77777777" w:rsidR="0015176D" w:rsidRPr="00E4435E" w:rsidRDefault="0015176D" w:rsidP="0015176D">
      <w:r w:rsidRPr="00E4435E">
        <w:t>Эффективное тестирование требует изолированного окружения и реалистичных, но безопасных тестовых данных.</w:t>
      </w:r>
    </w:p>
    <w:p w14:paraId="5C8A3E79" w14:textId="77777777" w:rsidR="0015176D" w:rsidRPr="00E4435E" w:rsidRDefault="0015176D" w:rsidP="0015176D">
      <w:r w:rsidRPr="00E4435E">
        <w:rPr>
          <w:b/>
          <w:bCs/>
        </w:rPr>
        <w:t>Стратегия управления тестовыми данными:</w:t>
      </w:r>
    </w:p>
    <w:p w14:paraId="3E8B7F53" w14:textId="77777777" w:rsidR="0015176D" w:rsidRPr="00E4435E" w:rsidRDefault="0015176D" w:rsidP="0015176D">
      <w:pPr>
        <w:numPr>
          <w:ilvl w:val="0"/>
          <w:numId w:val="222"/>
        </w:numPr>
      </w:pPr>
      <w:r w:rsidRPr="00E4435E">
        <w:rPr>
          <w:b/>
          <w:bCs/>
        </w:rPr>
        <w:t>Фикстуры для быстрых тестов.</w:t>
      </w:r>
      <w:r w:rsidRPr="00E4435E">
        <w:t xml:space="preserve"> Небольшие наборы данных (десять файлов, пять тегов) для модульных и виджет-тестов; хранятся в репозитории.</w:t>
      </w:r>
    </w:p>
    <w:p w14:paraId="08A0650D" w14:textId="77777777" w:rsidR="0015176D" w:rsidRPr="00E4435E" w:rsidRDefault="0015176D" w:rsidP="0015176D">
      <w:pPr>
        <w:numPr>
          <w:ilvl w:val="0"/>
          <w:numId w:val="222"/>
        </w:numPr>
      </w:pPr>
      <w:r w:rsidRPr="00E4435E">
        <w:rPr>
          <w:b/>
          <w:bCs/>
        </w:rPr>
        <w:t>Генерация данных для интеграционных тестов.</w:t>
      </w:r>
      <w:r w:rsidRPr="00E4435E">
        <w:t xml:space="preserve"> Скрипты создают реалистичные коллекции с заданными параметрами (количество файлов, распределение тегов, типы медиа).</w:t>
      </w:r>
    </w:p>
    <w:p w14:paraId="0C516BA8" w14:textId="77777777" w:rsidR="0015176D" w:rsidRPr="00E4435E" w:rsidRDefault="0015176D" w:rsidP="0015176D">
      <w:pPr>
        <w:numPr>
          <w:ilvl w:val="0"/>
          <w:numId w:val="222"/>
        </w:numPr>
      </w:pPr>
      <w:r w:rsidRPr="00E4435E">
        <w:rPr>
          <w:b/>
          <w:bCs/>
        </w:rPr>
        <w:t>Анонимизация реальных данных.</w:t>
      </w:r>
      <w:r w:rsidRPr="00E4435E">
        <w:t xml:space="preserve"> При необходимости использования реальных коллекций все персональные данные удаляются или заменяются псевдонимами.</w:t>
      </w:r>
    </w:p>
    <w:p w14:paraId="2A9BCDE5" w14:textId="77777777" w:rsidR="0015176D" w:rsidRPr="00E4435E" w:rsidRDefault="0015176D" w:rsidP="0015176D">
      <w:pPr>
        <w:numPr>
          <w:ilvl w:val="0"/>
          <w:numId w:val="222"/>
        </w:numPr>
      </w:pPr>
      <w:r w:rsidRPr="00E4435E">
        <w:rPr>
          <w:b/>
          <w:bCs/>
        </w:rPr>
        <w:t>Изоляция тестового окружения.</w:t>
      </w:r>
      <w:r w:rsidRPr="00E4435E">
        <w:t xml:space="preserve"> Каждый тестовый прогон использует временные директории и изолированную базу данных; после завершения окружение очищается.</w:t>
      </w:r>
    </w:p>
    <w:p w14:paraId="36369712" w14:textId="77777777" w:rsidR="0015176D" w:rsidRPr="00E4435E" w:rsidRDefault="0015176D" w:rsidP="0015176D">
      <w:r w:rsidRPr="00E4435E">
        <w:rPr>
          <w:b/>
          <w:bCs/>
        </w:rPr>
        <w:t>Конфигурация тестового окружения:</w:t>
      </w:r>
    </w:p>
    <w:p w14:paraId="674E4EF3" w14:textId="77777777" w:rsidR="0015176D" w:rsidRPr="00E4435E" w:rsidRDefault="0015176D" w:rsidP="0015176D">
      <w:pPr>
        <w:numPr>
          <w:ilvl w:val="0"/>
          <w:numId w:val="223"/>
        </w:numPr>
      </w:pPr>
      <w:r w:rsidRPr="00E4435E">
        <w:rPr>
          <w:b/>
          <w:bCs/>
        </w:rPr>
        <w:lastRenderedPageBreak/>
        <w:t>Переопределение зависимостей.</w:t>
      </w:r>
      <w:r w:rsidRPr="00E4435E">
        <w:t xml:space="preserve"> В тестовом режиме внешние сервисы (сеть, файловая система, база данных) заменяются моками или тестовыми реализациями.</w:t>
      </w:r>
    </w:p>
    <w:p w14:paraId="4237B012" w14:textId="77777777" w:rsidR="0015176D" w:rsidRPr="00E4435E" w:rsidRDefault="0015176D" w:rsidP="0015176D">
      <w:pPr>
        <w:numPr>
          <w:ilvl w:val="0"/>
          <w:numId w:val="223"/>
        </w:numPr>
      </w:pPr>
      <w:r w:rsidRPr="00E4435E">
        <w:rPr>
          <w:b/>
          <w:bCs/>
        </w:rPr>
        <w:t>Параметризация конфигурации.</w:t>
      </w:r>
      <w:r w:rsidRPr="00E4435E">
        <w:t xml:space="preserve"> Настройки приложения (пути, лимиты, флаги функций) передаются как параметры, что позволяет тестировать разные сценарии без изменения кода.</w:t>
      </w:r>
    </w:p>
    <w:p w14:paraId="6D6A7CAD" w14:textId="77777777" w:rsidR="0015176D" w:rsidRPr="00E4435E" w:rsidRDefault="0015176D" w:rsidP="0015176D">
      <w:pPr>
        <w:numPr>
          <w:ilvl w:val="0"/>
          <w:numId w:val="223"/>
        </w:numPr>
      </w:pPr>
      <w:r w:rsidRPr="00E4435E">
        <w:rPr>
          <w:b/>
          <w:bCs/>
        </w:rPr>
        <w:t>Логирование для отладки.</w:t>
      </w:r>
      <w:r w:rsidRPr="00E4435E">
        <w:t xml:space="preserve"> В тестовом режиме включается подробное логирование; логи сохраняются для анализа неудачных прогонов.</w:t>
      </w:r>
    </w:p>
    <w:p w14:paraId="293DE665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13.8 Непрерывная интеграция и доставка</w:t>
      </w:r>
    </w:p>
    <w:p w14:paraId="46BC79BF" w14:textId="77777777" w:rsidR="0015176D" w:rsidRPr="00E4435E" w:rsidRDefault="0015176D" w:rsidP="0015176D">
      <w:r w:rsidRPr="00E4435E">
        <w:t>Процессы сборки, тестирования и развёртывания автоматизированы для обеспечения скорости и надёжности доставки изменений.</w:t>
      </w:r>
    </w:p>
    <w:p w14:paraId="4797720C" w14:textId="77777777" w:rsidR="0015176D" w:rsidRPr="00E4435E" w:rsidRDefault="0015176D" w:rsidP="0015176D">
      <w:r w:rsidRPr="00E4435E">
        <w:rPr>
          <w:b/>
          <w:bCs/>
        </w:rPr>
        <w:t>Конвейер непрерывной интеграции:</w:t>
      </w:r>
    </w:p>
    <w:p w14:paraId="17FF1226" w14:textId="77777777" w:rsidR="0015176D" w:rsidRPr="00E4435E" w:rsidRDefault="0015176D" w:rsidP="0015176D">
      <w:pPr>
        <w:numPr>
          <w:ilvl w:val="0"/>
          <w:numId w:val="224"/>
        </w:numPr>
      </w:pPr>
      <w:r w:rsidRPr="00E4435E">
        <w:rPr>
          <w:b/>
          <w:bCs/>
        </w:rPr>
        <w:t>Триггеры.</w:t>
      </w:r>
      <w:r w:rsidRPr="00E4435E">
        <w:t xml:space="preserve"> Сборка запускается при каждом коммите в основную ветку и при создании запроса на слияние.</w:t>
      </w:r>
    </w:p>
    <w:p w14:paraId="2F6802D7" w14:textId="77777777" w:rsidR="0015176D" w:rsidRPr="00E4435E" w:rsidRDefault="0015176D" w:rsidP="0015176D">
      <w:pPr>
        <w:numPr>
          <w:ilvl w:val="0"/>
          <w:numId w:val="224"/>
        </w:numPr>
      </w:pPr>
      <w:r w:rsidRPr="00E4435E">
        <w:rPr>
          <w:b/>
          <w:bCs/>
        </w:rPr>
        <w:t>Этапы конвейера:</w:t>
      </w:r>
    </w:p>
    <w:p w14:paraId="4441AD13" w14:textId="77777777" w:rsidR="0015176D" w:rsidRPr="00E4435E" w:rsidRDefault="0015176D" w:rsidP="0015176D">
      <w:pPr>
        <w:numPr>
          <w:ilvl w:val="1"/>
          <w:numId w:val="224"/>
        </w:numPr>
      </w:pPr>
      <w:r w:rsidRPr="00E4435E">
        <w:t>Установка зависимостей и кэширование артефактов.</w:t>
      </w:r>
    </w:p>
    <w:p w14:paraId="269989DF" w14:textId="77777777" w:rsidR="0015176D" w:rsidRPr="00E4435E" w:rsidRDefault="0015176D" w:rsidP="0015176D">
      <w:pPr>
        <w:numPr>
          <w:ilvl w:val="1"/>
          <w:numId w:val="224"/>
        </w:numPr>
      </w:pPr>
      <w:r w:rsidRPr="00E4435E">
        <w:t>Статический анализ кода и проверка форматирования.</w:t>
      </w:r>
    </w:p>
    <w:p w14:paraId="6B4AECED" w14:textId="77777777" w:rsidR="0015176D" w:rsidRPr="00E4435E" w:rsidRDefault="0015176D" w:rsidP="0015176D">
      <w:pPr>
        <w:numPr>
          <w:ilvl w:val="1"/>
          <w:numId w:val="224"/>
        </w:numPr>
      </w:pPr>
      <w:r w:rsidRPr="00E4435E">
        <w:t>Запуск модульных и виджет-тестов с расчётом покрытия.</w:t>
      </w:r>
    </w:p>
    <w:p w14:paraId="347033CA" w14:textId="77777777" w:rsidR="0015176D" w:rsidRPr="00E4435E" w:rsidRDefault="0015176D" w:rsidP="0015176D">
      <w:pPr>
        <w:numPr>
          <w:ilvl w:val="1"/>
          <w:numId w:val="224"/>
        </w:numPr>
      </w:pPr>
      <w:r w:rsidRPr="00E4435E">
        <w:t>Сборка артефактов для разных конфигураций.</w:t>
      </w:r>
    </w:p>
    <w:p w14:paraId="4F7F913E" w14:textId="77777777" w:rsidR="0015176D" w:rsidRPr="00E4435E" w:rsidRDefault="0015176D" w:rsidP="0015176D">
      <w:pPr>
        <w:numPr>
          <w:ilvl w:val="1"/>
          <w:numId w:val="224"/>
        </w:numPr>
      </w:pPr>
      <w:r w:rsidRPr="00E4435E">
        <w:t>Запуск интеграционных тестов на собранных артефактах.</w:t>
      </w:r>
    </w:p>
    <w:p w14:paraId="6BF3CE96" w14:textId="77777777" w:rsidR="0015176D" w:rsidRPr="00E4435E" w:rsidRDefault="0015176D" w:rsidP="0015176D">
      <w:pPr>
        <w:numPr>
          <w:ilvl w:val="1"/>
          <w:numId w:val="224"/>
        </w:numPr>
      </w:pPr>
      <w:r w:rsidRPr="00E4435E">
        <w:t>Проверка лицензий зависимостей и соответствия правовым требованиям.</w:t>
      </w:r>
    </w:p>
    <w:p w14:paraId="0349533F" w14:textId="77777777" w:rsidR="0015176D" w:rsidRPr="00E4435E" w:rsidRDefault="0015176D" w:rsidP="0015176D">
      <w:pPr>
        <w:numPr>
          <w:ilvl w:val="0"/>
          <w:numId w:val="224"/>
        </w:numPr>
      </w:pPr>
      <w:r w:rsidRPr="00E4435E">
        <w:rPr>
          <w:b/>
          <w:bCs/>
        </w:rPr>
        <w:t>Артефакты.</w:t>
      </w:r>
      <w:r w:rsidRPr="00E4435E">
        <w:t xml:space="preserve"> Успешно собранные версии сохраняются с метаданными (версия, хеш коммита, метрики тестов) для последующего развёртывания.</w:t>
      </w:r>
    </w:p>
    <w:p w14:paraId="2F0B4A04" w14:textId="77777777" w:rsidR="0015176D" w:rsidRPr="00E4435E" w:rsidRDefault="0015176D" w:rsidP="0015176D">
      <w:r w:rsidRPr="00E4435E">
        <w:rPr>
          <w:b/>
          <w:bCs/>
        </w:rPr>
        <w:t>Стратегия доставки:</w:t>
      </w:r>
    </w:p>
    <w:p w14:paraId="5F2342C9" w14:textId="77777777" w:rsidR="0015176D" w:rsidRPr="00E4435E" w:rsidRDefault="0015176D" w:rsidP="0015176D">
      <w:pPr>
        <w:numPr>
          <w:ilvl w:val="0"/>
          <w:numId w:val="225"/>
        </w:numPr>
      </w:pPr>
      <w:r w:rsidRPr="00E4435E">
        <w:rPr>
          <w:b/>
          <w:bCs/>
        </w:rPr>
        <w:t>Каналы распространения.</w:t>
      </w:r>
      <w:r w:rsidRPr="00E4435E">
        <w:t xml:space="preserve"> Стабильная версия для всех пользователей, бета-канал для тестировщиков, канал разработки для ежедневных сборок.</w:t>
      </w:r>
    </w:p>
    <w:p w14:paraId="66C606DD" w14:textId="77777777" w:rsidR="0015176D" w:rsidRPr="00E4435E" w:rsidRDefault="0015176D" w:rsidP="0015176D">
      <w:pPr>
        <w:numPr>
          <w:ilvl w:val="0"/>
          <w:numId w:val="225"/>
        </w:numPr>
      </w:pPr>
      <w:r w:rsidRPr="00E4435E">
        <w:rPr>
          <w:b/>
          <w:bCs/>
        </w:rPr>
        <w:t>Поэтапное развёртывание.</w:t>
      </w:r>
      <w:r w:rsidRPr="00E4435E">
        <w:t xml:space="preserve"> Новые версии сначала доступны небольшому проценту пользователей; при отсутствии ошибок охват постепенно увеличивается.</w:t>
      </w:r>
    </w:p>
    <w:p w14:paraId="56023110" w14:textId="77777777" w:rsidR="0015176D" w:rsidRPr="00E4435E" w:rsidRDefault="0015176D" w:rsidP="0015176D">
      <w:pPr>
        <w:numPr>
          <w:ilvl w:val="0"/>
          <w:numId w:val="225"/>
        </w:numPr>
      </w:pPr>
      <w:r w:rsidRPr="00E4435E">
        <w:rPr>
          <w:b/>
          <w:bCs/>
        </w:rPr>
        <w:t>Механизм отката.</w:t>
      </w:r>
      <w:r w:rsidRPr="00E4435E">
        <w:t xml:space="preserve"> При обнаружении критической проблемы в продакшене система автоматически откатывается на предыдущую стабильную версию.</w:t>
      </w:r>
    </w:p>
    <w:p w14:paraId="2D21186B" w14:textId="77777777" w:rsidR="0015176D" w:rsidRPr="00E4435E" w:rsidRDefault="0015176D" w:rsidP="0015176D">
      <w:pPr>
        <w:rPr>
          <w:b/>
          <w:bCs/>
        </w:rPr>
      </w:pPr>
      <w:r w:rsidRPr="00E4435E">
        <w:rPr>
          <w:b/>
          <w:bCs/>
        </w:rPr>
        <w:t>13.9 Жёсткие правила генерации кода (Тестирование и качество)</w:t>
      </w:r>
    </w:p>
    <w:p w14:paraId="69B28009" w14:textId="77777777" w:rsidR="0015176D" w:rsidRPr="00E4435E" w:rsidRDefault="0015176D" w:rsidP="0015176D">
      <w:r w:rsidRPr="00E4435E">
        <w:lastRenderedPageBreak/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7FE6B7D3" w14:textId="77777777" w:rsidR="0015176D" w:rsidRPr="00E4435E" w:rsidRDefault="0015176D" w:rsidP="0015176D">
      <w:pPr>
        <w:numPr>
          <w:ilvl w:val="0"/>
          <w:numId w:val="226"/>
        </w:numPr>
      </w:pPr>
      <w:r w:rsidRPr="00E4435E">
        <w:rPr>
          <w:b/>
          <w:bCs/>
        </w:rPr>
        <w:t>Тесты как часть определения готовности.</w:t>
      </w:r>
      <w:r w:rsidRPr="00E4435E">
        <w:t xml:space="preserve"> Функция не считается завершённой, пока не покрыта соответствующими тестами. Отсутствие тестов блокирует слияние кода.</w:t>
      </w:r>
    </w:p>
    <w:p w14:paraId="512722B2" w14:textId="77777777" w:rsidR="0015176D" w:rsidRPr="00E4435E" w:rsidRDefault="0015176D" w:rsidP="0015176D">
      <w:pPr>
        <w:numPr>
          <w:ilvl w:val="0"/>
          <w:numId w:val="226"/>
        </w:numPr>
      </w:pPr>
      <w:r w:rsidRPr="00E4435E">
        <w:rPr>
          <w:b/>
          <w:bCs/>
        </w:rPr>
        <w:t>Изоляция тестового окружения.</w:t>
      </w:r>
      <w:r w:rsidRPr="00E4435E">
        <w:t xml:space="preserve"> Все тесты должны выполняться в изолированном окружении; доступ к реальной файловой системе, сети или базе данных в тестах запрещён.</w:t>
      </w:r>
    </w:p>
    <w:p w14:paraId="656AE90B" w14:textId="77777777" w:rsidR="0015176D" w:rsidRPr="00E4435E" w:rsidRDefault="0015176D" w:rsidP="0015176D">
      <w:pPr>
        <w:numPr>
          <w:ilvl w:val="0"/>
          <w:numId w:val="226"/>
        </w:numPr>
      </w:pPr>
      <w:r w:rsidRPr="00E4435E">
        <w:rPr>
          <w:b/>
          <w:bCs/>
        </w:rPr>
        <w:t>Детерминированность тестов.</w:t>
      </w:r>
      <w:r w:rsidRPr="00E4435E">
        <w:t xml:space="preserve"> Тесты не должны зависеть от порядка выполнения, времени выполнения или внешних состояний; каждый тест должен давать одинаковый результат при повторном запуске.</w:t>
      </w:r>
    </w:p>
    <w:p w14:paraId="517B37CB" w14:textId="77777777" w:rsidR="0015176D" w:rsidRPr="00E4435E" w:rsidRDefault="0015176D" w:rsidP="0015176D">
      <w:pPr>
        <w:numPr>
          <w:ilvl w:val="0"/>
          <w:numId w:val="226"/>
        </w:numPr>
      </w:pPr>
      <w:r w:rsidRPr="00E4435E">
        <w:rPr>
          <w:b/>
          <w:bCs/>
        </w:rPr>
        <w:t>Автоматизация рутинных проверок.</w:t>
      </w:r>
      <w:r w:rsidRPr="00E4435E">
        <w:t xml:space="preserve"> Все повторяющиеся проверки (контрастность, семантика, форматирование) выполняются автоматически в конвейере; ручные проверки допускаются только для сложных сценариев.</w:t>
      </w:r>
    </w:p>
    <w:p w14:paraId="7F1836B1" w14:textId="77777777" w:rsidR="0015176D" w:rsidRPr="00E4435E" w:rsidRDefault="0015176D" w:rsidP="0015176D">
      <w:pPr>
        <w:numPr>
          <w:ilvl w:val="0"/>
          <w:numId w:val="226"/>
        </w:numPr>
      </w:pPr>
      <w:r w:rsidRPr="00E4435E">
        <w:rPr>
          <w:b/>
          <w:bCs/>
        </w:rPr>
        <w:t>Регрессионная защита.</w:t>
      </w:r>
      <w:r w:rsidRPr="00E4435E">
        <w:t xml:space="preserve"> Каждое исправление ошибки сопровождается тестом, гарантирующим, что проблема не вернётся. Тесты на регрессию не удаляются без явного обоснования.</w:t>
      </w:r>
    </w:p>
    <w:p w14:paraId="5EF71D3C" w14:textId="77777777" w:rsidR="0015176D" w:rsidRPr="00E4435E" w:rsidRDefault="0015176D" w:rsidP="0015176D">
      <w:pPr>
        <w:numPr>
          <w:ilvl w:val="0"/>
          <w:numId w:val="226"/>
        </w:numPr>
      </w:pPr>
      <w:r w:rsidRPr="00E4435E">
        <w:rPr>
          <w:b/>
          <w:bCs/>
        </w:rPr>
        <w:t>Производительность как требование.</w:t>
      </w:r>
      <w:r w:rsidRPr="00E4435E">
        <w:t xml:space="preserve"> Новые функции не должны ухудшать целевые метрики производительности; регрессия более десяти процентов требует оптимизации или пересмотра реализации.</w:t>
      </w:r>
    </w:p>
    <w:p w14:paraId="4929673B" w14:textId="77777777" w:rsidR="0015176D" w:rsidRPr="00E4435E" w:rsidRDefault="0015176D" w:rsidP="0015176D">
      <w:pPr>
        <w:numPr>
          <w:ilvl w:val="0"/>
          <w:numId w:val="226"/>
        </w:numPr>
      </w:pPr>
      <w:r w:rsidRPr="00E4435E">
        <w:rPr>
          <w:b/>
          <w:bCs/>
        </w:rPr>
        <w:t>Доступность как стандарт.</w:t>
      </w:r>
      <w:r w:rsidRPr="00E4435E">
        <w:t xml:space="preserve"> Все новые интерфейсные компоненты должны проходить проверки доступности; отсутствие поддержки вспомогательных технологий блокирует интеграцию кода.</w:t>
      </w:r>
    </w:p>
    <w:p w14:paraId="546A1381" w14:textId="77777777" w:rsidR="0015176D" w:rsidRPr="00E4435E" w:rsidRDefault="0015176D" w:rsidP="0015176D">
      <w:pPr>
        <w:numPr>
          <w:ilvl w:val="0"/>
          <w:numId w:val="226"/>
        </w:numPr>
      </w:pPr>
      <w:r w:rsidRPr="00E4435E">
        <w:rPr>
          <w:b/>
          <w:bCs/>
        </w:rPr>
        <w:t>Документирование сложных сценариев.</w:t>
      </w:r>
      <w:r w:rsidRPr="00E4435E">
        <w:t xml:space="preserve"> Тесты, проверяющие сложную логику или сценарии восстановления, должны сопровождаться комментариями, объясняющими проверяемое поведение и ожидаемый результат.</w:t>
      </w:r>
    </w:p>
    <w:p w14:paraId="047B2A3D" w14:textId="77777777" w:rsidR="0015176D" w:rsidRDefault="0015176D" w:rsidP="0015176D"/>
    <w:p w14:paraId="7A71F532" w14:textId="77777777" w:rsidR="00702849" w:rsidRPr="0015176D" w:rsidRDefault="00702849" w:rsidP="0015176D"/>
    <w:sectPr w:rsidR="00702849" w:rsidRPr="00151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3DF"/>
    <w:multiLevelType w:val="multilevel"/>
    <w:tmpl w:val="7BF6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47D14"/>
    <w:multiLevelType w:val="multilevel"/>
    <w:tmpl w:val="70B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0031"/>
    <w:multiLevelType w:val="multilevel"/>
    <w:tmpl w:val="F2E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B7FCB"/>
    <w:multiLevelType w:val="multilevel"/>
    <w:tmpl w:val="AAA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B3023"/>
    <w:multiLevelType w:val="multilevel"/>
    <w:tmpl w:val="D18C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FD6A1F"/>
    <w:multiLevelType w:val="multilevel"/>
    <w:tmpl w:val="DE8C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20391C"/>
    <w:multiLevelType w:val="multilevel"/>
    <w:tmpl w:val="45A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41044"/>
    <w:multiLevelType w:val="multilevel"/>
    <w:tmpl w:val="75D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12290"/>
    <w:multiLevelType w:val="multilevel"/>
    <w:tmpl w:val="430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27ABD"/>
    <w:multiLevelType w:val="multilevel"/>
    <w:tmpl w:val="CEE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0148E"/>
    <w:multiLevelType w:val="multilevel"/>
    <w:tmpl w:val="6F7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3001D"/>
    <w:multiLevelType w:val="multilevel"/>
    <w:tmpl w:val="12C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756DC"/>
    <w:multiLevelType w:val="multilevel"/>
    <w:tmpl w:val="11F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11F59"/>
    <w:multiLevelType w:val="multilevel"/>
    <w:tmpl w:val="935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A21C8"/>
    <w:multiLevelType w:val="multilevel"/>
    <w:tmpl w:val="4096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8C6E2E"/>
    <w:multiLevelType w:val="multilevel"/>
    <w:tmpl w:val="59B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C1369"/>
    <w:multiLevelType w:val="multilevel"/>
    <w:tmpl w:val="CA9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51893"/>
    <w:multiLevelType w:val="multilevel"/>
    <w:tmpl w:val="081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D965BF"/>
    <w:multiLevelType w:val="multilevel"/>
    <w:tmpl w:val="26B6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F50FE2"/>
    <w:multiLevelType w:val="multilevel"/>
    <w:tmpl w:val="E26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87B54"/>
    <w:multiLevelType w:val="multilevel"/>
    <w:tmpl w:val="2982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31210B"/>
    <w:multiLevelType w:val="multilevel"/>
    <w:tmpl w:val="99F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D2431F"/>
    <w:multiLevelType w:val="multilevel"/>
    <w:tmpl w:val="824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DD61CA"/>
    <w:multiLevelType w:val="multilevel"/>
    <w:tmpl w:val="C1D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671614"/>
    <w:multiLevelType w:val="multilevel"/>
    <w:tmpl w:val="718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AB35F6"/>
    <w:multiLevelType w:val="multilevel"/>
    <w:tmpl w:val="A69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BC57A3"/>
    <w:multiLevelType w:val="multilevel"/>
    <w:tmpl w:val="7CE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215645"/>
    <w:multiLevelType w:val="multilevel"/>
    <w:tmpl w:val="DF4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481D90"/>
    <w:multiLevelType w:val="multilevel"/>
    <w:tmpl w:val="ADB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621018"/>
    <w:multiLevelType w:val="multilevel"/>
    <w:tmpl w:val="1380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A63B35"/>
    <w:multiLevelType w:val="multilevel"/>
    <w:tmpl w:val="1D9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C12CCA"/>
    <w:multiLevelType w:val="multilevel"/>
    <w:tmpl w:val="E1E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F62B08"/>
    <w:multiLevelType w:val="multilevel"/>
    <w:tmpl w:val="F5BC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1F5312"/>
    <w:multiLevelType w:val="multilevel"/>
    <w:tmpl w:val="558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265FD4"/>
    <w:multiLevelType w:val="multilevel"/>
    <w:tmpl w:val="26C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416418"/>
    <w:multiLevelType w:val="multilevel"/>
    <w:tmpl w:val="97C4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B474D85"/>
    <w:multiLevelType w:val="multilevel"/>
    <w:tmpl w:val="439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601782"/>
    <w:multiLevelType w:val="multilevel"/>
    <w:tmpl w:val="25A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465EB9"/>
    <w:multiLevelType w:val="multilevel"/>
    <w:tmpl w:val="3D14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AC402E"/>
    <w:multiLevelType w:val="multilevel"/>
    <w:tmpl w:val="AF0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E4167D"/>
    <w:multiLevelType w:val="multilevel"/>
    <w:tmpl w:val="EAF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E82FE2"/>
    <w:multiLevelType w:val="multilevel"/>
    <w:tmpl w:val="368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EB2A1C"/>
    <w:multiLevelType w:val="multilevel"/>
    <w:tmpl w:val="48FA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B15838"/>
    <w:multiLevelType w:val="multilevel"/>
    <w:tmpl w:val="564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CD0919"/>
    <w:multiLevelType w:val="multilevel"/>
    <w:tmpl w:val="8DB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E6306C"/>
    <w:multiLevelType w:val="multilevel"/>
    <w:tmpl w:val="CF4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26451A"/>
    <w:multiLevelType w:val="multilevel"/>
    <w:tmpl w:val="948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16252"/>
    <w:multiLevelType w:val="multilevel"/>
    <w:tmpl w:val="3D82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642C1F"/>
    <w:multiLevelType w:val="multilevel"/>
    <w:tmpl w:val="D38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7A00CE"/>
    <w:multiLevelType w:val="multilevel"/>
    <w:tmpl w:val="0AB8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1041"/>
    <w:multiLevelType w:val="multilevel"/>
    <w:tmpl w:val="8FC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3241C3"/>
    <w:multiLevelType w:val="multilevel"/>
    <w:tmpl w:val="2142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377650"/>
    <w:multiLevelType w:val="multilevel"/>
    <w:tmpl w:val="7E6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690536"/>
    <w:multiLevelType w:val="multilevel"/>
    <w:tmpl w:val="394E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F1571B"/>
    <w:multiLevelType w:val="multilevel"/>
    <w:tmpl w:val="CD5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461DF2"/>
    <w:multiLevelType w:val="multilevel"/>
    <w:tmpl w:val="049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473D26"/>
    <w:multiLevelType w:val="multilevel"/>
    <w:tmpl w:val="5AD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7154CF"/>
    <w:multiLevelType w:val="multilevel"/>
    <w:tmpl w:val="A5F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7E62D1"/>
    <w:multiLevelType w:val="multilevel"/>
    <w:tmpl w:val="838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A83351"/>
    <w:multiLevelType w:val="multilevel"/>
    <w:tmpl w:val="BE1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CF0702"/>
    <w:multiLevelType w:val="multilevel"/>
    <w:tmpl w:val="360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E7051E"/>
    <w:multiLevelType w:val="multilevel"/>
    <w:tmpl w:val="E30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153EC"/>
    <w:multiLevelType w:val="multilevel"/>
    <w:tmpl w:val="BB8E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5406077"/>
    <w:multiLevelType w:val="multilevel"/>
    <w:tmpl w:val="0B8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1F5844"/>
    <w:multiLevelType w:val="multilevel"/>
    <w:tmpl w:val="CE3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33641E"/>
    <w:multiLevelType w:val="multilevel"/>
    <w:tmpl w:val="592E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E86B9B"/>
    <w:multiLevelType w:val="multilevel"/>
    <w:tmpl w:val="E51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EB7820"/>
    <w:multiLevelType w:val="multilevel"/>
    <w:tmpl w:val="90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47355B"/>
    <w:multiLevelType w:val="multilevel"/>
    <w:tmpl w:val="53F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647A62"/>
    <w:multiLevelType w:val="multilevel"/>
    <w:tmpl w:val="C6C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990430"/>
    <w:multiLevelType w:val="multilevel"/>
    <w:tmpl w:val="8C5C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C4653E"/>
    <w:multiLevelType w:val="multilevel"/>
    <w:tmpl w:val="7696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EC6B17"/>
    <w:multiLevelType w:val="multilevel"/>
    <w:tmpl w:val="517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676EFB"/>
    <w:multiLevelType w:val="multilevel"/>
    <w:tmpl w:val="BBB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82097"/>
    <w:multiLevelType w:val="multilevel"/>
    <w:tmpl w:val="D74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F11539"/>
    <w:multiLevelType w:val="multilevel"/>
    <w:tmpl w:val="B4D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2604DD"/>
    <w:multiLevelType w:val="multilevel"/>
    <w:tmpl w:val="9150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DF2D76"/>
    <w:multiLevelType w:val="multilevel"/>
    <w:tmpl w:val="71D2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9F32AE2"/>
    <w:multiLevelType w:val="multilevel"/>
    <w:tmpl w:val="91A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4E68BD"/>
    <w:multiLevelType w:val="multilevel"/>
    <w:tmpl w:val="F51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783138"/>
    <w:multiLevelType w:val="multilevel"/>
    <w:tmpl w:val="C91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1C2C5F"/>
    <w:multiLevelType w:val="multilevel"/>
    <w:tmpl w:val="C78A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51368B"/>
    <w:multiLevelType w:val="multilevel"/>
    <w:tmpl w:val="65F0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6222A8"/>
    <w:multiLevelType w:val="multilevel"/>
    <w:tmpl w:val="A01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1466DE"/>
    <w:multiLevelType w:val="multilevel"/>
    <w:tmpl w:val="347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B6FF3"/>
    <w:multiLevelType w:val="multilevel"/>
    <w:tmpl w:val="00D2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D3028D"/>
    <w:multiLevelType w:val="multilevel"/>
    <w:tmpl w:val="0F94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155EDF"/>
    <w:multiLevelType w:val="multilevel"/>
    <w:tmpl w:val="D8E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DB0BCD"/>
    <w:multiLevelType w:val="multilevel"/>
    <w:tmpl w:val="B9B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CD539A"/>
    <w:multiLevelType w:val="multilevel"/>
    <w:tmpl w:val="F89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E85D68"/>
    <w:multiLevelType w:val="multilevel"/>
    <w:tmpl w:val="6BC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F25369"/>
    <w:multiLevelType w:val="multilevel"/>
    <w:tmpl w:val="399E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605639"/>
    <w:multiLevelType w:val="multilevel"/>
    <w:tmpl w:val="05E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6B0DB5"/>
    <w:multiLevelType w:val="multilevel"/>
    <w:tmpl w:val="391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FF442B"/>
    <w:multiLevelType w:val="multilevel"/>
    <w:tmpl w:val="B6D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0804A4"/>
    <w:multiLevelType w:val="multilevel"/>
    <w:tmpl w:val="6A9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4C417D"/>
    <w:multiLevelType w:val="multilevel"/>
    <w:tmpl w:val="10EA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0F75805"/>
    <w:multiLevelType w:val="multilevel"/>
    <w:tmpl w:val="FDD6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B0676D"/>
    <w:multiLevelType w:val="multilevel"/>
    <w:tmpl w:val="0A3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C51D82"/>
    <w:multiLevelType w:val="multilevel"/>
    <w:tmpl w:val="666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1B7C3F"/>
    <w:multiLevelType w:val="multilevel"/>
    <w:tmpl w:val="B97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285FE4"/>
    <w:multiLevelType w:val="multilevel"/>
    <w:tmpl w:val="1388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33278AC"/>
    <w:multiLevelType w:val="multilevel"/>
    <w:tmpl w:val="803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4C5C76"/>
    <w:multiLevelType w:val="multilevel"/>
    <w:tmpl w:val="C2A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9A140D"/>
    <w:multiLevelType w:val="multilevel"/>
    <w:tmpl w:val="C86C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3E963E2"/>
    <w:multiLevelType w:val="multilevel"/>
    <w:tmpl w:val="2668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E9259B"/>
    <w:multiLevelType w:val="multilevel"/>
    <w:tmpl w:val="DA7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E57EF"/>
    <w:multiLevelType w:val="multilevel"/>
    <w:tmpl w:val="4C9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2E7B28"/>
    <w:multiLevelType w:val="multilevel"/>
    <w:tmpl w:val="08F2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6DA2657"/>
    <w:multiLevelType w:val="multilevel"/>
    <w:tmpl w:val="0DD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360B94"/>
    <w:multiLevelType w:val="multilevel"/>
    <w:tmpl w:val="9D3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D41A55"/>
    <w:multiLevelType w:val="multilevel"/>
    <w:tmpl w:val="AC9C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D4300E"/>
    <w:multiLevelType w:val="multilevel"/>
    <w:tmpl w:val="784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9B7C4A"/>
    <w:multiLevelType w:val="multilevel"/>
    <w:tmpl w:val="EF6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CC1"/>
    <w:multiLevelType w:val="multilevel"/>
    <w:tmpl w:val="A3E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3A63AE"/>
    <w:multiLevelType w:val="multilevel"/>
    <w:tmpl w:val="8D4A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543234"/>
    <w:multiLevelType w:val="multilevel"/>
    <w:tmpl w:val="684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29036E"/>
    <w:multiLevelType w:val="multilevel"/>
    <w:tmpl w:val="82F8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C6B30A5"/>
    <w:multiLevelType w:val="multilevel"/>
    <w:tmpl w:val="D14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4B5C05"/>
    <w:multiLevelType w:val="multilevel"/>
    <w:tmpl w:val="0594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D51429B"/>
    <w:multiLevelType w:val="multilevel"/>
    <w:tmpl w:val="F38E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DAE38F2"/>
    <w:multiLevelType w:val="multilevel"/>
    <w:tmpl w:val="D1E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E652341"/>
    <w:multiLevelType w:val="multilevel"/>
    <w:tmpl w:val="3C5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67722D"/>
    <w:multiLevelType w:val="multilevel"/>
    <w:tmpl w:val="E322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E9F5430"/>
    <w:multiLevelType w:val="multilevel"/>
    <w:tmpl w:val="DB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AF2F00"/>
    <w:multiLevelType w:val="multilevel"/>
    <w:tmpl w:val="9A5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F726E3E"/>
    <w:multiLevelType w:val="multilevel"/>
    <w:tmpl w:val="1E58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F9A6ABA"/>
    <w:multiLevelType w:val="multilevel"/>
    <w:tmpl w:val="4260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FD41629"/>
    <w:multiLevelType w:val="multilevel"/>
    <w:tmpl w:val="C78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0E4DA9"/>
    <w:multiLevelType w:val="multilevel"/>
    <w:tmpl w:val="09AE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0557418"/>
    <w:multiLevelType w:val="multilevel"/>
    <w:tmpl w:val="0644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0E1371"/>
    <w:multiLevelType w:val="multilevel"/>
    <w:tmpl w:val="F47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A70B6"/>
    <w:multiLevelType w:val="multilevel"/>
    <w:tmpl w:val="A62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580E7F"/>
    <w:multiLevelType w:val="multilevel"/>
    <w:tmpl w:val="8290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2DD0C3C"/>
    <w:multiLevelType w:val="multilevel"/>
    <w:tmpl w:val="0D4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4815F6"/>
    <w:multiLevelType w:val="multilevel"/>
    <w:tmpl w:val="5B1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C37B1E"/>
    <w:multiLevelType w:val="multilevel"/>
    <w:tmpl w:val="1A5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0F7323"/>
    <w:multiLevelType w:val="multilevel"/>
    <w:tmpl w:val="C352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4AA2238"/>
    <w:multiLevelType w:val="multilevel"/>
    <w:tmpl w:val="0804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3C7D33"/>
    <w:multiLevelType w:val="multilevel"/>
    <w:tmpl w:val="E8C4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53D34A6"/>
    <w:multiLevelType w:val="multilevel"/>
    <w:tmpl w:val="079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FC3F3F"/>
    <w:multiLevelType w:val="multilevel"/>
    <w:tmpl w:val="215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076B03"/>
    <w:multiLevelType w:val="multilevel"/>
    <w:tmpl w:val="48FC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6115910"/>
    <w:multiLevelType w:val="multilevel"/>
    <w:tmpl w:val="182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6465E4D"/>
    <w:multiLevelType w:val="multilevel"/>
    <w:tmpl w:val="D4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6757FC"/>
    <w:multiLevelType w:val="multilevel"/>
    <w:tmpl w:val="697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7E4CC0"/>
    <w:multiLevelType w:val="multilevel"/>
    <w:tmpl w:val="646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B507CD"/>
    <w:multiLevelType w:val="multilevel"/>
    <w:tmpl w:val="EE3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FC0E91"/>
    <w:multiLevelType w:val="multilevel"/>
    <w:tmpl w:val="0B0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017000"/>
    <w:multiLevelType w:val="multilevel"/>
    <w:tmpl w:val="F2A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7515EE6"/>
    <w:multiLevelType w:val="multilevel"/>
    <w:tmpl w:val="D400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8281D93"/>
    <w:multiLevelType w:val="multilevel"/>
    <w:tmpl w:val="862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8A71053"/>
    <w:multiLevelType w:val="multilevel"/>
    <w:tmpl w:val="F20C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9664022"/>
    <w:multiLevelType w:val="multilevel"/>
    <w:tmpl w:val="15C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8E378A"/>
    <w:multiLevelType w:val="multilevel"/>
    <w:tmpl w:val="D26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D72AE2"/>
    <w:multiLevelType w:val="multilevel"/>
    <w:tmpl w:val="D7B4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A0D37B4"/>
    <w:multiLevelType w:val="multilevel"/>
    <w:tmpl w:val="7674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A2261F8"/>
    <w:multiLevelType w:val="multilevel"/>
    <w:tmpl w:val="6C3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297180"/>
    <w:multiLevelType w:val="multilevel"/>
    <w:tmpl w:val="303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65B72"/>
    <w:multiLevelType w:val="multilevel"/>
    <w:tmpl w:val="DC0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8A7E39"/>
    <w:multiLevelType w:val="multilevel"/>
    <w:tmpl w:val="44B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6249F9"/>
    <w:multiLevelType w:val="multilevel"/>
    <w:tmpl w:val="3AC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D86B28"/>
    <w:multiLevelType w:val="multilevel"/>
    <w:tmpl w:val="4E46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BE6E84"/>
    <w:multiLevelType w:val="multilevel"/>
    <w:tmpl w:val="392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CD0FB4"/>
    <w:multiLevelType w:val="multilevel"/>
    <w:tmpl w:val="1936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E9E73EA"/>
    <w:multiLevelType w:val="multilevel"/>
    <w:tmpl w:val="374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FB6DE8"/>
    <w:multiLevelType w:val="multilevel"/>
    <w:tmpl w:val="4DB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4D3E1D"/>
    <w:multiLevelType w:val="multilevel"/>
    <w:tmpl w:val="24A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F850F27"/>
    <w:multiLevelType w:val="multilevel"/>
    <w:tmpl w:val="135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ED35E8"/>
    <w:multiLevelType w:val="multilevel"/>
    <w:tmpl w:val="A3EA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0722731"/>
    <w:multiLevelType w:val="multilevel"/>
    <w:tmpl w:val="88A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B51997"/>
    <w:multiLevelType w:val="multilevel"/>
    <w:tmpl w:val="DCCE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0D32676"/>
    <w:multiLevelType w:val="multilevel"/>
    <w:tmpl w:val="4BD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7E30B8"/>
    <w:multiLevelType w:val="multilevel"/>
    <w:tmpl w:val="893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8C67F8"/>
    <w:multiLevelType w:val="multilevel"/>
    <w:tmpl w:val="DDD6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2421537"/>
    <w:multiLevelType w:val="multilevel"/>
    <w:tmpl w:val="24CE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3513F94"/>
    <w:multiLevelType w:val="multilevel"/>
    <w:tmpl w:val="A628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35433A2"/>
    <w:multiLevelType w:val="multilevel"/>
    <w:tmpl w:val="3C9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3554D6A"/>
    <w:multiLevelType w:val="multilevel"/>
    <w:tmpl w:val="5BA2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3D87D0F"/>
    <w:multiLevelType w:val="multilevel"/>
    <w:tmpl w:val="0B4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A35FF5"/>
    <w:multiLevelType w:val="multilevel"/>
    <w:tmpl w:val="2CF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EB2EB9"/>
    <w:multiLevelType w:val="multilevel"/>
    <w:tmpl w:val="331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144375"/>
    <w:multiLevelType w:val="multilevel"/>
    <w:tmpl w:val="624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711B20"/>
    <w:multiLevelType w:val="multilevel"/>
    <w:tmpl w:val="A77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990F48"/>
    <w:multiLevelType w:val="multilevel"/>
    <w:tmpl w:val="CDD6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6EA4202"/>
    <w:multiLevelType w:val="multilevel"/>
    <w:tmpl w:val="026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750975"/>
    <w:multiLevelType w:val="multilevel"/>
    <w:tmpl w:val="EEA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2C030C"/>
    <w:multiLevelType w:val="multilevel"/>
    <w:tmpl w:val="1AF6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84D7545"/>
    <w:multiLevelType w:val="multilevel"/>
    <w:tmpl w:val="69C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5A6029"/>
    <w:multiLevelType w:val="multilevel"/>
    <w:tmpl w:val="BCB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C50078"/>
    <w:multiLevelType w:val="multilevel"/>
    <w:tmpl w:val="48A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FF26C5"/>
    <w:multiLevelType w:val="multilevel"/>
    <w:tmpl w:val="094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4519CF"/>
    <w:multiLevelType w:val="multilevel"/>
    <w:tmpl w:val="8FDC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A2069D1"/>
    <w:multiLevelType w:val="multilevel"/>
    <w:tmpl w:val="8F9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6705E8"/>
    <w:multiLevelType w:val="multilevel"/>
    <w:tmpl w:val="672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D34EA4"/>
    <w:multiLevelType w:val="multilevel"/>
    <w:tmpl w:val="589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ED25BF"/>
    <w:multiLevelType w:val="multilevel"/>
    <w:tmpl w:val="9FE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386C33"/>
    <w:multiLevelType w:val="multilevel"/>
    <w:tmpl w:val="77B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40239F"/>
    <w:multiLevelType w:val="multilevel"/>
    <w:tmpl w:val="90E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5F44D5"/>
    <w:multiLevelType w:val="multilevel"/>
    <w:tmpl w:val="DAEE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BA94B41"/>
    <w:multiLevelType w:val="multilevel"/>
    <w:tmpl w:val="8F8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1E5570"/>
    <w:multiLevelType w:val="multilevel"/>
    <w:tmpl w:val="D81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4366D8"/>
    <w:multiLevelType w:val="multilevel"/>
    <w:tmpl w:val="705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9067B8"/>
    <w:multiLevelType w:val="multilevel"/>
    <w:tmpl w:val="84E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A9472D"/>
    <w:multiLevelType w:val="multilevel"/>
    <w:tmpl w:val="A69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E5319C"/>
    <w:multiLevelType w:val="multilevel"/>
    <w:tmpl w:val="C0B6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D0D3A19"/>
    <w:multiLevelType w:val="multilevel"/>
    <w:tmpl w:val="1C0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D0E62B9"/>
    <w:multiLevelType w:val="multilevel"/>
    <w:tmpl w:val="2F3E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DA74D2E"/>
    <w:multiLevelType w:val="multilevel"/>
    <w:tmpl w:val="304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597C4B"/>
    <w:multiLevelType w:val="multilevel"/>
    <w:tmpl w:val="36D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7B13DD"/>
    <w:multiLevelType w:val="multilevel"/>
    <w:tmpl w:val="77B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833EA0"/>
    <w:multiLevelType w:val="multilevel"/>
    <w:tmpl w:val="88CC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E9F7B6B"/>
    <w:multiLevelType w:val="multilevel"/>
    <w:tmpl w:val="3170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FF40519"/>
    <w:multiLevelType w:val="multilevel"/>
    <w:tmpl w:val="59E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02781D"/>
    <w:multiLevelType w:val="multilevel"/>
    <w:tmpl w:val="7FF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447554"/>
    <w:multiLevelType w:val="multilevel"/>
    <w:tmpl w:val="DEC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9A32F9"/>
    <w:multiLevelType w:val="multilevel"/>
    <w:tmpl w:val="7E1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CE6D52"/>
    <w:multiLevelType w:val="multilevel"/>
    <w:tmpl w:val="3DD4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2DF0265"/>
    <w:multiLevelType w:val="multilevel"/>
    <w:tmpl w:val="0A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F55679"/>
    <w:multiLevelType w:val="multilevel"/>
    <w:tmpl w:val="3D4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3301C87"/>
    <w:multiLevelType w:val="multilevel"/>
    <w:tmpl w:val="1DA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534EEE"/>
    <w:multiLevelType w:val="multilevel"/>
    <w:tmpl w:val="A984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37E5BEA"/>
    <w:multiLevelType w:val="multilevel"/>
    <w:tmpl w:val="F1B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F0711F"/>
    <w:multiLevelType w:val="multilevel"/>
    <w:tmpl w:val="0E52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F17F5B"/>
    <w:multiLevelType w:val="multilevel"/>
    <w:tmpl w:val="1DF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FA70FE"/>
    <w:multiLevelType w:val="multilevel"/>
    <w:tmpl w:val="111C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4B7253D"/>
    <w:multiLevelType w:val="multilevel"/>
    <w:tmpl w:val="9B8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D417CC"/>
    <w:multiLevelType w:val="multilevel"/>
    <w:tmpl w:val="2530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52538D6"/>
    <w:multiLevelType w:val="multilevel"/>
    <w:tmpl w:val="5FB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6953E1"/>
    <w:multiLevelType w:val="multilevel"/>
    <w:tmpl w:val="288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974376"/>
    <w:multiLevelType w:val="multilevel"/>
    <w:tmpl w:val="B48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A57576"/>
    <w:multiLevelType w:val="multilevel"/>
    <w:tmpl w:val="1F96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5DC2E4C"/>
    <w:multiLevelType w:val="multilevel"/>
    <w:tmpl w:val="D13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030815"/>
    <w:multiLevelType w:val="multilevel"/>
    <w:tmpl w:val="8E8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0664AE"/>
    <w:multiLevelType w:val="multilevel"/>
    <w:tmpl w:val="608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386564"/>
    <w:multiLevelType w:val="multilevel"/>
    <w:tmpl w:val="E88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6A25DC6"/>
    <w:multiLevelType w:val="multilevel"/>
    <w:tmpl w:val="6CFA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739777D"/>
    <w:multiLevelType w:val="multilevel"/>
    <w:tmpl w:val="7DDE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7A643A5"/>
    <w:multiLevelType w:val="multilevel"/>
    <w:tmpl w:val="96B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B03E51"/>
    <w:multiLevelType w:val="multilevel"/>
    <w:tmpl w:val="CC8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1F5C6B"/>
    <w:multiLevelType w:val="multilevel"/>
    <w:tmpl w:val="9D0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266613"/>
    <w:multiLevelType w:val="multilevel"/>
    <w:tmpl w:val="7E74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8FB6949"/>
    <w:multiLevelType w:val="multilevel"/>
    <w:tmpl w:val="C7A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AB39A6"/>
    <w:multiLevelType w:val="multilevel"/>
    <w:tmpl w:val="B4D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BD6817"/>
    <w:multiLevelType w:val="multilevel"/>
    <w:tmpl w:val="0360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9F3015A"/>
    <w:multiLevelType w:val="multilevel"/>
    <w:tmpl w:val="F88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0D4920"/>
    <w:multiLevelType w:val="multilevel"/>
    <w:tmpl w:val="057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272927"/>
    <w:multiLevelType w:val="multilevel"/>
    <w:tmpl w:val="FF8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3B3FE9"/>
    <w:multiLevelType w:val="multilevel"/>
    <w:tmpl w:val="3AF2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BD71302"/>
    <w:multiLevelType w:val="multilevel"/>
    <w:tmpl w:val="AC2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1B5441"/>
    <w:multiLevelType w:val="multilevel"/>
    <w:tmpl w:val="EF6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C5E3BF5"/>
    <w:multiLevelType w:val="multilevel"/>
    <w:tmpl w:val="C61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C5F61D2"/>
    <w:multiLevelType w:val="multilevel"/>
    <w:tmpl w:val="EACE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667068"/>
    <w:multiLevelType w:val="multilevel"/>
    <w:tmpl w:val="38C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890990"/>
    <w:multiLevelType w:val="multilevel"/>
    <w:tmpl w:val="241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8D25B5"/>
    <w:multiLevelType w:val="multilevel"/>
    <w:tmpl w:val="A47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63519C"/>
    <w:multiLevelType w:val="multilevel"/>
    <w:tmpl w:val="167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CE551E"/>
    <w:multiLevelType w:val="multilevel"/>
    <w:tmpl w:val="2DB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F4033D"/>
    <w:multiLevelType w:val="multilevel"/>
    <w:tmpl w:val="C60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1B5BEB"/>
    <w:multiLevelType w:val="multilevel"/>
    <w:tmpl w:val="3F0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9D4592"/>
    <w:multiLevelType w:val="multilevel"/>
    <w:tmpl w:val="5CC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AE67CD"/>
    <w:multiLevelType w:val="multilevel"/>
    <w:tmpl w:val="C33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C710B7"/>
    <w:multiLevelType w:val="multilevel"/>
    <w:tmpl w:val="F84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D12CDB"/>
    <w:multiLevelType w:val="multilevel"/>
    <w:tmpl w:val="0CF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F87D79"/>
    <w:multiLevelType w:val="multilevel"/>
    <w:tmpl w:val="D65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060C48"/>
    <w:multiLevelType w:val="multilevel"/>
    <w:tmpl w:val="AD82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09B6988"/>
    <w:multiLevelType w:val="multilevel"/>
    <w:tmpl w:val="896E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CE0E62"/>
    <w:multiLevelType w:val="multilevel"/>
    <w:tmpl w:val="165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C03B49"/>
    <w:multiLevelType w:val="multilevel"/>
    <w:tmpl w:val="517C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DB50CC"/>
    <w:multiLevelType w:val="multilevel"/>
    <w:tmpl w:val="E21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BE59EA"/>
    <w:multiLevelType w:val="multilevel"/>
    <w:tmpl w:val="7CD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C44C72"/>
    <w:multiLevelType w:val="multilevel"/>
    <w:tmpl w:val="E30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0D3500"/>
    <w:multiLevelType w:val="multilevel"/>
    <w:tmpl w:val="E6D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6C5FBF"/>
    <w:multiLevelType w:val="multilevel"/>
    <w:tmpl w:val="D63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4B619A"/>
    <w:multiLevelType w:val="multilevel"/>
    <w:tmpl w:val="5838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46B2279"/>
    <w:multiLevelType w:val="multilevel"/>
    <w:tmpl w:val="466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C36965"/>
    <w:multiLevelType w:val="multilevel"/>
    <w:tmpl w:val="160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CA5476"/>
    <w:multiLevelType w:val="multilevel"/>
    <w:tmpl w:val="F4A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900AA6"/>
    <w:multiLevelType w:val="multilevel"/>
    <w:tmpl w:val="46E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A35C9E"/>
    <w:multiLevelType w:val="multilevel"/>
    <w:tmpl w:val="B16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E43285"/>
    <w:multiLevelType w:val="multilevel"/>
    <w:tmpl w:val="8810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5E66C42"/>
    <w:multiLevelType w:val="multilevel"/>
    <w:tmpl w:val="BA0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B27A72"/>
    <w:multiLevelType w:val="multilevel"/>
    <w:tmpl w:val="501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2A0F32"/>
    <w:multiLevelType w:val="multilevel"/>
    <w:tmpl w:val="5F32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73933D9"/>
    <w:multiLevelType w:val="multilevel"/>
    <w:tmpl w:val="9CF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8E02B0"/>
    <w:multiLevelType w:val="multilevel"/>
    <w:tmpl w:val="968E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798037F"/>
    <w:multiLevelType w:val="multilevel"/>
    <w:tmpl w:val="7BA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206D02"/>
    <w:multiLevelType w:val="multilevel"/>
    <w:tmpl w:val="624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5250EC"/>
    <w:multiLevelType w:val="multilevel"/>
    <w:tmpl w:val="476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A670B2"/>
    <w:multiLevelType w:val="multilevel"/>
    <w:tmpl w:val="3CF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8F971D4"/>
    <w:multiLevelType w:val="multilevel"/>
    <w:tmpl w:val="65A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7F4F72"/>
    <w:multiLevelType w:val="multilevel"/>
    <w:tmpl w:val="250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5C03A8"/>
    <w:multiLevelType w:val="multilevel"/>
    <w:tmpl w:val="053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B13878"/>
    <w:multiLevelType w:val="multilevel"/>
    <w:tmpl w:val="3DF4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BBD7251"/>
    <w:multiLevelType w:val="multilevel"/>
    <w:tmpl w:val="C1D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48286B"/>
    <w:multiLevelType w:val="multilevel"/>
    <w:tmpl w:val="794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842237"/>
    <w:multiLevelType w:val="multilevel"/>
    <w:tmpl w:val="9C1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E10CBD"/>
    <w:multiLevelType w:val="multilevel"/>
    <w:tmpl w:val="BE0E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4C18E9"/>
    <w:multiLevelType w:val="multilevel"/>
    <w:tmpl w:val="A5E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767DF7"/>
    <w:multiLevelType w:val="multilevel"/>
    <w:tmpl w:val="A7A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99435B"/>
    <w:multiLevelType w:val="multilevel"/>
    <w:tmpl w:val="5980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E9D3DA5"/>
    <w:multiLevelType w:val="multilevel"/>
    <w:tmpl w:val="2C0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4B5D40"/>
    <w:multiLevelType w:val="multilevel"/>
    <w:tmpl w:val="5F12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F79520C"/>
    <w:multiLevelType w:val="multilevel"/>
    <w:tmpl w:val="BF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8061A9"/>
    <w:multiLevelType w:val="multilevel"/>
    <w:tmpl w:val="ACE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00F51D8"/>
    <w:multiLevelType w:val="multilevel"/>
    <w:tmpl w:val="4070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0194911"/>
    <w:multiLevelType w:val="multilevel"/>
    <w:tmpl w:val="96B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595A87"/>
    <w:multiLevelType w:val="multilevel"/>
    <w:tmpl w:val="5D8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D5754F"/>
    <w:multiLevelType w:val="multilevel"/>
    <w:tmpl w:val="3A4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1367336"/>
    <w:multiLevelType w:val="multilevel"/>
    <w:tmpl w:val="64FC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1E82D41"/>
    <w:multiLevelType w:val="multilevel"/>
    <w:tmpl w:val="BB3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38262C"/>
    <w:multiLevelType w:val="multilevel"/>
    <w:tmpl w:val="360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C004ED"/>
    <w:multiLevelType w:val="multilevel"/>
    <w:tmpl w:val="744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F31E66"/>
    <w:multiLevelType w:val="multilevel"/>
    <w:tmpl w:val="CBEE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3211941"/>
    <w:multiLevelType w:val="multilevel"/>
    <w:tmpl w:val="2DDA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33767B9"/>
    <w:multiLevelType w:val="multilevel"/>
    <w:tmpl w:val="D4B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61217C"/>
    <w:multiLevelType w:val="multilevel"/>
    <w:tmpl w:val="ACC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DE5E87"/>
    <w:multiLevelType w:val="multilevel"/>
    <w:tmpl w:val="51A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4BA5ACF"/>
    <w:multiLevelType w:val="multilevel"/>
    <w:tmpl w:val="0F2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4FE088E"/>
    <w:multiLevelType w:val="multilevel"/>
    <w:tmpl w:val="B20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447FED"/>
    <w:multiLevelType w:val="multilevel"/>
    <w:tmpl w:val="E36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0F66FA"/>
    <w:multiLevelType w:val="multilevel"/>
    <w:tmpl w:val="829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501BCF"/>
    <w:multiLevelType w:val="multilevel"/>
    <w:tmpl w:val="3BB8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6F90124"/>
    <w:multiLevelType w:val="multilevel"/>
    <w:tmpl w:val="BCC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7414362"/>
    <w:multiLevelType w:val="multilevel"/>
    <w:tmpl w:val="8EC6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4313FF"/>
    <w:multiLevelType w:val="multilevel"/>
    <w:tmpl w:val="894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634A8C"/>
    <w:multiLevelType w:val="multilevel"/>
    <w:tmpl w:val="5B9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1E4729"/>
    <w:multiLevelType w:val="multilevel"/>
    <w:tmpl w:val="5E9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9CB33E9"/>
    <w:multiLevelType w:val="multilevel"/>
    <w:tmpl w:val="3A46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A352670"/>
    <w:multiLevelType w:val="multilevel"/>
    <w:tmpl w:val="895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2D4357"/>
    <w:multiLevelType w:val="multilevel"/>
    <w:tmpl w:val="314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B517B0"/>
    <w:multiLevelType w:val="multilevel"/>
    <w:tmpl w:val="CF6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C1B6D22"/>
    <w:multiLevelType w:val="multilevel"/>
    <w:tmpl w:val="E2E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871E7D"/>
    <w:multiLevelType w:val="multilevel"/>
    <w:tmpl w:val="B66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B165AB"/>
    <w:multiLevelType w:val="multilevel"/>
    <w:tmpl w:val="35E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4D36E0"/>
    <w:multiLevelType w:val="multilevel"/>
    <w:tmpl w:val="D0F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62647D"/>
    <w:multiLevelType w:val="multilevel"/>
    <w:tmpl w:val="9DB2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E485D88"/>
    <w:multiLevelType w:val="multilevel"/>
    <w:tmpl w:val="E95E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E9F5C55"/>
    <w:multiLevelType w:val="multilevel"/>
    <w:tmpl w:val="D9D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D20616"/>
    <w:multiLevelType w:val="multilevel"/>
    <w:tmpl w:val="63D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984601"/>
    <w:multiLevelType w:val="multilevel"/>
    <w:tmpl w:val="9FB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01270">
    <w:abstractNumId w:val="104"/>
  </w:num>
  <w:num w:numId="2" w16cid:durableId="1993023087">
    <w:abstractNumId w:val="218"/>
  </w:num>
  <w:num w:numId="3" w16cid:durableId="546992735">
    <w:abstractNumId w:val="54"/>
  </w:num>
  <w:num w:numId="4" w16cid:durableId="1516766410">
    <w:abstractNumId w:val="196"/>
  </w:num>
  <w:num w:numId="5" w16cid:durableId="1006444618">
    <w:abstractNumId w:val="26"/>
  </w:num>
  <w:num w:numId="6" w16cid:durableId="1735855384">
    <w:abstractNumId w:val="205"/>
  </w:num>
  <w:num w:numId="7" w16cid:durableId="611589970">
    <w:abstractNumId w:val="114"/>
  </w:num>
  <w:num w:numId="8" w16cid:durableId="657030042">
    <w:abstractNumId w:val="303"/>
  </w:num>
  <w:num w:numId="9" w16cid:durableId="1269120787">
    <w:abstractNumId w:val="81"/>
  </w:num>
  <w:num w:numId="10" w16cid:durableId="1956592663">
    <w:abstractNumId w:val="275"/>
  </w:num>
  <w:num w:numId="11" w16cid:durableId="914435585">
    <w:abstractNumId w:val="134"/>
  </w:num>
  <w:num w:numId="12" w16cid:durableId="1260529697">
    <w:abstractNumId w:val="143"/>
  </w:num>
  <w:num w:numId="13" w16cid:durableId="1301036291">
    <w:abstractNumId w:val="98"/>
  </w:num>
  <w:num w:numId="14" w16cid:durableId="513036669">
    <w:abstractNumId w:val="124"/>
  </w:num>
  <w:num w:numId="15" w16cid:durableId="1269124699">
    <w:abstractNumId w:val="316"/>
  </w:num>
  <w:num w:numId="16" w16cid:durableId="1056053743">
    <w:abstractNumId w:val="230"/>
  </w:num>
  <w:num w:numId="17" w16cid:durableId="206570357">
    <w:abstractNumId w:val="242"/>
  </w:num>
  <w:num w:numId="18" w16cid:durableId="1840196019">
    <w:abstractNumId w:val="171"/>
  </w:num>
  <w:num w:numId="19" w16cid:durableId="1533034323">
    <w:abstractNumId w:val="67"/>
  </w:num>
  <w:num w:numId="20" w16cid:durableId="92938827">
    <w:abstractNumId w:val="65"/>
  </w:num>
  <w:num w:numId="21" w16cid:durableId="382675840">
    <w:abstractNumId w:val="263"/>
  </w:num>
  <w:num w:numId="22" w16cid:durableId="582031195">
    <w:abstractNumId w:val="213"/>
  </w:num>
  <w:num w:numId="23" w16cid:durableId="1399402001">
    <w:abstractNumId w:val="15"/>
  </w:num>
  <w:num w:numId="24" w16cid:durableId="1230993070">
    <w:abstractNumId w:val="200"/>
  </w:num>
  <w:num w:numId="25" w16cid:durableId="1299460331">
    <w:abstractNumId w:val="258"/>
  </w:num>
  <w:num w:numId="26" w16cid:durableId="291517305">
    <w:abstractNumId w:val="206"/>
  </w:num>
  <w:num w:numId="27" w16cid:durableId="232397919">
    <w:abstractNumId w:val="14"/>
  </w:num>
  <w:num w:numId="28" w16cid:durableId="2023706769">
    <w:abstractNumId w:val="148"/>
  </w:num>
  <w:num w:numId="29" w16cid:durableId="517353951">
    <w:abstractNumId w:val="265"/>
  </w:num>
  <w:num w:numId="30" w16cid:durableId="798498613">
    <w:abstractNumId w:val="25"/>
  </w:num>
  <w:num w:numId="31" w16cid:durableId="1528983510">
    <w:abstractNumId w:val="289"/>
  </w:num>
  <w:num w:numId="32" w16cid:durableId="873930010">
    <w:abstractNumId w:val="136"/>
  </w:num>
  <w:num w:numId="33" w16cid:durableId="1682468727">
    <w:abstractNumId w:val="150"/>
  </w:num>
  <w:num w:numId="34" w16cid:durableId="1122453899">
    <w:abstractNumId w:val="204"/>
  </w:num>
  <w:num w:numId="35" w16cid:durableId="1314682536">
    <w:abstractNumId w:val="227"/>
  </w:num>
  <w:num w:numId="36" w16cid:durableId="1025862410">
    <w:abstractNumId w:val="170"/>
  </w:num>
  <w:num w:numId="37" w16cid:durableId="1906722720">
    <w:abstractNumId w:val="167"/>
  </w:num>
  <w:num w:numId="38" w16cid:durableId="1236937664">
    <w:abstractNumId w:val="76"/>
  </w:num>
  <w:num w:numId="39" w16cid:durableId="1786577626">
    <w:abstractNumId w:val="182"/>
  </w:num>
  <w:num w:numId="40" w16cid:durableId="372576955">
    <w:abstractNumId w:val="282"/>
  </w:num>
  <w:num w:numId="41" w16cid:durableId="803429312">
    <w:abstractNumId w:val="151"/>
  </w:num>
  <w:num w:numId="42" w16cid:durableId="189031102">
    <w:abstractNumId w:val="240"/>
  </w:num>
  <w:num w:numId="43" w16cid:durableId="1184982237">
    <w:abstractNumId w:val="12"/>
  </w:num>
  <w:num w:numId="44" w16cid:durableId="1754661231">
    <w:abstractNumId w:val="165"/>
  </w:num>
  <w:num w:numId="45" w16cid:durableId="390617549">
    <w:abstractNumId w:val="31"/>
  </w:num>
  <w:num w:numId="46" w16cid:durableId="2036729964">
    <w:abstractNumId w:val="38"/>
  </w:num>
  <w:num w:numId="47" w16cid:durableId="1696033458">
    <w:abstractNumId w:val="248"/>
  </w:num>
  <w:num w:numId="48" w16cid:durableId="1160847497">
    <w:abstractNumId w:val="93"/>
  </w:num>
  <w:num w:numId="49" w16cid:durableId="1055398680">
    <w:abstractNumId w:val="29"/>
  </w:num>
  <w:num w:numId="50" w16cid:durableId="1660116377">
    <w:abstractNumId w:val="189"/>
  </w:num>
  <w:num w:numId="51" w16cid:durableId="2131700418">
    <w:abstractNumId w:val="234"/>
  </w:num>
  <w:num w:numId="52" w16cid:durableId="348945373">
    <w:abstractNumId w:val="50"/>
  </w:num>
  <w:num w:numId="53" w16cid:durableId="1256013174">
    <w:abstractNumId w:val="296"/>
  </w:num>
  <w:num w:numId="54" w16cid:durableId="656570379">
    <w:abstractNumId w:val="66"/>
  </w:num>
  <w:num w:numId="55" w16cid:durableId="1365063182">
    <w:abstractNumId w:val="307"/>
  </w:num>
  <w:num w:numId="56" w16cid:durableId="1151216383">
    <w:abstractNumId w:val="157"/>
  </w:num>
  <w:num w:numId="57" w16cid:durableId="1198664246">
    <w:abstractNumId w:val="192"/>
  </w:num>
  <w:num w:numId="58" w16cid:durableId="1915777126">
    <w:abstractNumId w:val="270"/>
  </w:num>
  <w:num w:numId="59" w16cid:durableId="210532175">
    <w:abstractNumId w:val="44"/>
  </w:num>
  <w:num w:numId="60" w16cid:durableId="1679967690">
    <w:abstractNumId w:val="298"/>
  </w:num>
  <w:num w:numId="61" w16cid:durableId="1848278993">
    <w:abstractNumId w:val="208"/>
  </w:num>
  <w:num w:numId="62" w16cid:durableId="925309331">
    <w:abstractNumId w:val="125"/>
  </w:num>
  <w:num w:numId="63" w16cid:durableId="725879128">
    <w:abstractNumId w:val="198"/>
  </w:num>
  <w:num w:numId="64" w16cid:durableId="577328013">
    <w:abstractNumId w:val="152"/>
  </w:num>
  <w:num w:numId="65" w16cid:durableId="1493135116">
    <w:abstractNumId w:val="174"/>
  </w:num>
  <w:num w:numId="66" w16cid:durableId="1167549404">
    <w:abstractNumId w:val="130"/>
  </w:num>
  <w:num w:numId="67" w16cid:durableId="736249240">
    <w:abstractNumId w:val="166"/>
  </w:num>
  <w:num w:numId="68" w16cid:durableId="343020227">
    <w:abstractNumId w:val="23"/>
  </w:num>
  <w:num w:numId="69" w16cid:durableId="1744908861">
    <w:abstractNumId w:val="286"/>
  </w:num>
  <w:num w:numId="70" w16cid:durableId="602569709">
    <w:abstractNumId w:val="58"/>
  </w:num>
  <w:num w:numId="71" w16cid:durableId="1116945891">
    <w:abstractNumId w:val="235"/>
  </w:num>
  <w:num w:numId="72" w16cid:durableId="2099405259">
    <w:abstractNumId w:val="19"/>
  </w:num>
  <w:num w:numId="73" w16cid:durableId="1902596529">
    <w:abstractNumId w:val="339"/>
  </w:num>
  <w:num w:numId="74" w16cid:durableId="574436986">
    <w:abstractNumId w:val="129"/>
  </w:num>
  <w:num w:numId="75" w16cid:durableId="1539244810">
    <w:abstractNumId w:val="336"/>
  </w:num>
  <w:num w:numId="76" w16cid:durableId="319118390">
    <w:abstractNumId w:val="311"/>
  </w:num>
  <w:num w:numId="77" w16cid:durableId="2063097041">
    <w:abstractNumId w:val="187"/>
  </w:num>
  <w:num w:numId="78" w16cid:durableId="1905293872">
    <w:abstractNumId w:val="101"/>
  </w:num>
  <w:num w:numId="79" w16cid:durableId="1520392566">
    <w:abstractNumId w:val="35"/>
  </w:num>
  <w:num w:numId="80" w16cid:durableId="1264649074">
    <w:abstractNumId w:val="220"/>
  </w:num>
  <w:num w:numId="81" w16cid:durableId="149564251">
    <w:abstractNumId w:val="188"/>
  </w:num>
  <w:num w:numId="82" w16cid:durableId="860052918">
    <w:abstractNumId w:val="168"/>
  </w:num>
  <w:num w:numId="83" w16cid:durableId="1582834059">
    <w:abstractNumId w:val="201"/>
  </w:num>
  <w:num w:numId="84" w16cid:durableId="494154561">
    <w:abstractNumId w:val="210"/>
  </w:num>
  <w:num w:numId="85" w16cid:durableId="1058088322">
    <w:abstractNumId w:val="276"/>
  </w:num>
  <w:num w:numId="86" w16cid:durableId="874541913">
    <w:abstractNumId w:val="45"/>
  </w:num>
  <w:num w:numId="87" w16cid:durableId="1849907053">
    <w:abstractNumId w:val="89"/>
  </w:num>
  <w:num w:numId="88" w16cid:durableId="1984001143">
    <w:abstractNumId w:val="126"/>
  </w:num>
  <w:num w:numId="89" w16cid:durableId="491142022">
    <w:abstractNumId w:val="11"/>
  </w:num>
  <w:num w:numId="90" w16cid:durableId="353852113">
    <w:abstractNumId w:val="149"/>
  </w:num>
  <w:num w:numId="91" w16cid:durableId="41055194">
    <w:abstractNumId w:val="8"/>
  </w:num>
  <w:num w:numId="92" w16cid:durableId="553783173">
    <w:abstractNumId w:val="142"/>
  </w:num>
  <w:num w:numId="93" w16cid:durableId="1013339660">
    <w:abstractNumId w:val="128"/>
  </w:num>
  <w:num w:numId="94" w16cid:durableId="493030163">
    <w:abstractNumId w:val="219"/>
  </w:num>
  <w:num w:numId="95" w16cid:durableId="1985576708">
    <w:abstractNumId w:val="112"/>
  </w:num>
  <w:num w:numId="96" w16cid:durableId="1073746279">
    <w:abstractNumId w:val="161"/>
  </w:num>
  <w:num w:numId="97" w16cid:durableId="515266846">
    <w:abstractNumId w:val="176"/>
  </w:num>
  <w:num w:numId="98" w16cid:durableId="1696927810">
    <w:abstractNumId w:val="69"/>
  </w:num>
  <w:num w:numId="99" w16cid:durableId="654454033">
    <w:abstractNumId w:val="273"/>
  </w:num>
  <w:num w:numId="100" w16cid:durableId="1017151200">
    <w:abstractNumId w:val="186"/>
  </w:num>
  <w:num w:numId="101" w16cid:durableId="141896294">
    <w:abstractNumId w:val="281"/>
  </w:num>
  <w:num w:numId="102" w16cid:durableId="312032293">
    <w:abstractNumId w:val="61"/>
  </w:num>
  <w:num w:numId="103" w16cid:durableId="1714117418">
    <w:abstractNumId w:val="9"/>
  </w:num>
  <w:num w:numId="104" w16cid:durableId="1555389143">
    <w:abstractNumId w:val="228"/>
  </w:num>
  <w:num w:numId="105" w16cid:durableId="359400285">
    <w:abstractNumId w:val="5"/>
  </w:num>
  <w:num w:numId="106" w16cid:durableId="112945617">
    <w:abstractNumId w:val="34"/>
  </w:num>
  <w:num w:numId="107" w16cid:durableId="1177843933">
    <w:abstractNumId w:val="232"/>
  </w:num>
  <w:num w:numId="108" w16cid:durableId="1121723637">
    <w:abstractNumId w:val="28"/>
  </w:num>
  <w:num w:numId="109" w16cid:durableId="1261640784">
    <w:abstractNumId w:val="100"/>
  </w:num>
  <w:num w:numId="110" w16cid:durableId="1591351518">
    <w:abstractNumId w:val="122"/>
  </w:num>
  <w:num w:numId="111" w16cid:durableId="1941447576">
    <w:abstractNumId w:val="3"/>
  </w:num>
  <w:num w:numId="112" w16cid:durableId="1639802419">
    <w:abstractNumId w:val="162"/>
  </w:num>
  <w:num w:numId="113" w16cid:durableId="1004864862">
    <w:abstractNumId w:val="90"/>
  </w:num>
  <w:num w:numId="114" w16cid:durableId="1485316905">
    <w:abstractNumId w:val="138"/>
  </w:num>
  <w:num w:numId="115" w16cid:durableId="8532026">
    <w:abstractNumId w:val="302"/>
  </w:num>
  <w:num w:numId="116" w16cid:durableId="2073460710">
    <w:abstractNumId w:val="118"/>
  </w:num>
  <w:num w:numId="117" w16cid:durableId="731586547">
    <w:abstractNumId w:val="272"/>
  </w:num>
  <w:num w:numId="118" w16cid:durableId="795562067">
    <w:abstractNumId w:val="131"/>
  </w:num>
  <w:num w:numId="119" w16cid:durableId="595331519">
    <w:abstractNumId w:val="251"/>
  </w:num>
  <w:num w:numId="120" w16cid:durableId="24404868">
    <w:abstractNumId w:val="71"/>
  </w:num>
  <w:num w:numId="121" w16cid:durableId="726076336">
    <w:abstractNumId w:val="72"/>
  </w:num>
  <w:num w:numId="122" w16cid:durableId="260070163">
    <w:abstractNumId w:val="88"/>
  </w:num>
  <w:num w:numId="123" w16cid:durableId="1696348198">
    <w:abstractNumId w:val="141"/>
  </w:num>
  <w:num w:numId="124" w16cid:durableId="396784519">
    <w:abstractNumId w:val="103"/>
  </w:num>
  <w:num w:numId="125" w16cid:durableId="1959070132">
    <w:abstractNumId w:val="226"/>
  </w:num>
  <w:num w:numId="126" w16cid:durableId="91051640">
    <w:abstractNumId w:val="327"/>
  </w:num>
  <w:num w:numId="127" w16cid:durableId="659772327">
    <w:abstractNumId w:val="7"/>
  </w:num>
  <w:num w:numId="128" w16cid:durableId="1244610659">
    <w:abstractNumId w:val="331"/>
  </w:num>
  <w:num w:numId="129" w16cid:durableId="514416495">
    <w:abstractNumId w:val="57"/>
  </w:num>
  <w:num w:numId="130" w16cid:durableId="1246761271">
    <w:abstractNumId w:val="59"/>
  </w:num>
  <w:num w:numId="131" w16cid:durableId="298848477">
    <w:abstractNumId w:val="292"/>
  </w:num>
  <w:num w:numId="132" w16cid:durableId="1652907576">
    <w:abstractNumId w:val="96"/>
  </w:num>
  <w:num w:numId="133" w16cid:durableId="126821996">
    <w:abstractNumId w:val="283"/>
  </w:num>
  <w:num w:numId="134" w16cid:durableId="356975782">
    <w:abstractNumId w:val="300"/>
  </w:num>
  <w:num w:numId="135" w16cid:durableId="518008946">
    <w:abstractNumId w:val="85"/>
  </w:num>
  <w:num w:numId="136" w16cid:durableId="91822765">
    <w:abstractNumId w:val="77"/>
  </w:num>
  <w:num w:numId="137" w16cid:durableId="1749840712">
    <w:abstractNumId w:val="159"/>
  </w:num>
  <w:num w:numId="138" w16cid:durableId="455297309">
    <w:abstractNumId w:val="132"/>
  </w:num>
  <w:num w:numId="139" w16cid:durableId="372578615">
    <w:abstractNumId w:val="119"/>
  </w:num>
  <w:num w:numId="140" w16cid:durableId="815419099">
    <w:abstractNumId w:val="153"/>
  </w:num>
  <w:num w:numId="141" w16cid:durableId="1408268228">
    <w:abstractNumId w:val="109"/>
  </w:num>
  <w:num w:numId="142" w16cid:durableId="285088537">
    <w:abstractNumId w:val="269"/>
  </w:num>
  <w:num w:numId="143" w16cid:durableId="1322612783">
    <w:abstractNumId w:val="178"/>
  </w:num>
  <w:num w:numId="144" w16cid:durableId="1298678162">
    <w:abstractNumId w:val="224"/>
  </w:num>
  <w:num w:numId="145" w16cid:durableId="2127112645">
    <w:abstractNumId w:val="87"/>
  </w:num>
  <w:num w:numId="146" w16cid:durableId="912591529">
    <w:abstractNumId w:val="160"/>
  </w:num>
  <w:num w:numId="147" w16cid:durableId="1786073729">
    <w:abstractNumId w:val="271"/>
  </w:num>
  <w:num w:numId="148" w16cid:durableId="60494188">
    <w:abstractNumId w:val="20"/>
  </w:num>
  <w:num w:numId="149" w16cid:durableId="1913151234">
    <w:abstractNumId w:val="145"/>
  </w:num>
  <w:num w:numId="150" w16cid:durableId="961154117">
    <w:abstractNumId w:val="40"/>
  </w:num>
  <w:num w:numId="151" w16cid:durableId="1288387380">
    <w:abstractNumId w:val="312"/>
  </w:num>
  <w:num w:numId="152" w16cid:durableId="1051417761">
    <w:abstractNumId w:val="86"/>
  </w:num>
  <w:num w:numId="153" w16cid:durableId="848717900">
    <w:abstractNumId w:val="199"/>
  </w:num>
  <w:num w:numId="154" w16cid:durableId="747652159">
    <w:abstractNumId w:val="139"/>
  </w:num>
  <w:num w:numId="155" w16cid:durableId="1064794373">
    <w:abstractNumId w:val="193"/>
  </w:num>
  <w:num w:numId="156" w16cid:durableId="777259834">
    <w:abstractNumId w:val="32"/>
  </w:num>
  <w:num w:numId="157" w16cid:durableId="854346135">
    <w:abstractNumId w:val="291"/>
  </w:num>
  <w:num w:numId="158" w16cid:durableId="1100949282">
    <w:abstractNumId w:val="10"/>
  </w:num>
  <w:num w:numId="159" w16cid:durableId="1050111631">
    <w:abstractNumId w:val="68"/>
  </w:num>
  <w:num w:numId="160" w16cid:durableId="62339640">
    <w:abstractNumId w:val="194"/>
  </w:num>
  <w:num w:numId="161" w16cid:durableId="577398803">
    <w:abstractNumId w:val="179"/>
  </w:num>
  <w:num w:numId="162" w16cid:durableId="1645893003">
    <w:abstractNumId w:val="110"/>
  </w:num>
  <w:num w:numId="163" w16cid:durableId="1096900819">
    <w:abstractNumId w:val="2"/>
  </w:num>
  <w:num w:numId="164" w16cid:durableId="90443664">
    <w:abstractNumId w:val="308"/>
  </w:num>
  <w:num w:numId="165" w16cid:durableId="840434385">
    <w:abstractNumId w:val="211"/>
  </w:num>
  <w:num w:numId="166" w16cid:durableId="1337730293">
    <w:abstractNumId w:val="249"/>
  </w:num>
  <w:num w:numId="167" w16cid:durableId="339896625">
    <w:abstractNumId w:val="309"/>
  </w:num>
  <w:num w:numId="168" w16cid:durableId="762337774">
    <w:abstractNumId w:val="215"/>
  </w:num>
  <w:num w:numId="169" w16cid:durableId="884178895">
    <w:abstractNumId w:val="83"/>
  </w:num>
  <w:num w:numId="170" w16cid:durableId="1770538391">
    <w:abstractNumId w:val="250"/>
  </w:num>
  <w:num w:numId="171" w16cid:durableId="18508983">
    <w:abstractNumId w:val="74"/>
  </w:num>
  <w:num w:numId="172" w16cid:durableId="1087458310">
    <w:abstractNumId w:val="288"/>
  </w:num>
  <w:num w:numId="173" w16cid:durableId="6638225">
    <w:abstractNumId w:val="175"/>
  </w:num>
  <w:num w:numId="174" w16cid:durableId="1114859992">
    <w:abstractNumId w:val="314"/>
  </w:num>
  <w:num w:numId="175" w16cid:durableId="432476987">
    <w:abstractNumId w:val="62"/>
  </w:num>
  <w:num w:numId="176" w16cid:durableId="1252854654">
    <w:abstractNumId w:val="295"/>
  </w:num>
  <w:num w:numId="177" w16cid:durableId="43532462">
    <w:abstractNumId w:val="156"/>
  </w:num>
  <w:num w:numId="178" w16cid:durableId="779689687">
    <w:abstractNumId w:val="256"/>
  </w:num>
  <w:num w:numId="179" w16cid:durableId="888953261">
    <w:abstractNumId w:val="147"/>
  </w:num>
  <w:num w:numId="180" w16cid:durableId="1610695514">
    <w:abstractNumId w:val="277"/>
  </w:num>
  <w:num w:numId="181" w16cid:durableId="99843421">
    <w:abstractNumId w:val="117"/>
  </w:num>
  <w:num w:numId="182" w16cid:durableId="420373078">
    <w:abstractNumId w:val="284"/>
  </w:num>
  <w:num w:numId="183" w16cid:durableId="1424958774">
    <w:abstractNumId w:val="324"/>
  </w:num>
  <w:num w:numId="184" w16cid:durableId="2062093408">
    <w:abstractNumId w:val="268"/>
  </w:num>
  <w:num w:numId="185" w16cid:durableId="868487615">
    <w:abstractNumId w:val="325"/>
  </w:num>
  <w:num w:numId="186" w16cid:durableId="1950549041">
    <w:abstractNumId w:val="321"/>
  </w:num>
  <w:num w:numId="187" w16cid:durableId="617300013">
    <w:abstractNumId w:val="225"/>
  </w:num>
  <w:num w:numId="188" w16cid:durableId="1301770113">
    <w:abstractNumId w:val="326"/>
  </w:num>
  <w:num w:numId="189" w16cid:durableId="1295332800">
    <w:abstractNumId w:val="39"/>
  </w:num>
  <w:num w:numId="190" w16cid:durableId="1813139060">
    <w:abstractNumId w:val="42"/>
  </w:num>
  <w:num w:numId="191" w16cid:durableId="634138313">
    <w:abstractNumId w:val="164"/>
  </w:num>
  <w:num w:numId="192" w16cid:durableId="43525552">
    <w:abstractNumId w:val="238"/>
  </w:num>
  <w:num w:numId="193" w16cid:durableId="714083923">
    <w:abstractNumId w:val="278"/>
  </w:num>
  <w:num w:numId="194" w16cid:durableId="840462184">
    <w:abstractNumId w:val="261"/>
  </w:num>
  <w:num w:numId="195" w16cid:durableId="1673795135">
    <w:abstractNumId w:val="169"/>
  </w:num>
  <w:num w:numId="196" w16cid:durableId="95449805">
    <w:abstractNumId w:val="330"/>
  </w:num>
  <w:num w:numId="197" w16cid:durableId="1786197585">
    <w:abstractNumId w:val="82"/>
  </w:num>
  <w:num w:numId="198" w16cid:durableId="684743749">
    <w:abstractNumId w:val="183"/>
  </w:num>
  <w:num w:numId="199" w16cid:durableId="713846731">
    <w:abstractNumId w:val="246"/>
  </w:num>
  <w:num w:numId="200" w16cid:durableId="1293752405">
    <w:abstractNumId w:val="184"/>
  </w:num>
  <w:num w:numId="201" w16cid:durableId="1839954058">
    <w:abstractNumId w:val="64"/>
  </w:num>
  <w:num w:numId="202" w16cid:durableId="1089891889">
    <w:abstractNumId w:val="55"/>
  </w:num>
  <w:num w:numId="203" w16cid:durableId="1489664636">
    <w:abstractNumId w:val="318"/>
  </w:num>
  <w:num w:numId="204" w16cid:durableId="1595744424">
    <w:abstractNumId w:val="195"/>
  </w:num>
  <w:num w:numId="205" w16cid:durableId="1986620538">
    <w:abstractNumId w:val="306"/>
  </w:num>
  <w:num w:numId="206" w16cid:durableId="1256595000">
    <w:abstractNumId w:val="259"/>
  </w:num>
  <w:num w:numId="207" w16cid:durableId="1923493324">
    <w:abstractNumId w:val="294"/>
  </w:num>
  <w:num w:numId="208" w16cid:durableId="642465918">
    <w:abstractNumId w:val="181"/>
  </w:num>
  <w:num w:numId="209" w16cid:durableId="1024132006">
    <w:abstractNumId w:val="207"/>
  </w:num>
  <w:num w:numId="210" w16cid:durableId="303513031">
    <w:abstractNumId w:val="133"/>
  </w:num>
  <w:num w:numId="211" w16cid:durableId="403528502">
    <w:abstractNumId w:val="107"/>
  </w:num>
  <w:num w:numId="212" w16cid:durableId="1703822208">
    <w:abstractNumId w:val="92"/>
  </w:num>
  <w:num w:numId="213" w16cid:durableId="309789399">
    <w:abstractNumId w:val="262"/>
  </w:num>
  <w:num w:numId="214" w16cid:durableId="1773278059">
    <w:abstractNumId w:val="102"/>
  </w:num>
  <w:num w:numId="215" w16cid:durableId="1700740787">
    <w:abstractNumId w:val="244"/>
  </w:num>
  <w:num w:numId="216" w16cid:durableId="315573907">
    <w:abstractNumId w:val="80"/>
  </w:num>
  <w:num w:numId="217" w16cid:durableId="399911404">
    <w:abstractNumId w:val="285"/>
  </w:num>
  <w:num w:numId="218" w16cid:durableId="1777363695">
    <w:abstractNumId w:val="47"/>
  </w:num>
  <w:num w:numId="219" w16cid:durableId="2127389904">
    <w:abstractNumId w:val="340"/>
  </w:num>
  <w:num w:numId="220" w16cid:durableId="1701737243">
    <w:abstractNumId w:val="313"/>
  </w:num>
  <w:num w:numId="221" w16cid:durableId="1456871088">
    <w:abstractNumId w:val="16"/>
  </w:num>
  <w:num w:numId="222" w16cid:durableId="1254166668">
    <w:abstractNumId w:val="173"/>
  </w:num>
  <w:num w:numId="223" w16cid:durableId="395515024">
    <w:abstractNumId w:val="116"/>
  </w:num>
  <w:num w:numId="224" w16cid:durableId="366103169">
    <w:abstractNumId w:val="4"/>
  </w:num>
  <w:num w:numId="225" w16cid:durableId="1065493422">
    <w:abstractNumId w:val="253"/>
  </w:num>
  <w:num w:numId="226" w16cid:durableId="787165788">
    <w:abstractNumId w:val="120"/>
  </w:num>
  <w:num w:numId="227" w16cid:durableId="128087212">
    <w:abstractNumId w:val="111"/>
  </w:num>
  <w:num w:numId="228" w16cid:durableId="1182476073">
    <w:abstractNumId w:val="267"/>
  </w:num>
  <w:num w:numId="229" w16cid:durableId="440029264">
    <w:abstractNumId w:val="290"/>
  </w:num>
  <w:num w:numId="230" w16cid:durableId="1016929056">
    <w:abstractNumId w:val="315"/>
  </w:num>
  <w:num w:numId="231" w16cid:durableId="262498417">
    <w:abstractNumId w:val="115"/>
  </w:num>
  <w:num w:numId="232" w16cid:durableId="972906943">
    <w:abstractNumId w:val="180"/>
  </w:num>
  <w:num w:numId="233" w16cid:durableId="706486589">
    <w:abstractNumId w:val="333"/>
  </w:num>
  <w:num w:numId="234" w16cid:durableId="1016812420">
    <w:abstractNumId w:val="222"/>
  </w:num>
  <w:num w:numId="235" w16cid:durableId="1575359543">
    <w:abstractNumId w:val="209"/>
  </w:num>
  <w:num w:numId="236" w16cid:durableId="981423268">
    <w:abstractNumId w:val="24"/>
  </w:num>
  <w:num w:numId="237" w16cid:durableId="2052487366">
    <w:abstractNumId w:val="60"/>
  </w:num>
  <w:num w:numId="238" w16cid:durableId="408815823">
    <w:abstractNumId w:val="22"/>
  </w:num>
  <w:num w:numId="239" w16cid:durableId="1426223220">
    <w:abstractNumId w:val="6"/>
  </w:num>
  <w:num w:numId="240" w16cid:durableId="2000574824">
    <w:abstractNumId w:val="70"/>
  </w:num>
  <w:num w:numId="241" w16cid:durableId="538588306">
    <w:abstractNumId w:val="13"/>
  </w:num>
  <w:num w:numId="242" w16cid:durableId="1787459685">
    <w:abstractNumId w:val="317"/>
  </w:num>
  <w:num w:numId="243" w16cid:durableId="1103038148">
    <w:abstractNumId w:val="279"/>
  </w:num>
  <w:num w:numId="244" w16cid:durableId="9376428">
    <w:abstractNumId w:val="301"/>
  </w:num>
  <w:num w:numId="245" w16cid:durableId="1418601224">
    <w:abstractNumId w:val="49"/>
  </w:num>
  <w:num w:numId="246" w16cid:durableId="440879746">
    <w:abstractNumId w:val="95"/>
  </w:num>
  <w:num w:numId="247" w16cid:durableId="2098599619">
    <w:abstractNumId w:val="334"/>
  </w:num>
  <w:num w:numId="248" w16cid:durableId="41297743">
    <w:abstractNumId w:val="233"/>
  </w:num>
  <w:num w:numId="249" w16cid:durableId="363870065">
    <w:abstractNumId w:val="197"/>
  </w:num>
  <w:num w:numId="250" w16cid:durableId="1572302663">
    <w:abstractNumId w:val="266"/>
  </w:num>
  <w:num w:numId="251" w16cid:durableId="103378983">
    <w:abstractNumId w:val="158"/>
  </w:num>
  <w:num w:numId="252" w16cid:durableId="2128505074">
    <w:abstractNumId w:val="94"/>
  </w:num>
  <w:num w:numId="253" w16cid:durableId="1886674660">
    <w:abstractNumId w:val="319"/>
  </w:num>
  <w:num w:numId="254" w16cid:durableId="426194391">
    <w:abstractNumId w:val="287"/>
  </w:num>
  <w:num w:numId="255" w16cid:durableId="468399212">
    <w:abstractNumId w:val="243"/>
  </w:num>
  <w:num w:numId="256" w16cid:durableId="439186324">
    <w:abstractNumId w:val="214"/>
  </w:num>
  <w:num w:numId="257" w16cid:durableId="362705828">
    <w:abstractNumId w:val="229"/>
  </w:num>
  <w:num w:numId="258" w16cid:durableId="2146924662">
    <w:abstractNumId w:val="146"/>
  </w:num>
  <w:num w:numId="259" w16cid:durableId="1859612640">
    <w:abstractNumId w:val="37"/>
  </w:num>
  <w:num w:numId="260" w16cid:durableId="1780635542">
    <w:abstractNumId w:val="154"/>
  </w:num>
  <w:num w:numId="261" w16cid:durableId="393353252">
    <w:abstractNumId w:val="144"/>
  </w:num>
  <w:num w:numId="262" w16cid:durableId="657418666">
    <w:abstractNumId w:val="84"/>
  </w:num>
  <w:num w:numId="263" w16cid:durableId="1534729500">
    <w:abstractNumId w:val="163"/>
  </w:num>
  <w:num w:numId="264" w16cid:durableId="1435784452">
    <w:abstractNumId w:val="236"/>
  </w:num>
  <w:num w:numId="265" w16cid:durableId="972712092">
    <w:abstractNumId w:val="280"/>
  </w:num>
  <w:num w:numId="266" w16cid:durableId="1783038326">
    <w:abstractNumId w:val="123"/>
  </w:num>
  <w:num w:numId="267" w16cid:durableId="598023126">
    <w:abstractNumId w:val="293"/>
  </w:num>
  <w:num w:numId="268" w16cid:durableId="119690949">
    <w:abstractNumId w:val="108"/>
  </w:num>
  <w:num w:numId="269" w16cid:durableId="184901071">
    <w:abstractNumId w:val="223"/>
  </w:num>
  <w:num w:numId="270" w16cid:durableId="83570158">
    <w:abstractNumId w:val="310"/>
  </w:num>
  <w:num w:numId="271" w16cid:durableId="755906707">
    <w:abstractNumId w:val="78"/>
  </w:num>
  <w:num w:numId="272" w16cid:durableId="630286074">
    <w:abstractNumId w:val="140"/>
  </w:num>
  <w:num w:numId="273" w16cid:durableId="253780648">
    <w:abstractNumId w:val="18"/>
  </w:num>
  <w:num w:numId="274" w16cid:durableId="768623132">
    <w:abstractNumId w:val="245"/>
  </w:num>
  <w:num w:numId="275" w16cid:durableId="1811826290">
    <w:abstractNumId w:val="297"/>
  </w:num>
  <w:num w:numId="276" w16cid:durableId="83917465">
    <w:abstractNumId w:val="155"/>
  </w:num>
  <w:num w:numId="277" w16cid:durableId="1368288442">
    <w:abstractNumId w:val="190"/>
  </w:num>
  <w:num w:numId="278" w16cid:durableId="560137348">
    <w:abstractNumId w:val="264"/>
  </w:num>
  <w:num w:numId="279" w16cid:durableId="947003690">
    <w:abstractNumId w:val="79"/>
  </w:num>
  <w:num w:numId="280" w16cid:durableId="683097170">
    <w:abstractNumId w:val="27"/>
  </w:num>
  <w:num w:numId="281" w16cid:durableId="55201906">
    <w:abstractNumId w:val="241"/>
  </w:num>
  <w:num w:numId="282" w16cid:durableId="1844200333">
    <w:abstractNumId w:val="252"/>
  </w:num>
  <w:num w:numId="283" w16cid:durableId="1845631821">
    <w:abstractNumId w:val="335"/>
  </w:num>
  <w:num w:numId="284" w16cid:durableId="1591306062">
    <w:abstractNumId w:val="73"/>
  </w:num>
  <w:num w:numId="285" w16cid:durableId="1447582552">
    <w:abstractNumId w:val="299"/>
  </w:num>
  <w:num w:numId="286" w16cid:durableId="46879444">
    <w:abstractNumId w:val="43"/>
  </w:num>
  <w:num w:numId="287" w16cid:durableId="1010066852">
    <w:abstractNumId w:val="191"/>
  </w:num>
  <w:num w:numId="288" w16cid:durableId="1518545482">
    <w:abstractNumId w:val="30"/>
  </w:num>
  <w:num w:numId="289" w16cid:durableId="2020159688">
    <w:abstractNumId w:val="135"/>
  </w:num>
  <w:num w:numId="290" w16cid:durableId="1818066593">
    <w:abstractNumId w:val="231"/>
  </w:num>
  <w:num w:numId="291" w16cid:durableId="356470616">
    <w:abstractNumId w:val="52"/>
  </w:num>
  <w:num w:numId="292" w16cid:durableId="1883129191">
    <w:abstractNumId w:val="247"/>
  </w:num>
  <w:num w:numId="293" w16cid:durableId="1251113328">
    <w:abstractNumId w:val="255"/>
  </w:num>
  <w:num w:numId="294" w16cid:durableId="1651597762">
    <w:abstractNumId w:val="53"/>
  </w:num>
  <w:num w:numId="295" w16cid:durableId="1983146679">
    <w:abstractNumId w:val="63"/>
  </w:num>
  <w:num w:numId="296" w16cid:durableId="74133287">
    <w:abstractNumId w:val="332"/>
  </w:num>
  <w:num w:numId="297" w16cid:durableId="253709678">
    <w:abstractNumId w:val="41"/>
  </w:num>
  <w:num w:numId="298" w16cid:durableId="861431107">
    <w:abstractNumId w:val="323"/>
  </w:num>
  <w:num w:numId="299" w16cid:durableId="252981526">
    <w:abstractNumId w:val="17"/>
  </w:num>
  <w:num w:numId="300" w16cid:durableId="1099258158">
    <w:abstractNumId w:val="91"/>
  </w:num>
  <w:num w:numId="301" w16cid:durableId="405877900">
    <w:abstractNumId w:val="254"/>
  </w:num>
  <w:num w:numId="302" w16cid:durableId="1768765341">
    <w:abstractNumId w:val="106"/>
  </w:num>
  <w:num w:numId="303" w16cid:durableId="805974961">
    <w:abstractNumId w:val="177"/>
  </w:num>
  <w:num w:numId="304" w16cid:durableId="1603950295">
    <w:abstractNumId w:val="46"/>
  </w:num>
  <w:num w:numId="305" w16cid:durableId="347681378">
    <w:abstractNumId w:val="239"/>
  </w:num>
  <w:num w:numId="306" w16cid:durableId="653920959">
    <w:abstractNumId w:val="274"/>
  </w:num>
  <w:num w:numId="307" w16cid:durableId="2113625637">
    <w:abstractNumId w:val="33"/>
  </w:num>
  <w:num w:numId="308" w16cid:durableId="1391806222">
    <w:abstractNumId w:val="1"/>
  </w:num>
  <w:num w:numId="309" w16cid:durableId="1351760444">
    <w:abstractNumId w:val="105"/>
  </w:num>
  <w:num w:numId="310" w16cid:durableId="670524608">
    <w:abstractNumId w:val="48"/>
  </w:num>
  <w:num w:numId="311" w16cid:durableId="2106804054">
    <w:abstractNumId w:val="320"/>
  </w:num>
  <w:num w:numId="312" w16cid:durableId="584807538">
    <w:abstractNumId w:val="99"/>
  </w:num>
  <w:num w:numId="313" w16cid:durableId="515072079">
    <w:abstractNumId w:val="216"/>
  </w:num>
  <w:num w:numId="314" w16cid:durableId="1145852322">
    <w:abstractNumId w:val="338"/>
  </w:num>
  <w:num w:numId="315" w16cid:durableId="529296453">
    <w:abstractNumId w:val="36"/>
  </w:num>
  <w:num w:numId="316" w16cid:durableId="990713371">
    <w:abstractNumId w:val="203"/>
  </w:num>
  <w:num w:numId="317" w16cid:durableId="64763228">
    <w:abstractNumId w:val="56"/>
  </w:num>
  <w:num w:numId="318" w16cid:durableId="622659837">
    <w:abstractNumId w:val="202"/>
  </w:num>
  <w:num w:numId="319" w16cid:durableId="1648362537">
    <w:abstractNumId w:val="185"/>
  </w:num>
  <w:num w:numId="320" w16cid:durableId="1871454190">
    <w:abstractNumId w:val="75"/>
  </w:num>
  <w:num w:numId="321" w16cid:durableId="602491333">
    <w:abstractNumId w:val="21"/>
  </w:num>
  <w:num w:numId="322" w16cid:durableId="123079839">
    <w:abstractNumId w:val="329"/>
  </w:num>
  <w:num w:numId="323" w16cid:durableId="395587222">
    <w:abstractNumId w:val="217"/>
  </w:num>
  <w:num w:numId="324" w16cid:durableId="2037581231">
    <w:abstractNumId w:val="328"/>
  </w:num>
  <w:num w:numId="325" w16cid:durableId="720247325">
    <w:abstractNumId w:val="137"/>
  </w:num>
  <w:num w:numId="326" w16cid:durableId="1909991989">
    <w:abstractNumId w:val="337"/>
  </w:num>
  <w:num w:numId="327" w16cid:durableId="1505625935">
    <w:abstractNumId w:val="212"/>
  </w:num>
  <w:num w:numId="328" w16cid:durableId="585849786">
    <w:abstractNumId w:val="304"/>
  </w:num>
  <w:num w:numId="329" w16cid:durableId="1948779551">
    <w:abstractNumId w:val="113"/>
  </w:num>
  <w:num w:numId="330" w16cid:durableId="130444601">
    <w:abstractNumId w:val="257"/>
  </w:num>
  <w:num w:numId="331" w16cid:durableId="1983657075">
    <w:abstractNumId w:val="237"/>
  </w:num>
  <w:num w:numId="332" w16cid:durableId="1404596025">
    <w:abstractNumId w:val="322"/>
  </w:num>
  <w:num w:numId="333" w16cid:durableId="1271284072">
    <w:abstractNumId w:val="172"/>
  </w:num>
  <w:num w:numId="334" w16cid:durableId="1052921622">
    <w:abstractNumId w:val="260"/>
  </w:num>
  <w:num w:numId="335" w16cid:durableId="714084775">
    <w:abstractNumId w:val="121"/>
  </w:num>
  <w:num w:numId="336" w16cid:durableId="2005086985">
    <w:abstractNumId w:val="0"/>
  </w:num>
  <w:num w:numId="337" w16cid:durableId="1325472832">
    <w:abstractNumId w:val="221"/>
  </w:num>
  <w:num w:numId="338" w16cid:durableId="1822648845">
    <w:abstractNumId w:val="127"/>
  </w:num>
  <w:num w:numId="339" w16cid:durableId="1687973484">
    <w:abstractNumId w:val="51"/>
  </w:num>
  <w:num w:numId="340" w16cid:durableId="403450973">
    <w:abstractNumId w:val="97"/>
  </w:num>
  <w:num w:numId="341" w16cid:durableId="266232641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2A"/>
    <w:rsid w:val="0015176D"/>
    <w:rsid w:val="002721FA"/>
    <w:rsid w:val="00665B54"/>
    <w:rsid w:val="00702849"/>
    <w:rsid w:val="00825D0A"/>
    <w:rsid w:val="00BB4966"/>
    <w:rsid w:val="00CB1EB3"/>
    <w:rsid w:val="00D80D2A"/>
    <w:rsid w:val="00FF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0D36"/>
  <w15:chartTrackingRefBased/>
  <w15:docId w15:val="{6D981931-D34F-4D04-AD60-F42ECE3F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76D"/>
  </w:style>
  <w:style w:type="paragraph" w:styleId="1">
    <w:name w:val="heading 1"/>
    <w:basedOn w:val="a"/>
    <w:next w:val="a"/>
    <w:link w:val="10"/>
    <w:uiPriority w:val="9"/>
    <w:qFormat/>
    <w:rsid w:val="00D8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10566</Words>
  <Characters>60229</Characters>
  <Application>Microsoft Office Word</Application>
  <DocSecurity>0</DocSecurity>
  <Lines>501</Lines>
  <Paragraphs>141</Paragraphs>
  <ScaleCrop>false</ScaleCrop>
  <Company/>
  <LinksUpToDate>false</LinksUpToDate>
  <CharactersWithSpaces>70654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Jacquet</dc:creator>
  <cp:keywords/>
  <dc:description/>
  <cp:lastModifiedBy>Alexandre Jacquet</cp:lastModifiedBy>
  <cp:revision>6</cp:revision>
  <dcterms:created xsi:type="dcterms:W3CDTF">2026-04-21T22:08:00Z</dcterms:created>
  <dcterms:modified xsi:type="dcterms:W3CDTF">2026-04-21T22:11:00Z</dcterms:modified>
</cp:coreProperties>
</file>